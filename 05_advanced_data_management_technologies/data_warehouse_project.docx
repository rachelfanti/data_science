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1E32A" w14:textId="77777777" w:rsidR="00873361" w:rsidRPr="003B4F59" w:rsidRDefault="00873361" w:rsidP="00E453D0">
      <w:pPr>
        <w:ind w:left="900" w:right="540"/>
        <w:rPr>
          <w:sz w:val="20"/>
          <w:szCs w:val="24"/>
        </w:rPr>
      </w:pPr>
    </w:p>
    <w:p w14:paraId="1434B221" w14:textId="77777777" w:rsidR="009925A0" w:rsidRPr="003B4F59" w:rsidRDefault="009925A0" w:rsidP="00E453D0">
      <w:pPr>
        <w:ind w:left="900" w:right="540"/>
        <w:rPr>
          <w:sz w:val="20"/>
          <w:szCs w:val="24"/>
        </w:rPr>
      </w:pPr>
    </w:p>
    <w:p w14:paraId="44A256BB" w14:textId="77777777" w:rsidR="00CE06EA" w:rsidRPr="003B4F59" w:rsidRDefault="00CE06EA" w:rsidP="00E453D0">
      <w:pPr>
        <w:ind w:left="900" w:right="540"/>
        <w:rPr>
          <w:sz w:val="20"/>
          <w:szCs w:val="24"/>
        </w:rPr>
      </w:pPr>
    </w:p>
    <w:p w14:paraId="22E62D5C" w14:textId="77777777" w:rsidR="00CE06EA" w:rsidRPr="003B4F59" w:rsidRDefault="00CE06EA" w:rsidP="00E453D0">
      <w:pPr>
        <w:ind w:left="900" w:right="540"/>
        <w:rPr>
          <w:sz w:val="20"/>
          <w:szCs w:val="24"/>
        </w:rPr>
      </w:pPr>
    </w:p>
    <w:p w14:paraId="7366EBB3" w14:textId="77777777" w:rsidR="00ED40ED" w:rsidRPr="003B4F59" w:rsidRDefault="00ED40ED" w:rsidP="00E453D0">
      <w:pPr>
        <w:ind w:left="900" w:right="540"/>
        <w:rPr>
          <w:sz w:val="20"/>
          <w:szCs w:val="24"/>
        </w:rPr>
      </w:pPr>
    </w:p>
    <w:p w14:paraId="4E6D2498" w14:textId="77777777" w:rsidR="00ED40ED" w:rsidRPr="003B4F59" w:rsidRDefault="00ED40ED" w:rsidP="00E453D0">
      <w:pPr>
        <w:ind w:left="900" w:right="540"/>
        <w:rPr>
          <w:sz w:val="20"/>
          <w:szCs w:val="24"/>
        </w:rPr>
      </w:pPr>
    </w:p>
    <w:p w14:paraId="4C21AAB8" w14:textId="77777777" w:rsidR="00ED40ED" w:rsidRPr="003B4F59" w:rsidRDefault="00ED40ED" w:rsidP="00E453D0">
      <w:pPr>
        <w:ind w:left="900" w:right="540"/>
        <w:rPr>
          <w:sz w:val="20"/>
          <w:szCs w:val="24"/>
        </w:rPr>
      </w:pPr>
    </w:p>
    <w:p w14:paraId="429F23F8" w14:textId="77777777" w:rsidR="00ED40ED" w:rsidRPr="003B4F59" w:rsidRDefault="00ED40ED" w:rsidP="00E453D0">
      <w:pPr>
        <w:ind w:left="900" w:right="540"/>
        <w:jc w:val="center"/>
        <w:rPr>
          <w:sz w:val="20"/>
          <w:szCs w:val="24"/>
        </w:rPr>
      </w:pPr>
      <w:r w:rsidRPr="003B4F59">
        <w:rPr>
          <w:noProof/>
          <w:sz w:val="20"/>
          <w:szCs w:val="24"/>
        </w:rPr>
        <w:drawing>
          <wp:inline distT="0" distB="0" distL="0" distR="0" wp14:anchorId="3089F621" wp14:editId="37B42961">
            <wp:extent cx="131374" cy="137160"/>
            <wp:effectExtent l="0" t="317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emf"/>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131374" cy="137160"/>
                    </a:xfrm>
                    <a:prstGeom prst="rect">
                      <a:avLst/>
                    </a:prstGeom>
                  </pic:spPr>
                </pic:pic>
              </a:graphicData>
            </a:graphic>
          </wp:inline>
        </w:drawing>
      </w:r>
    </w:p>
    <w:p w14:paraId="487BA772" w14:textId="77777777" w:rsidR="008A385C" w:rsidRPr="003B4F59" w:rsidRDefault="008A385C" w:rsidP="00E453D0">
      <w:pPr>
        <w:ind w:left="900" w:right="540"/>
        <w:jc w:val="center"/>
        <w:rPr>
          <w:caps/>
          <w:spacing w:val="10"/>
          <w:sz w:val="28"/>
          <w:szCs w:val="32"/>
        </w:rPr>
      </w:pPr>
      <w:r w:rsidRPr="003B4F59">
        <w:rPr>
          <w:caps/>
          <w:spacing w:val="10"/>
          <w:sz w:val="28"/>
          <w:szCs w:val="32"/>
        </w:rPr>
        <w:t>Advanced Data Management</w:t>
      </w:r>
    </w:p>
    <w:p w14:paraId="2AB6FE3B" w14:textId="77777777" w:rsidR="008A385C" w:rsidRPr="003B4F59" w:rsidRDefault="008A385C" w:rsidP="00E453D0">
      <w:pPr>
        <w:ind w:left="900" w:right="540"/>
        <w:jc w:val="center"/>
        <w:rPr>
          <w:caps/>
          <w:spacing w:val="10"/>
          <w:sz w:val="28"/>
          <w:szCs w:val="32"/>
        </w:rPr>
      </w:pPr>
      <w:r w:rsidRPr="003B4F59">
        <w:rPr>
          <w:caps/>
          <w:spacing w:val="10"/>
          <w:sz w:val="28"/>
          <w:szCs w:val="32"/>
        </w:rPr>
        <w:t>Technologies</w:t>
      </w:r>
    </w:p>
    <w:p w14:paraId="508340E9" w14:textId="42950751" w:rsidR="00873361" w:rsidRPr="003B4F59" w:rsidRDefault="008A385C" w:rsidP="00E453D0">
      <w:pPr>
        <w:ind w:left="900" w:right="540"/>
        <w:jc w:val="center"/>
        <w:rPr>
          <w:i/>
          <w:iCs/>
        </w:rPr>
      </w:pPr>
      <w:r w:rsidRPr="003B4F59">
        <w:rPr>
          <w:i/>
          <w:iCs/>
        </w:rPr>
        <w:t>Data Warehouse Project</w:t>
      </w:r>
    </w:p>
    <w:p w14:paraId="565E102C" w14:textId="77777777" w:rsidR="00873361" w:rsidRPr="003B4F59" w:rsidRDefault="00873361" w:rsidP="00E453D0">
      <w:pPr>
        <w:ind w:left="900" w:right="540"/>
        <w:jc w:val="center"/>
        <w:rPr>
          <w:sz w:val="8"/>
          <w:szCs w:val="8"/>
        </w:rPr>
      </w:pPr>
    </w:p>
    <w:p w14:paraId="3AC6606F" w14:textId="77777777" w:rsidR="00583487" w:rsidRDefault="00583487" w:rsidP="00E453D0">
      <w:pPr>
        <w:ind w:left="900" w:right="540"/>
        <w:jc w:val="center"/>
        <w:rPr>
          <w:caps/>
          <w:spacing w:val="20"/>
          <w:sz w:val="20"/>
          <w:szCs w:val="24"/>
          <w:lang w:val="it-IT"/>
        </w:rPr>
      </w:pPr>
      <w:r w:rsidRPr="00583487">
        <w:rPr>
          <w:caps/>
          <w:spacing w:val="20"/>
          <w:sz w:val="20"/>
          <w:szCs w:val="24"/>
          <w:lang w:val="it-IT"/>
        </w:rPr>
        <w:t>Fanti Coelho Lima Rachel</w:t>
      </w:r>
    </w:p>
    <w:p w14:paraId="749BF2DE" w14:textId="25D0151A" w:rsidR="003B4F59" w:rsidRPr="003B4F59" w:rsidRDefault="003B4F59" w:rsidP="00E453D0">
      <w:pPr>
        <w:ind w:left="900" w:right="540"/>
        <w:jc w:val="center"/>
        <w:rPr>
          <w:caps/>
          <w:spacing w:val="20"/>
          <w:sz w:val="16"/>
          <w:szCs w:val="20"/>
          <w:u w:val="single"/>
          <w:lang w:val="it-IT"/>
        </w:rPr>
      </w:pPr>
      <w:r w:rsidRPr="003B4F59">
        <w:rPr>
          <w:caps/>
          <w:spacing w:val="20"/>
          <w:sz w:val="16"/>
          <w:szCs w:val="20"/>
          <w:u w:val="single"/>
          <w:lang w:val="it-IT"/>
        </w:rPr>
        <w:t>Rachel.FantiCoelhoLima@stud-inf.unibz.it</w:t>
      </w:r>
    </w:p>
    <w:p w14:paraId="719F468B" w14:textId="08EA049F" w:rsidR="00CE06EA" w:rsidRPr="00F56E1A" w:rsidRDefault="008A385C" w:rsidP="00E453D0">
      <w:pPr>
        <w:ind w:left="900" w:right="540"/>
        <w:jc w:val="center"/>
        <w:rPr>
          <w:caps/>
          <w:spacing w:val="20"/>
          <w:sz w:val="20"/>
          <w:szCs w:val="24"/>
          <w:lang w:val="es-419"/>
        </w:rPr>
      </w:pPr>
      <w:r w:rsidRPr="00F56E1A">
        <w:rPr>
          <w:caps/>
          <w:spacing w:val="20"/>
          <w:sz w:val="20"/>
          <w:szCs w:val="24"/>
          <w:lang w:val="es-419"/>
        </w:rPr>
        <w:t>pORRAS</w:t>
      </w:r>
      <w:r w:rsidR="00583487" w:rsidRPr="00F56E1A">
        <w:rPr>
          <w:caps/>
          <w:spacing w:val="20"/>
          <w:sz w:val="20"/>
          <w:szCs w:val="24"/>
          <w:lang w:val="es-419"/>
        </w:rPr>
        <w:t xml:space="preserve"> galindo johan leandro</w:t>
      </w:r>
    </w:p>
    <w:p w14:paraId="0662252E" w14:textId="285D22E9" w:rsidR="00CE06EA" w:rsidRPr="00F56E1A" w:rsidRDefault="008A385C" w:rsidP="00583487">
      <w:pPr>
        <w:ind w:left="900" w:right="540"/>
        <w:jc w:val="center"/>
        <w:rPr>
          <w:caps/>
          <w:spacing w:val="20"/>
          <w:sz w:val="16"/>
          <w:szCs w:val="20"/>
          <w:u w:val="single"/>
          <w:lang w:val="es-419"/>
        </w:rPr>
      </w:pPr>
      <w:r w:rsidRPr="00F56E1A">
        <w:rPr>
          <w:caps/>
          <w:spacing w:val="20"/>
          <w:sz w:val="16"/>
          <w:szCs w:val="20"/>
          <w:u w:val="single"/>
          <w:lang w:val="es-419"/>
        </w:rPr>
        <w:t>jOHANlEANDRO.PORRASGALINDO@</w:t>
      </w:r>
      <w:r w:rsidR="003B4F59" w:rsidRPr="00F56E1A">
        <w:rPr>
          <w:caps/>
          <w:spacing w:val="20"/>
          <w:sz w:val="16"/>
          <w:szCs w:val="20"/>
          <w:u w:val="single"/>
          <w:lang w:val="es-419"/>
        </w:rPr>
        <w:t>stud-inf.unibz.it</w:t>
      </w:r>
      <w:r w:rsidR="00CE06EA" w:rsidRPr="00F56E1A">
        <w:rPr>
          <w:sz w:val="20"/>
          <w:szCs w:val="24"/>
          <w:lang w:val="es-419"/>
        </w:rPr>
        <w:br w:type="page"/>
      </w:r>
    </w:p>
    <w:p w14:paraId="147089BF" w14:textId="77777777" w:rsidR="000C0BDF" w:rsidRPr="009108EA" w:rsidRDefault="000C0BDF" w:rsidP="00E453D0">
      <w:pPr>
        <w:ind w:left="900" w:right="540"/>
        <w:rPr>
          <w:sz w:val="20"/>
          <w:szCs w:val="24"/>
          <w:lang w:val="es-419"/>
        </w:rPr>
        <w:sectPr w:rsidR="000C0BDF" w:rsidRPr="009108EA" w:rsidSect="00504138">
          <w:headerReference w:type="default" r:id="rId13"/>
          <w:footerReference w:type="even" r:id="rId14"/>
          <w:footerReference w:type="default" r:id="rId15"/>
          <w:headerReference w:type="first" r:id="rId16"/>
          <w:footerReference w:type="first" r:id="rId17"/>
          <w:type w:val="continuous"/>
          <w:pgSz w:w="12240" w:h="15840" w:code="1"/>
          <w:pgMar w:top="648" w:right="792" w:bottom="648" w:left="792" w:header="648" w:footer="648" w:gutter="216"/>
          <w:cols w:space="720"/>
          <w:titlePg/>
          <w:docGrid w:linePitch="360"/>
        </w:sectPr>
      </w:pPr>
    </w:p>
    <w:sdt>
      <w:sdtPr>
        <w:rPr>
          <w:rFonts w:eastAsiaTheme="minorHAnsi" w:cstheme="minorBidi"/>
          <w:bCs w:val="0"/>
          <w:smallCaps w:val="0"/>
          <w:spacing w:val="0"/>
          <w:sz w:val="20"/>
          <w:szCs w:val="24"/>
        </w:rPr>
        <w:id w:val="343209570"/>
        <w:docPartObj>
          <w:docPartGallery w:val="Table of Contents"/>
          <w:docPartUnique/>
        </w:docPartObj>
      </w:sdtPr>
      <w:sdtEndPr>
        <w:rPr>
          <w:noProof/>
        </w:rPr>
      </w:sdtEndPr>
      <w:sdtContent>
        <w:p w14:paraId="3C612DF8" w14:textId="77777777" w:rsidR="00BC12DC" w:rsidRPr="003B4F59" w:rsidRDefault="00BC12DC" w:rsidP="00E453D0">
          <w:pPr>
            <w:pStyle w:val="TOCHeading"/>
            <w:ind w:left="900" w:right="540"/>
            <w:rPr>
              <w:sz w:val="28"/>
              <w:szCs w:val="32"/>
            </w:rPr>
          </w:pPr>
          <w:r w:rsidRPr="003B4F59">
            <w:rPr>
              <w:sz w:val="28"/>
              <w:szCs w:val="32"/>
            </w:rPr>
            <w:t>Table of Contents</w:t>
          </w:r>
        </w:p>
        <w:p w14:paraId="4D42B33C" w14:textId="1356A4DF" w:rsidR="00ED777D" w:rsidRDefault="00BB41C4">
          <w:pPr>
            <w:pStyle w:val="TOC1"/>
            <w:tabs>
              <w:tab w:val="right" w:leader="dot" w:pos="10430"/>
            </w:tabs>
            <w:rPr>
              <w:rFonts w:asciiTheme="minorHAnsi" w:eastAsiaTheme="minorEastAsia" w:hAnsiTheme="minorHAnsi"/>
              <w:noProof/>
              <w:color w:val="auto"/>
              <w:sz w:val="22"/>
              <w:lang w:val="en-GB" w:eastAsia="en-GB"/>
            </w:rPr>
          </w:pPr>
          <w:r>
            <w:rPr>
              <w:szCs w:val="24"/>
            </w:rPr>
            <w:fldChar w:fldCharType="begin"/>
          </w:r>
          <w:r>
            <w:rPr>
              <w:szCs w:val="24"/>
            </w:rPr>
            <w:instrText xml:space="preserve"> TOC \o "1-4" \h \z \u </w:instrText>
          </w:r>
          <w:r>
            <w:rPr>
              <w:szCs w:val="24"/>
            </w:rPr>
            <w:fldChar w:fldCharType="separate"/>
          </w:r>
          <w:hyperlink w:anchor="_Toc60923814" w:history="1">
            <w:r w:rsidR="00ED777D" w:rsidRPr="00B90479">
              <w:rPr>
                <w:rStyle w:val="Hyperlink"/>
                <w:noProof/>
                <w:spacing w:val="12"/>
              </w:rPr>
              <w:t>ADMT PROJECT 2020</w:t>
            </w:r>
            <w:r w:rsidR="00ED777D">
              <w:rPr>
                <w:noProof/>
                <w:webHidden/>
              </w:rPr>
              <w:tab/>
            </w:r>
            <w:r w:rsidR="00ED777D">
              <w:rPr>
                <w:noProof/>
                <w:webHidden/>
              </w:rPr>
              <w:fldChar w:fldCharType="begin"/>
            </w:r>
            <w:r w:rsidR="00ED777D">
              <w:rPr>
                <w:noProof/>
                <w:webHidden/>
              </w:rPr>
              <w:instrText xml:space="preserve"> PAGEREF _Toc60923814 \h </w:instrText>
            </w:r>
            <w:r w:rsidR="00ED777D">
              <w:rPr>
                <w:noProof/>
                <w:webHidden/>
              </w:rPr>
            </w:r>
            <w:r w:rsidR="00ED777D">
              <w:rPr>
                <w:noProof/>
                <w:webHidden/>
              </w:rPr>
              <w:fldChar w:fldCharType="separate"/>
            </w:r>
            <w:r w:rsidR="00ED777D">
              <w:rPr>
                <w:noProof/>
                <w:webHidden/>
              </w:rPr>
              <w:t>1</w:t>
            </w:r>
            <w:r w:rsidR="00ED777D">
              <w:rPr>
                <w:noProof/>
                <w:webHidden/>
              </w:rPr>
              <w:fldChar w:fldCharType="end"/>
            </w:r>
          </w:hyperlink>
        </w:p>
        <w:p w14:paraId="12E2D247" w14:textId="46B33E01" w:rsidR="00ED777D" w:rsidRDefault="008F7A5B">
          <w:pPr>
            <w:pStyle w:val="TOC2"/>
            <w:rPr>
              <w:rFonts w:asciiTheme="minorHAnsi" w:eastAsiaTheme="minorEastAsia" w:hAnsiTheme="minorHAnsi"/>
              <w:noProof/>
              <w:sz w:val="22"/>
              <w:lang w:val="en-GB" w:eastAsia="en-GB"/>
            </w:rPr>
          </w:pPr>
          <w:hyperlink w:anchor="_Toc60923815" w:history="1">
            <w:r w:rsidR="00ED777D" w:rsidRPr="00B90479">
              <w:rPr>
                <w:rStyle w:val="Hyperlink"/>
                <w:noProof/>
              </w:rPr>
              <w:t>1 Domain Analysis and Description</w:t>
            </w:r>
            <w:r w:rsidR="00ED777D">
              <w:rPr>
                <w:noProof/>
                <w:webHidden/>
              </w:rPr>
              <w:tab/>
            </w:r>
            <w:r w:rsidR="00ED777D">
              <w:rPr>
                <w:noProof/>
                <w:webHidden/>
              </w:rPr>
              <w:fldChar w:fldCharType="begin"/>
            </w:r>
            <w:r w:rsidR="00ED777D">
              <w:rPr>
                <w:noProof/>
                <w:webHidden/>
              </w:rPr>
              <w:instrText xml:space="preserve"> PAGEREF _Toc60923815 \h </w:instrText>
            </w:r>
            <w:r w:rsidR="00ED777D">
              <w:rPr>
                <w:noProof/>
                <w:webHidden/>
              </w:rPr>
            </w:r>
            <w:r w:rsidR="00ED777D">
              <w:rPr>
                <w:noProof/>
                <w:webHidden/>
              </w:rPr>
              <w:fldChar w:fldCharType="separate"/>
            </w:r>
            <w:r w:rsidR="00ED777D">
              <w:rPr>
                <w:noProof/>
                <w:webHidden/>
              </w:rPr>
              <w:t>2</w:t>
            </w:r>
            <w:r w:rsidR="00ED777D">
              <w:rPr>
                <w:noProof/>
                <w:webHidden/>
              </w:rPr>
              <w:fldChar w:fldCharType="end"/>
            </w:r>
          </w:hyperlink>
        </w:p>
        <w:p w14:paraId="22A99A3A" w14:textId="172204CA"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16" w:history="1">
            <w:r w:rsidR="00ED777D" w:rsidRPr="00B90479">
              <w:rPr>
                <w:rStyle w:val="Hyperlink"/>
                <w:noProof/>
              </w:rPr>
              <w:t>1.1 Overview of the Company and the app</w:t>
            </w:r>
            <w:r w:rsidR="00ED777D">
              <w:rPr>
                <w:noProof/>
                <w:webHidden/>
              </w:rPr>
              <w:tab/>
            </w:r>
            <w:r w:rsidR="00ED777D">
              <w:rPr>
                <w:noProof/>
                <w:webHidden/>
              </w:rPr>
              <w:fldChar w:fldCharType="begin"/>
            </w:r>
            <w:r w:rsidR="00ED777D">
              <w:rPr>
                <w:noProof/>
                <w:webHidden/>
              </w:rPr>
              <w:instrText xml:space="preserve"> PAGEREF _Toc60923816 \h </w:instrText>
            </w:r>
            <w:r w:rsidR="00ED777D">
              <w:rPr>
                <w:noProof/>
                <w:webHidden/>
              </w:rPr>
            </w:r>
            <w:r w:rsidR="00ED777D">
              <w:rPr>
                <w:noProof/>
                <w:webHidden/>
              </w:rPr>
              <w:fldChar w:fldCharType="separate"/>
            </w:r>
            <w:r w:rsidR="00ED777D">
              <w:rPr>
                <w:noProof/>
                <w:webHidden/>
              </w:rPr>
              <w:t>2</w:t>
            </w:r>
            <w:r w:rsidR="00ED777D">
              <w:rPr>
                <w:noProof/>
                <w:webHidden/>
              </w:rPr>
              <w:fldChar w:fldCharType="end"/>
            </w:r>
          </w:hyperlink>
        </w:p>
        <w:p w14:paraId="5F8E71E5" w14:textId="56C6D719"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17" w:history="1">
            <w:r w:rsidR="00ED777D" w:rsidRPr="00B90479">
              <w:rPr>
                <w:rStyle w:val="Hyperlink"/>
                <w:noProof/>
              </w:rPr>
              <w:t>1.2 Management decisions</w:t>
            </w:r>
            <w:r w:rsidR="00ED777D">
              <w:rPr>
                <w:noProof/>
                <w:webHidden/>
              </w:rPr>
              <w:tab/>
            </w:r>
            <w:r w:rsidR="00ED777D">
              <w:rPr>
                <w:noProof/>
                <w:webHidden/>
              </w:rPr>
              <w:fldChar w:fldCharType="begin"/>
            </w:r>
            <w:r w:rsidR="00ED777D">
              <w:rPr>
                <w:noProof/>
                <w:webHidden/>
              </w:rPr>
              <w:instrText xml:space="preserve"> PAGEREF _Toc60923817 \h </w:instrText>
            </w:r>
            <w:r w:rsidR="00ED777D">
              <w:rPr>
                <w:noProof/>
                <w:webHidden/>
              </w:rPr>
            </w:r>
            <w:r w:rsidR="00ED777D">
              <w:rPr>
                <w:noProof/>
                <w:webHidden/>
              </w:rPr>
              <w:fldChar w:fldCharType="separate"/>
            </w:r>
            <w:r w:rsidR="00ED777D">
              <w:rPr>
                <w:noProof/>
                <w:webHidden/>
              </w:rPr>
              <w:t>2</w:t>
            </w:r>
            <w:r w:rsidR="00ED777D">
              <w:rPr>
                <w:noProof/>
                <w:webHidden/>
              </w:rPr>
              <w:fldChar w:fldCharType="end"/>
            </w:r>
          </w:hyperlink>
        </w:p>
        <w:p w14:paraId="76B43B53" w14:textId="0551028C"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18" w:history="1">
            <w:r w:rsidR="00ED777D" w:rsidRPr="00B90479">
              <w:rPr>
                <w:rStyle w:val="Hyperlink"/>
                <w:noProof/>
              </w:rPr>
              <w:t>1.3 Motivations for the development of a DW</w:t>
            </w:r>
            <w:r w:rsidR="00ED777D">
              <w:rPr>
                <w:noProof/>
                <w:webHidden/>
              </w:rPr>
              <w:tab/>
            </w:r>
            <w:r w:rsidR="00ED777D">
              <w:rPr>
                <w:noProof/>
                <w:webHidden/>
              </w:rPr>
              <w:fldChar w:fldCharType="begin"/>
            </w:r>
            <w:r w:rsidR="00ED777D">
              <w:rPr>
                <w:noProof/>
                <w:webHidden/>
              </w:rPr>
              <w:instrText xml:space="preserve"> PAGEREF _Toc60923818 \h </w:instrText>
            </w:r>
            <w:r w:rsidR="00ED777D">
              <w:rPr>
                <w:noProof/>
                <w:webHidden/>
              </w:rPr>
            </w:r>
            <w:r w:rsidR="00ED777D">
              <w:rPr>
                <w:noProof/>
                <w:webHidden/>
              </w:rPr>
              <w:fldChar w:fldCharType="separate"/>
            </w:r>
            <w:r w:rsidR="00ED777D">
              <w:rPr>
                <w:noProof/>
                <w:webHidden/>
              </w:rPr>
              <w:t>3</w:t>
            </w:r>
            <w:r w:rsidR="00ED777D">
              <w:rPr>
                <w:noProof/>
                <w:webHidden/>
              </w:rPr>
              <w:fldChar w:fldCharType="end"/>
            </w:r>
          </w:hyperlink>
        </w:p>
        <w:p w14:paraId="7B54D6E2" w14:textId="4904271D"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19" w:history="1">
            <w:r w:rsidR="00ED777D" w:rsidRPr="00B90479">
              <w:rPr>
                <w:rStyle w:val="Hyperlink"/>
                <w:noProof/>
              </w:rPr>
              <w:t>1.4 Business Processes to Model</w:t>
            </w:r>
            <w:r w:rsidR="00ED777D">
              <w:rPr>
                <w:noProof/>
                <w:webHidden/>
              </w:rPr>
              <w:tab/>
            </w:r>
            <w:r w:rsidR="00ED777D">
              <w:rPr>
                <w:noProof/>
                <w:webHidden/>
              </w:rPr>
              <w:fldChar w:fldCharType="begin"/>
            </w:r>
            <w:r w:rsidR="00ED777D">
              <w:rPr>
                <w:noProof/>
                <w:webHidden/>
              </w:rPr>
              <w:instrText xml:space="preserve"> PAGEREF _Toc60923819 \h </w:instrText>
            </w:r>
            <w:r w:rsidR="00ED777D">
              <w:rPr>
                <w:noProof/>
                <w:webHidden/>
              </w:rPr>
            </w:r>
            <w:r w:rsidR="00ED777D">
              <w:rPr>
                <w:noProof/>
                <w:webHidden/>
              </w:rPr>
              <w:fldChar w:fldCharType="separate"/>
            </w:r>
            <w:r w:rsidR="00ED777D">
              <w:rPr>
                <w:noProof/>
                <w:webHidden/>
              </w:rPr>
              <w:t>3</w:t>
            </w:r>
            <w:r w:rsidR="00ED777D">
              <w:rPr>
                <w:noProof/>
                <w:webHidden/>
              </w:rPr>
              <w:fldChar w:fldCharType="end"/>
            </w:r>
          </w:hyperlink>
        </w:p>
        <w:p w14:paraId="00C4A680" w14:textId="4F808318"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20" w:history="1">
            <w:r w:rsidR="00ED777D" w:rsidRPr="00B90479">
              <w:rPr>
                <w:rStyle w:val="Hyperlink"/>
                <w:noProof/>
              </w:rPr>
              <w:t>Sales Process</w:t>
            </w:r>
            <w:r w:rsidR="00ED777D">
              <w:rPr>
                <w:noProof/>
                <w:webHidden/>
              </w:rPr>
              <w:tab/>
            </w:r>
            <w:r w:rsidR="00ED777D">
              <w:rPr>
                <w:noProof/>
                <w:webHidden/>
              </w:rPr>
              <w:fldChar w:fldCharType="begin"/>
            </w:r>
            <w:r w:rsidR="00ED777D">
              <w:rPr>
                <w:noProof/>
                <w:webHidden/>
              </w:rPr>
              <w:instrText xml:space="preserve"> PAGEREF _Toc60923820 \h </w:instrText>
            </w:r>
            <w:r w:rsidR="00ED777D">
              <w:rPr>
                <w:noProof/>
                <w:webHidden/>
              </w:rPr>
            </w:r>
            <w:r w:rsidR="00ED777D">
              <w:rPr>
                <w:noProof/>
                <w:webHidden/>
              </w:rPr>
              <w:fldChar w:fldCharType="separate"/>
            </w:r>
            <w:r w:rsidR="00ED777D">
              <w:rPr>
                <w:noProof/>
                <w:webHidden/>
              </w:rPr>
              <w:t>3</w:t>
            </w:r>
            <w:r w:rsidR="00ED777D">
              <w:rPr>
                <w:noProof/>
                <w:webHidden/>
              </w:rPr>
              <w:fldChar w:fldCharType="end"/>
            </w:r>
          </w:hyperlink>
        </w:p>
        <w:p w14:paraId="13341C7F" w14:textId="08230032"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21" w:history="1">
            <w:r w:rsidR="00ED777D" w:rsidRPr="00B90479">
              <w:rPr>
                <w:rStyle w:val="Hyperlink"/>
                <w:noProof/>
              </w:rPr>
              <w:t>Tutoring Process</w:t>
            </w:r>
            <w:r w:rsidR="00ED777D">
              <w:rPr>
                <w:noProof/>
                <w:webHidden/>
              </w:rPr>
              <w:tab/>
            </w:r>
            <w:r w:rsidR="00ED777D">
              <w:rPr>
                <w:noProof/>
                <w:webHidden/>
              </w:rPr>
              <w:fldChar w:fldCharType="begin"/>
            </w:r>
            <w:r w:rsidR="00ED777D">
              <w:rPr>
                <w:noProof/>
                <w:webHidden/>
              </w:rPr>
              <w:instrText xml:space="preserve"> PAGEREF _Toc60923821 \h </w:instrText>
            </w:r>
            <w:r w:rsidR="00ED777D">
              <w:rPr>
                <w:noProof/>
                <w:webHidden/>
              </w:rPr>
            </w:r>
            <w:r w:rsidR="00ED777D">
              <w:rPr>
                <w:noProof/>
                <w:webHidden/>
              </w:rPr>
              <w:fldChar w:fldCharType="separate"/>
            </w:r>
            <w:r w:rsidR="00ED777D">
              <w:rPr>
                <w:noProof/>
                <w:webHidden/>
              </w:rPr>
              <w:t>4</w:t>
            </w:r>
            <w:r w:rsidR="00ED777D">
              <w:rPr>
                <w:noProof/>
                <w:webHidden/>
              </w:rPr>
              <w:fldChar w:fldCharType="end"/>
            </w:r>
          </w:hyperlink>
        </w:p>
        <w:p w14:paraId="5135FD1E" w14:textId="4DCA1EC4"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22" w:history="1">
            <w:r w:rsidR="00ED777D" w:rsidRPr="00B90479">
              <w:rPr>
                <w:rStyle w:val="Hyperlink"/>
                <w:noProof/>
              </w:rPr>
              <w:t>Granularity</w:t>
            </w:r>
            <w:r w:rsidR="00ED777D">
              <w:rPr>
                <w:noProof/>
                <w:webHidden/>
              </w:rPr>
              <w:tab/>
            </w:r>
            <w:r w:rsidR="00ED777D">
              <w:rPr>
                <w:noProof/>
                <w:webHidden/>
              </w:rPr>
              <w:fldChar w:fldCharType="begin"/>
            </w:r>
            <w:r w:rsidR="00ED777D">
              <w:rPr>
                <w:noProof/>
                <w:webHidden/>
              </w:rPr>
              <w:instrText xml:space="preserve"> PAGEREF _Toc60923822 \h </w:instrText>
            </w:r>
            <w:r w:rsidR="00ED777D">
              <w:rPr>
                <w:noProof/>
                <w:webHidden/>
              </w:rPr>
            </w:r>
            <w:r w:rsidR="00ED777D">
              <w:rPr>
                <w:noProof/>
                <w:webHidden/>
              </w:rPr>
              <w:fldChar w:fldCharType="separate"/>
            </w:r>
            <w:r w:rsidR="00ED777D">
              <w:rPr>
                <w:noProof/>
                <w:webHidden/>
              </w:rPr>
              <w:t>5</w:t>
            </w:r>
            <w:r w:rsidR="00ED777D">
              <w:rPr>
                <w:noProof/>
                <w:webHidden/>
              </w:rPr>
              <w:fldChar w:fldCharType="end"/>
            </w:r>
          </w:hyperlink>
        </w:p>
        <w:p w14:paraId="1F3C4A18" w14:textId="7428B9B2" w:rsidR="00ED777D" w:rsidRDefault="008F7A5B">
          <w:pPr>
            <w:pStyle w:val="TOC2"/>
            <w:rPr>
              <w:rFonts w:asciiTheme="minorHAnsi" w:eastAsiaTheme="minorEastAsia" w:hAnsiTheme="minorHAnsi"/>
              <w:noProof/>
              <w:sz w:val="22"/>
              <w:lang w:val="en-GB" w:eastAsia="en-GB"/>
            </w:rPr>
          </w:pPr>
          <w:hyperlink w:anchor="_Toc60923823" w:history="1">
            <w:r w:rsidR="00ED777D" w:rsidRPr="00B90479">
              <w:rPr>
                <w:rStyle w:val="Hyperlink"/>
                <w:noProof/>
              </w:rPr>
              <w:t>2 Conceptual Design</w:t>
            </w:r>
            <w:r w:rsidR="00ED777D">
              <w:rPr>
                <w:noProof/>
                <w:webHidden/>
              </w:rPr>
              <w:tab/>
            </w:r>
            <w:r w:rsidR="00ED777D">
              <w:rPr>
                <w:noProof/>
                <w:webHidden/>
              </w:rPr>
              <w:fldChar w:fldCharType="begin"/>
            </w:r>
            <w:r w:rsidR="00ED777D">
              <w:rPr>
                <w:noProof/>
                <w:webHidden/>
              </w:rPr>
              <w:instrText xml:space="preserve"> PAGEREF _Toc60923823 \h </w:instrText>
            </w:r>
            <w:r w:rsidR="00ED777D">
              <w:rPr>
                <w:noProof/>
                <w:webHidden/>
              </w:rPr>
            </w:r>
            <w:r w:rsidR="00ED777D">
              <w:rPr>
                <w:noProof/>
                <w:webHidden/>
              </w:rPr>
              <w:fldChar w:fldCharType="separate"/>
            </w:r>
            <w:r w:rsidR="00ED777D">
              <w:rPr>
                <w:noProof/>
                <w:webHidden/>
              </w:rPr>
              <w:t>5</w:t>
            </w:r>
            <w:r w:rsidR="00ED777D">
              <w:rPr>
                <w:noProof/>
                <w:webHidden/>
              </w:rPr>
              <w:fldChar w:fldCharType="end"/>
            </w:r>
          </w:hyperlink>
        </w:p>
        <w:p w14:paraId="66F342F3" w14:textId="69125269"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24" w:history="1">
            <w:r w:rsidR="00ED777D" w:rsidRPr="00B90479">
              <w:rPr>
                <w:rStyle w:val="Hyperlink"/>
                <w:noProof/>
              </w:rPr>
              <w:t>2.1 Data Warehouse Bus Architecture</w:t>
            </w:r>
            <w:r w:rsidR="00ED777D">
              <w:rPr>
                <w:noProof/>
                <w:webHidden/>
              </w:rPr>
              <w:tab/>
            </w:r>
            <w:r w:rsidR="00ED777D">
              <w:rPr>
                <w:noProof/>
                <w:webHidden/>
              </w:rPr>
              <w:fldChar w:fldCharType="begin"/>
            </w:r>
            <w:r w:rsidR="00ED777D">
              <w:rPr>
                <w:noProof/>
                <w:webHidden/>
              </w:rPr>
              <w:instrText xml:space="preserve"> PAGEREF _Toc60923824 \h </w:instrText>
            </w:r>
            <w:r w:rsidR="00ED777D">
              <w:rPr>
                <w:noProof/>
                <w:webHidden/>
              </w:rPr>
            </w:r>
            <w:r w:rsidR="00ED777D">
              <w:rPr>
                <w:noProof/>
                <w:webHidden/>
              </w:rPr>
              <w:fldChar w:fldCharType="separate"/>
            </w:r>
            <w:r w:rsidR="00ED777D">
              <w:rPr>
                <w:noProof/>
                <w:webHidden/>
              </w:rPr>
              <w:t>5</w:t>
            </w:r>
            <w:r w:rsidR="00ED777D">
              <w:rPr>
                <w:noProof/>
                <w:webHidden/>
              </w:rPr>
              <w:fldChar w:fldCharType="end"/>
            </w:r>
          </w:hyperlink>
        </w:p>
        <w:p w14:paraId="1D5C4204" w14:textId="6DE46AEC"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25" w:history="1">
            <w:r w:rsidR="00ED777D" w:rsidRPr="00B90479">
              <w:rPr>
                <w:rStyle w:val="Hyperlink"/>
                <w:noProof/>
              </w:rPr>
              <w:t>2.2. Dimensional Fact model</w:t>
            </w:r>
            <w:r w:rsidR="00ED777D">
              <w:rPr>
                <w:noProof/>
                <w:webHidden/>
              </w:rPr>
              <w:tab/>
            </w:r>
            <w:r w:rsidR="00ED777D">
              <w:rPr>
                <w:noProof/>
                <w:webHidden/>
              </w:rPr>
              <w:fldChar w:fldCharType="begin"/>
            </w:r>
            <w:r w:rsidR="00ED777D">
              <w:rPr>
                <w:noProof/>
                <w:webHidden/>
              </w:rPr>
              <w:instrText xml:space="preserve"> PAGEREF _Toc60923825 \h </w:instrText>
            </w:r>
            <w:r w:rsidR="00ED777D">
              <w:rPr>
                <w:noProof/>
                <w:webHidden/>
              </w:rPr>
            </w:r>
            <w:r w:rsidR="00ED777D">
              <w:rPr>
                <w:noProof/>
                <w:webHidden/>
              </w:rPr>
              <w:fldChar w:fldCharType="separate"/>
            </w:r>
            <w:r w:rsidR="00ED777D">
              <w:rPr>
                <w:noProof/>
                <w:webHidden/>
              </w:rPr>
              <w:t>6</w:t>
            </w:r>
            <w:r w:rsidR="00ED777D">
              <w:rPr>
                <w:noProof/>
                <w:webHidden/>
              </w:rPr>
              <w:fldChar w:fldCharType="end"/>
            </w:r>
          </w:hyperlink>
        </w:p>
        <w:p w14:paraId="775D4FD8" w14:textId="62062533"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26" w:history="1">
            <w:r w:rsidR="00ED777D" w:rsidRPr="00B90479">
              <w:rPr>
                <w:rStyle w:val="Hyperlink"/>
                <w:noProof/>
              </w:rPr>
              <w:t>Sales DFM</w:t>
            </w:r>
            <w:r w:rsidR="00ED777D">
              <w:rPr>
                <w:noProof/>
                <w:webHidden/>
              </w:rPr>
              <w:tab/>
            </w:r>
            <w:r w:rsidR="00ED777D">
              <w:rPr>
                <w:noProof/>
                <w:webHidden/>
              </w:rPr>
              <w:fldChar w:fldCharType="begin"/>
            </w:r>
            <w:r w:rsidR="00ED777D">
              <w:rPr>
                <w:noProof/>
                <w:webHidden/>
              </w:rPr>
              <w:instrText xml:space="preserve"> PAGEREF _Toc60923826 \h </w:instrText>
            </w:r>
            <w:r w:rsidR="00ED777D">
              <w:rPr>
                <w:noProof/>
                <w:webHidden/>
              </w:rPr>
            </w:r>
            <w:r w:rsidR="00ED777D">
              <w:rPr>
                <w:noProof/>
                <w:webHidden/>
              </w:rPr>
              <w:fldChar w:fldCharType="separate"/>
            </w:r>
            <w:r w:rsidR="00ED777D">
              <w:rPr>
                <w:noProof/>
                <w:webHidden/>
              </w:rPr>
              <w:t>7</w:t>
            </w:r>
            <w:r w:rsidR="00ED777D">
              <w:rPr>
                <w:noProof/>
                <w:webHidden/>
              </w:rPr>
              <w:fldChar w:fldCharType="end"/>
            </w:r>
          </w:hyperlink>
        </w:p>
        <w:p w14:paraId="51CCFABE" w14:textId="7CDF37AE"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27" w:history="1">
            <w:r w:rsidR="00ED777D" w:rsidRPr="00B90479">
              <w:rPr>
                <w:rStyle w:val="Hyperlink"/>
                <w:noProof/>
              </w:rPr>
              <w:t>Tutoring DFM</w:t>
            </w:r>
            <w:r w:rsidR="00ED777D">
              <w:rPr>
                <w:noProof/>
                <w:webHidden/>
              </w:rPr>
              <w:tab/>
            </w:r>
            <w:r w:rsidR="00ED777D">
              <w:rPr>
                <w:noProof/>
                <w:webHidden/>
              </w:rPr>
              <w:fldChar w:fldCharType="begin"/>
            </w:r>
            <w:r w:rsidR="00ED777D">
              <w:rPr>
                <w:noProof/>
                <w:webHidden/>
              </w:rPr>
              <w:instrText xml:space="preserve"> PAGEREF _Toc60923827 \h </w:instrText>
            </w:r>
            <w:r w:rsidR="00ED777D">
              <w:rPr>
                <w:noProof/>
                <w:webHidden/>
              </w:rPr>
            </w:r>
            <w:r w:rsidR="00ED777D">
              <w:rPr>
                <w:noProof/>
                <w:webHidden/>
              </w:rPr>
              <w:fldChar w:fldCharType="separate"/>
            </w:r>
            <w:r w:rsidR="00ED777D">
              <w:rPr>
                <w:noProof/>
                <w:webHidden/>
              </w:rPr>
              <w:t>11</w:t>
            </w:r>
            <w:r w:rsidR="00ED777D">
              <w:rPr>
                <w:noProof/>
                <w:webHidden/>
              </w:rPr>
              <w:fldChar w:fldCharType="end"/>
            </w:r>
          </w:hyperlink>
        </w:p>
        <w:p w14:paraId="3FBC2CCE" w14:textId="5E1A6E66" w:rsidR="00ED777D" w:rsidRDefault="008F7A5B">
          <w:pPr>
            <w:pStyle w:val="TOC2"/>
            <w:rPr>
              <w:rFonts w:asciiTheme="minorHAnsi" w:eastAsiaTheme="minorEastAsia" w:hAnsiTheme="minorHAnsi"/>
              <w:noProof/>
              <w:sz w:val="22"/>
              <w:lang w:val="en-GB" w:eastAsia="en-GB"/>
            </w:rPr>
          </w:pPr>
          <w:hyperlink w:anchor="_Toc60923828" w:history="1">
            <w:r w:rsidR="00ED777D" w:rsidRPr="00B90479">
              <w:rPr>
                <w:rStyle w:val="Hyperlink"/>
                <w:noProof/>
              </w:rPr>
              <w:t>3 Logical Design</w:t>
            </w:r>
            <w:r w:rsidR="00ED777D">
              <w:rPr>
                <w:noProof/>
                <w:webHidden/>
              </w:rPr>
              <w:tab/>
            </w:r>
            <w:r w:rsidR="00ED777D">
              <w:rPr>
                <w:noProof/>
                <w:webHidden/>
              </w:rPr>
              <w:fldChar w:fldCharType="begin"/>
            </w:r>
            <w:r w:rsidR="00ED777D">
              <w:rPr>
                <w:noProof/>
                <w:webHidden/>
              </w:rPr>
              <w:instrText xml:space="preserve"> PAGEREF _Toc60923828 \h </w:instrText>
            </w:r>
            <w:r w:rsidR="00ED777D">
              <w:rPr>
                <w:noProof/>
                <w:webHidden/>
              </w:rPr>
            </w:r>
            <w:r w:rsidR="00ED777D">
              <w:rPr>
                <w:noProof/>
                <w:webHidden/>
              </w:rPr>
              <w:fldChar w:fldCharType="separate"/>
            </w:r>
            <w:r w:rsidR="00ED777D">
              <w:rPr>
                <w:noProof/>
                <w:webHidden/>
              </w:rPr>
              <w:t>12</w:t>
            </w:r>
            <w:r w:rsidR="00ED777D">
              <w:rPr>
                <w:noProof/>
                <w:webHidden/>
              </w:rPr>
              <w:fldChar w:fldCharType="end"/>
            </w:r>
          </w:hyperlink>
        </w:p>
        <w:p w14:paraId="310FB640" w14:textId="1287682B"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29" w:history="1">
            <w:r w:rsidR="00ED777D" w:rsidRPr="00B90479">
              <w:rPr>
                <w:rStyle w:val="Hyperlink"/>
                <w:noProof/>
              </w:rPr>
              <w:t>Sales Star Schema</w:t>
            </w:r>
            <w:r w:rsidR="00ED777D">
              <w:rPr>
                <w:noProof/>
                <w:webHidden/>
              </w:rPr>
              <w:tab/>
            </w:r>
            <w:r w:rsidR="00ED777D">
              <w:rPr>
                <w:noProof/>
                <w:webHidden/>
              </w:rPr>
              <w:fldChar w:fldCharType="begin"/>
            </w:r>
            <w:r w:rsidR="00ED777D">
              <w:rPr>
                <w:noProof/>
                <w:webHidden/>
              </w:rPr>
              <w:instrText xml:space="preserve"> PAGEREF _Toc60923829 \h </w:instrText>
            </w:r>
            <w:r w:rsidR="00ED777D">
              <w:rPr>
                <w:noProof/>
                <w:webHidden/>
              </w:rPr>
            </w:r>
            <w:r w:rsidR="00ED777D">
              <w:rPr>
                <w:noProof/>
                <w:webHidden/>
              </w:rPr>
              <w:fldChar w:fldCharType="separate"/>
            </w:r>
            <w:r w:rsidR="00ED777D">
              <w:rPr>
                <w:noProof/>
                <w:webHidden/>
              </w:rPr>
              <w:t>15</w:t>
            </w:r>
            <w:r w:rsidR="00ED777D">
              <w:rPr>
                <w:noProof/>
                <w:webHidden/>
              </w:rPr>
              <w:fldChar w:fldCharType="end"/>
            </w:r>
          </w:hyperlink>
        </w:p>
        <w:p w14:paraId="42CF7FCE" w14:textId="729FF448"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30" w:history="1">
            <w:r w:rsidR="00ED777D" w:rsidRPr="00B90479">
              <w:rPr>
                <w:rStyle w:val="Hyperlink"/>
                <w:noProof/>
              </w:rPr>
              <w:t>Tutoring Star Schema</w:t>
            </w:r>
            <w:r w:rsidR="00ED777D">
              <w:rPr>
                <w:noProof/>
                <w:webHidden/>
              </w:rPr>
              <w:tab/>
            </w:r>
            <w:r w:rsidR="00ED777D">
              <w:rPr>
                <w:noProof/>
                <w:webHidden/>
              </w:rPr>
              <w:fldChar w:fldCharType="begin"/>
            </w:r>
            <w:r w:rsidR="00ED777D">
              <w:rPr>
                <w:noProof/>
                <w:webHidden/>
              </w:rPr>
              <w:instrText xml:space="preserve"> PAGEREF _Toc60923830 \h </w:instrText>
            </w:r>
            <w:r w:rsidR="00ED777D">
              <w:rPr>
                <w:noProof/>
                <w:webHidden/>
              </w:rPr>
            </w:r>
            <w:r w:rsidR="00ED777D">
              <w:rPr>
                <w:noProof/>
                <w:webHidden/>
              </w:rPr>
              <w:fldChar w:fldCharType="separate"/>
            </w:r>
            <w:r w:rsidR="00ED777D">
              <w:rPr>
                <w:noProof/>
                <w:webHidden/>
              </w:rPr>
              <w:t>16</w:t>
            </w:r>
            <w:r w:rsidR="00ED777D">
              <w:rPr>
                <w:noProof/>
                <w:webHidden/>
              </w:rPr>
              <w:fldChar w:fldCharType="end"/>
            </w:r>
          </w:hyperlink>
        </w:p>
        <w:p w14:paraId="2D66D169" w14:textId="1DF8C71F" w:rsidR="00ED777D" w:rsidRDefault="008F7A5B">
          <w:pPr>
            <w:pStyle w:val="TOC2"/>
            <w:tabs>
              <w:tab w:val="left" w:pos="540"/>
            </w:tabs>
            <w:rPr>
              <w:rFonts w:asciiTheme="minorHAnsi" w:eastAsiaTheme="minorEastAsia" w:hAnsiTheme="minorHAnsi"/>
              <w:noProof/>
              <w:sz w:val="22"/>
              <w:lang w:val="en-GB" w:eastAsia="en-GB"/>
            </w:rPr>
          </w:pPr>
          <w:hyperlink w:anchor="_Toc60923831" w:history="1">
            <w:r w:rsidR="00ED777D" w:rsidRPr="00B90479">
              <w:rPr>
                <w:rStyle w:val="Hyperlink"/>
                <w:noProof/>
              </w:rPr>
              <w:t>4</w:t>
            </w:r>
            <w:r w:rsidR="00ED777D">
              <w:rPr>
                <w:rFonts w:asciiTheme="minorHAnsi" w:eastAsiaTheme="minorEastAsia" w:hAnsiTheme="minorHAnsi"/>
                <w:noProof/>
                <w:sz w:val="22"/>
                <w:lang w:val="en-GB" w:eastAsia="en-GB"/>
              </w:rPr>
              <w:tab/>
            </w:r>
            <w:r w:rsidR="00ED777D" w:rsidRPr="00B90479">
              <w:rPr>
                <w:rStyle w:val="Hyperlink"/>
                <w:noProof/>
              </w:rPr>
              <w:t>Implementation</w:t>
            </w:r>
            <w:r w:rsidR="00ED777D">
              <w:rPr>
                <w:noProof/>
                <w:webHidden/>
              </w:rPr>
              <w:tab/>
            </w:r>
            <w:r w:rsidR="00ED777D">
              <w:rPr>
                <w:noProof/>
                <w:webHidden/>
              </w:rPr>
              <w:fldChar w:fldCharType="begin"/>
            </w:r>
            <w:r w:rsidR="00ED777D">
              <w:rPr>
                <w:noProof/>
                <w:webHidden/>
              </w:rPr>
              <w:instrText xml:space="preserve"> PAGEREF _Toc60923831 \h </w:instrText>
            </w:r>
            <w:r w:rsidR="00ED777D">
              <w:rPr>
                <w:noProof/>
                <w:webHidden/>
              </w:rPr>
            </w:r>
            <w:r w:rsidR="00ED777D">
              <w:rPr>
                <w:noProof/>
                <w:webHidden/>
              </w:rPr>
              <w:fldChar w:fldCharType="separate"/>
            </w:r>
            <w:r w:rsidR="00ED777D">
              <w:rPr>
                <w:noProof/>
                <w:webHidden/>
              </w:rPr>
              <w:t>16</w:t>
            </w:r>
            <w:r w:rsidR="00ED777D">
              <w:rPr>
                <w:noProof/>
                <w:webHidden/>
              </w:rPr>
              <w:fldChar w:fldCharType="end"/>
            </w:r>
          </w:hyperlink>
        </w:p>
        <w:p w14:paraId="5C7C7F3C" w14:textId="034ECF1C"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32" w:history="1">
            <w:r w:rsidR="00ED777D" w:rsidRPr="00B90479">
              <w:rPr>
                <w:rStyle w:val="Hyperlink"/>
                <w:noProof/>
              </w:rPr>
              <w:t>4.1 SQL Scripts</w:t>
            </w:r>
            <w:r w:rsidR="00ED777D">
              <w:rPr>
                <w:noProof/>
                <w:webHidden/>
              </w:rPr>
              <w:tab/>
            </w:r>
            <w:r w:rsidR="00ED777D">
              <w:rPr>
                <w:noProof/>
                <w:webHidden/>
              </w:rPr>
              <w:fldChar w:fldCharType="begin"/>
            </w:r>
            <w:r w:rsidR="00ED777D">
              <w:rPr>
                <w:noProof/>
                <w:webHidden/>
              </w:rPr>
              <w:instrText xml:space="preserve"> PAGEREF _Toc60923832 \h </w:instrText>
            </w:r>
            <w:r w:rsidR="00ED777D">
              <w:rPr>
                <w:noProof/>
                <w:webHidden/>
              </w:rPr>
            </w:r>
            <w:r w:rsidR="00ED777D">
              <w:rPr>
                <w:noProof/>
                <w:webHidden/>
              </w:rPr>
              <w:fldChar w:fldCharType="separate"/>
            </w:r>
            <w:r w:rsidR="00ED777D">
              <w:rPr>
                <w:noProof/>
                <w:webHidden/>
              </w:rPr>
              <w:t>17</w:t>
            </w:r>
            <w:r w:rsidR="00ED777D">
              <w:rPr>
                <w:noProof/>
                <w:webHidden/>
              </w:rPr>
              <w:fldChar w:fldCharType="end"/>
            </w:r>
          </w:hyperlink>
        </w:p>
        <w:p w14:paraId="2F2A15B0" w14:textId="46AC245E"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33" w:history="1">
            <w:r w:rsidR="00ED777D" w:rsidRPr="00B90479">
              <w:rPr>
                <w:rStyle w:val="Hyperlink"/>
                <w:noProof/>
              </w:rPr>
              <w:t>Course</w:t>
            </w:r>
            <w:r w:rsidR="00ED777D">
              <w:rPr>
                <w:noProof/>
                <w:webHidden/>
              </w:rPr>
              <w:tab/>
            </w:r>
            <w:r w:rsidR="00ED777D">
              <w:rPr>
                <w:noProof/>
                <w:webHidden/>
              </w:rPr>
              <w:fldChar w:fldCharType="begin"/>
            </w:r>
            <w:r w:rsidR="00ED777D">
              <w:rPr>
                <w:noProof/>
                <w:webHidden/>
              </w:rPr>
              <w:instrText xml:space="preserve"> PAGEREF _Toc60923833 \h </w:instrText>
            </w:r>
            <w:r w:rsidR="00ED777D">
              <w:rPr>
                <w:noProof/>
                <w:webHidden/>
              </w:rPr>
            </w:r>
            <w:r w:rsidR="00ED777D">
              <w:rPr>
                <w:noProof/>
                <w:webHidden/>
              </w:rPr>
              <w:fldChar w:fldCharType="separate"/>
            </w:r>
            <w:r w:rsidR="00ED777D">
              <w:rPr>
                <w:noProof/>
                <w:webHidden/>
              </w:rPr>
              <w:t>17</w:t>
            </w:r>
            <w:r w:rsidR="00ED777D">
              <w:rPr>
                <w:noProof/>
                <w:webHidden/>
              </w:rPr>
              <w:fldChar w:fldCharType="end"/>
            </w:r>
          </w:hyperlink>
        </w:p>
        <w:p w14:paraId="7C8EC232" w14:textId="3C71C0B4"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34" w:history="1">
            <w:r w:rsidR="00ED777D" w:rsidRPr="00B90479">
              <w:rPr>
                <w:rStyle w:val="Hyperlink"/>
                <w:noProof/>
              </w:rPr>
              <w:t>Tutor</w:t>
            </w:r>
            <w:r w:rsidR="00ED777D">
              <w:rPr>
                <w:noProof/>
                <w:webHidden/>
              </w:rPr>
              <w:tab/>
            </w:r>
            <w:r w:rsidR="00ED777D">
              <w:rPr>
                <w:noProof/>
                <w:webHidden/>
              </w:rPr>
              <w:fldChar w:fldCharType="begin"/>
            </w:r>
            <w:r w:rsidR="00ED777D">
              <w:rPr>
                <w:noProof/>
                <w:webHidden/>
              </w:rPr>
              <w:instrText xml:space="preserve"> PAGEREF _Toc60923834 \h </w:instrText>
            </w:r>
            <w:r w:rsidR="00ED777D">
              <w:rPr>
                <w:noProof/>
                <w:webHidden/>
              </w:rPr>
            </w:r>
            <w:r w:rsidR="00ED777D">
              <w:rPr>
                <w:noProof/>
                <w:webHidden/>
              </w:rPr>
              <w:fldChar w:fldCharType="separate"/>
            </w:r>
            <w:r w:rsidR="00ED777D">
              <w:rPr>
                <w:noProof/>
                <w:webHidden/>
              </w:rPr>
              <w:t>17</w:t>
            </w:r>
            <w:r w:rsidR="00ED777D">
              <w:rPr>
                <w:noProof/>
                <w:webHidden/>
              </w:rPr>
              <w:fldChar w:fldCharType="end"/>
            </w:r>
          </w:hyperlink>
        </w:p>
        <w:p w14:paraId="0BBD0063" w14:textId="793EC0EF"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35" w:history="1">
            <w:r w:rsidR="00ED777D" w:rsidRPr="00B90479">
              <w:rPr>
                <w:rStyle w:val="Hyperlink"/>
                <w:noProof/>
              </w:rPr>
              <w:t>Customer</w:t>
            </w:r>
            <w:r w:rsidR="00ED777D">
              <w:rPr>
                <w:noProof/>
                <w:webHidden/>
              </w:rPr>
              <w:tab/>
            </w:r>
            <w:r w:rsidR="00ED777D">
              <w:rPr>
                <w:noProof/>
                <w:webHidden/>
              </w:rPr>
              <w:fldChar w:fldCharType="begin"/>
            </w:r>
            <w:r w:rsidR="00ED777D">
              <w:rPr>
                <w:noProof/>
                <w:webHidden/>
              </w:rPr>
              <w:instrText xml:space="preserve"> PAGEREF _Toc60923835 \h </w:instrText>
            </w:r>
            <w:r w:rsidR="00ED777D">
              <w:rPr>
                <w:noProof/>
                <w:webHidden/>
              </w:rPr>
            </w:r>
            <w:r w:rsidR="00ED777D">
              <w:rPr>
                <w:noProof/>
                <w:webHidden/>
              </w:rPr>
              <w:fldChar w:fldCharType="separate"/>
            </w:r>
            <w:r w:rsidR="00ED777D">
              <w:rPr>
                <w:noProof/>
                <w:webHidden/>
              </w:rPr>
              <w:t>17</w:t>
            </w:r>
            <w:r w:rsidR="00ED777D">
              <w:rPr>
                <w:noProof/>
                <w:webHidden/>
              </w:rPr>
              <w:fldChar w:fldCharType="end"/>
            </w:r>
          </w:hyperlink>
        </w:p>
        <w:p w14:paraId="6CC49221" w14:textId="1138A68E"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36" w:history="1">
            <w:r w:rsidR="00ED777D" w:rsidRPr="00B90479">
              <w:rPr>
                <w:rStyle w:val="Hyperlink"/>
                <w:noProof/>
              </w:rPr>
              <w:t>User Account</w:t>
            </w:r>
            <w:r w:rsidR="00ED777D">
              <w:rPr>
                <w:noProof/>
                <w:webHidden/>
              </w:rPr>
              <w:tab/>
            </w:r>
            <w:r w:rsidR="00ED777D">
              <w:rPr>
                <w:noProof/>
                <w:webHidden/>
              </w:rPr>
              <w:fldChar w:fldCharType="begin"/>
            </w:r>
            <w:r w:rsidR="00ED777D">
              <w:rPr>
                <w:noProof/>
                <w:webHidden/>
              </w:rPr>
              <w:instrText xml:space="preserve"> PAGEREF _Toc60923836 \h </w:instrText>
            </w:r>
            <w:r w:rsidR="00ED777D">
              <w:rPr>
                <w:noProof/>
                <w:webHidden/>
              </w:rPr>
            </w:r>
            <w:r w:rsidR="00ED777D">
              <w:rPr>
                <w:noProof/>
                <w:webHidden/>
              </w:rPr>
              <w:fldChar w:fldCharType="separate"/>
            </w:r>
            <w:r w:rsidR="00ED777D">
              <w:rPr>
                <w:noProof/>
                <w:webHidden/>
              </w:rPr>
              <w:t>18</w:t>
            </w:r>
            <w:r w:rsidR="00ED777D">
              <w:rPr>
                <w:noProof/>
                <w:webHidden/>
              </w:rPr>
              <w:fldChar w:fldCharType="end"/>
            </w:r>
          </w:hyperlink>
        </w:p>
        <w:p w14:paraId="4C26F6B8" w14:textId="06FD62EA"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37" w:history="1">
            <w:r w:rsidR="00ED777D" w:rsidRPr="00B90479">
              <w:rPr>
                <w:rStyle w:val="Hyperlink"/>
                <w:noProof/>
              </w:rPr>
              <w:t>Date</w:t>
            </w:r>
            <w:r w:rsidR="00ED777D">
              <w:rPr>
                <w:noProof/>
                <w:webHidden/>
              </w:rPr>
              <w:tab/>
            </w:r>
            <w:r w:rsidR="00ED777D">
              <w:rPr>
                <w:noProof/>
                <w:webHidden/>
              </w:rPr>
              <w:fldChar w:fldCharType="begin"/>
            </w:r>
            <w:r w:rsidR="00ED777D">
              <w:rPr>
                <w:noProof/>
                <w:webHidden/>
              </w:rPr>
              <w:instrText xml:space="preserve"> PAGEREF _Toc60923837 \h </w:instrText>
            </w:r>
            <w:r w:rsidR="00ED777D">
              <w:rPr>
                <w:noProof/>
                <w:webHidden/>
              </w:rPr>
            </w:r>
            <w:r w:rsidR="00ED777D">
              <w:rPr>
                <w:noProof/>
                <w:webHidden/>
              </w:rPr>
              <w:fldChar w:fldCharType="separate"/>
            </w:r>
            <w:r w:rsidR="00ED777D">
              <w:rPr>
                <w:noProof/>
                <w:webHidden/>
              </w:rPr>
              <w:t>18</w:t>
            </w:r>
            <w:r w:rsidR="00ED777D">
              <w:rPr>
                <w:noProof/>
                <w:webHidden/>
              </w:rPr>
              <w:fldChar w:fldCharType="end"/>
            </w:r>
          </w:hyperlink>
        </w:p>
        <w:p w14:paraId="0DD3DF11" w14:textId="5BC811DF"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38" w:history="1">
            <w:r w:rsidR="00ED777D" w:rsidRPr="00B90479">
              <w:rPr>
                <w:rStyle w:val="Hyperlink"/>
                <w:noProof/>
              </w:rPr>
              <w:t>Fact Tutoring</w:t>
            </w:r>
            <w:r w:rsidR="00ED777D">
              <w:rPr>
                <w:noProof/>
                <w:webHidden/>
              </w:rPr>
              <w:tab/>
            </w:r>
            <w:r w:rsidR="00ED777D">
              <w:rPr>
                <w:noProof/>
                <w:webHidden/>
              </w:rPr>
              <w:fldChar w:fldCharType="begin"/>
            </w:r>
            <w:r w:rsidR="00ED777D">
              <w:rPr>
                <w:noProof/>
                <w:webHidden/>
              </w:rPr>
              <w:instrText xml:space="preserve"> PAGEREF _Toc60923838 \h </w:instrText>
            </w:r>
            <w:r w:rsidR="00ED777D">
              <w:rPr>
                <w:noProof/>
                <w:webHidden/>
              </w:rPr>
            </w:r>
            <w:r w:rsidR="00ED777D">
              <w:rPr>
                <w:noProof/>
                <w:webHidden/>
              </w:rPr>
              <w:fldChar w:fldCharType="separate"/>
            </w:r>
            <w:r w:rsidR="00ED777D">
              <w:rPr>
                <w:noProof/>
                <w:webHidden/>
              </w:rPr>
              <w:t>19</w:t>
            </w:r>
            <w:r w:rsidR="00ED777D">
              <w:rPr>
                <w:noProof/>
                <w:webHidden/>
              </w:rPr>
              <w:fldChar w:fldCharType="end"/>
            </w:r>
          </w:hyperlink>
        </w:p>
        <w:p w14:paraId="14214A13" w14:textId="389DC2D5"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39" w:history="1">
            <w:r w:rsidR="00ED777D" w:rsidRPr="00B90479">
              <w:rPr>
                <w:rStyle w:val="Hyperlink"/>
                <w:noProof/>
              </w:rPr>
              <w:t>Promotion</w:t>
            </w:r>
            <w:r w:rsidR="00ED777D">
              <w:rPr>
                <w:noProof/>
                <w:webHidden/>
              </w:rPr>
              <w:tab/>
            </w:r>
            <w:r w:rsidR="00ED777D">
              <w:rPr>
                <w:noProof/>
                <w:webHidden/>
              </w:rPr>
              <w:fldChar w:fldCharType="begin"/>
            </w:r>
            <w:r w:rsidR="00ED777D">
              <w:rPr>
                <w:noProof/>
                <w:webHidden/>
              </w:rPr>
              <w:instrText xml:space="preserve"> PAGEREF _Toc60923839 \h </w:instrText>
            </w:r>
            <w:r w:rsidR="00ED777D">
              <w:rPr>
                <w:noProof/>
                <w:webHidden/>
              </w:rPr>
            </w:r>
            <w:r w:rsidR="00ED777D">
              <w:rPr>
                <w:noProof/>
                <w:webHidden/>
              </w:rPr>
              <w:fldChar w:fldCharType="separate"/>
            </w:r>
            <w:r w:rsidR="00ED777D">
              <w:rPr>
                <w:noProof/>
                <w:webHidden/>
              </w:rPr>
              <w:t>19</w:t>
            </w:r>
            <w:r w:rsidR="00ED777D">
              <w:rPr>
                <w:noProof/>
                <w:webHidden/>
              </w:rPr>
              <w:fldChar w:fldCharType="end"/>
            </w:r>
          </w:hyperlink>
        </w:p>
        <w:p w14:paraId="5C236589" w14:textId="0E9E0C7C"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40" w:history="1">
            <w:r w:rsidR="00ED777D" w:rsidRPr="00B90479">
              <w:rPr>
                <w:rStyle w:val="Hyperlink"/>
                <w:noProof/>
              </w:rPr>
              <w:t>Fact Sales</w:t>
            </w:r>
            <w:r w:rsidR="00ED777D">
              <w:rPr>
                <w:noProof/>
                <w:webHidden/>
              </w:rPr>
              <w:tab/>
            </w:r>
            <w:r w:rsidR="00ED777D">
              <w:rPr>
                <w:noProof/>
                <w:webHidden/>
              </w:rPr>
              <w:fldChar w:fldCharType="begin"/>
            </w:r>
            <w:r w:rsidR="00ED777D">
              <w:rPr>
                <w:noProof/>
                <w:webHidden/>
              </w:rPr>
              <w:instrText xml:space="preserve"> PAGEREF _Toc60923840 \h </w:instrText>
            </w:r>
            <w:r w:rsidR="00ED777D">
              <w:rPr>
                <w:noProof/>
                <w:webHidden/>
              </w:rPr>
            </w:r>
            <w:r w:rsidR="00ED777D">
              <w:rPr>
                <w:noProof/>
                <w:webHidden/>
              </w:rPr>
              <w:fldChar w:fldCharType="separate"/>
            </w:r>
            <w:r w:rsidR="00ED777D">
              <w:rPr>
                <w:noProof/>
                <w:webHidden/>
              </w:rPr>
              <w:t>20</w:t>
            </w:r>
            <w:r w:rsidR="00ED777D">
              <w:rPr>
                <w:noProof/>
                <w:webHidden/>
              </w:rPr>
              <w:fldChar w:fldCharType="end"/>
            </w:r>
          </w:hyperlink>
        </w:p>
        <w:p w14:paraId="54FB202B" w14:textId="5BFBAF7A"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41" w:history="1">
            <w:r w:rsidR="00ED777D" w:rsidRPr="00B90479">
              <w:rPr>
                <w:rStyle w:val="Hyperlink"/>
                <w:noProof/>
              </w:rPr>
              <w:t>4.2 Data Extraction, Transformation and Load (ETL)</w:t>
            </w:r>
            <w:r w:rsidR="00ED777D">
              <w:rPr>
                <w:noProof/>
                <w:webHidden/>
              </w:rPr>
              <w:tab/>
            </w:r>
            <w:r w:rsidR="00ED777D">
              <w:rPr>
                <w:noProof/>
                <w:webHidden/>
              </w:rPr>
              <w:fldChar w:fldCharType="begin"/>
            </w:r>
            <w:r w:rsidR="00ED777D">
              <w:rPr>
                <w:noProof/>
                <w:webHidden/>
              </w:rPr>
              <w:instrText xml:space="preserve"> PAGEREF _Toc60923841 \h </w:instrText>
            </w:r>
            <w:r w:rsidR="00ED777D">
              <w:rPr>
                <w:noProof/>
                <w:webHidden/>
              </w:rPr>
            </w:r>
            <w:r w:rsidR="00ED777D">
              <w:rPr>
                <w:noProof/>
                <w:webHidden/>
              </w:rPr>
              <w:fldChar w:fldCharType="separate"/>
            </w:r>
            <w:r w:rsidR="00ED777D">
              <w:rPr>
                <w:noProof/>
                <w:webHidden/>
              </w:rPr>
              <w:t>20</w:t>
            </w:r>
            <w:r w:rsidR="00ED777D">
              <w:rPr>
                <w:noProof/>
                <w:webHidden/>
              </w:rPr>
              <w:fldChar w:fldCharType="end"/>
            </w:r>
          </w:hyperlink>
        </w:p>
        <w:p w14:paraId="410E04F0" w14:textId="7AA79083"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42" w:history="1">
            <w:r w:rsidR="00ED777D" w:rsidRPr="00B90479">
              <w:rPr>
                <w:rStyle w:val="Hyperlink"/>
                <w:noProof/>
              </w:rPr>
              <w:t>Dimensions</w:t>
            </w:r>
            <w:r w:rsidR="00ED777D">
              <w:rPr>
                <w:noProof/>
                <w:webHidden/>
              </w:rPr>
              <w:tab/>
            </w:r>
            <w:r w:rsidR="00ED777D">
              <w:rPr>
                <w:noProof/>
                <w:webHidden/>
              </w:rPr>
              <w:fldChar w:fldCharType="begin"/>
            </w:r>
            <w:r w:rsidR="00ED777D">
              <w:rPr>
                <w:noProof/>
                <w:webHidden/>
              </w:rPr>
              <w:instrText xml:space="preserve"> PAGEREF _Toc60923842 \h </w:instrText>
            </w:r>
            <w:r w:rsidR="00ED777D">
              <w:rPr>
                <w:noProof/>
                <w:webHidden/>
              </w:rPr>
            </w:r>
            <w:r w:rsidR="00ED777D">
              <w:rPr>
                <w:noProof/>
                <w:webHidden/>
              </w:rPr>
              <w:fldChar w:fldCharType="separate"/>
            </w:r>
            <w:r w:rsidR="00ED777D">
              <w:rPr>
                <w:noProof/>
                <w:webHidden/>
              </w:rPr>
              <w:t>21</w:t>
            </w:r>
            <w:r w:rsidR="00ED777D">
              <w:rPr>
                <w:noProof/>
                <w:webHidden/>
              </w:rPr>
              <w:fldChar w:fldCharType="end"/>
            </w:r>
          </w:hyperlink>
        </w:p>
        <w:p w14:paraId="51E03391" w14:textId="705E0904" w:rsidR="00ED777D" w:rsidRDefault="008F7A5B">
          <w:pPr>
            <w:pStyle w:val="TOC2"/>
            <w:rPr>
              <w:rFonts w:asciiTheme="minorHAnsi" w:eastAsiaTheme="minorEastAsia" w:hAnsiTheme="minorHAnsi"/>
              <w:noProof/>
              <w:sz w:val="22"/>
              <w:lang w:val="en-GB" w:eastAsia="en-GB"/>
            </w:rPr>
          </w:pPr>
          <w:hyperlink w:anchor="_Toc60923843" w:history="1">
            <w:r w:rsidR="00ED777D" w:rsidRPr="00B90479">
              <w:rPr>
                <w:rStyle w:val="Hyperlink"/>
                <w:noProof/>
              </w:rPr>
              <w:t>5 Querying</w:t>
            </w:r>
            <w:r w:rsidR="00ED777D">
              <w:rPr>
                <w:noProof/>
                <w:webHidden/>
              </w:rPr>
              <w:tab/>
            </w:r>
            <w:r w:rsidR="00ED777D">
              <w:rPr>
                <w:noProof/>
                <w:webHidden/>
              </w:rPr>
              <w:fldChar w:fldCharType="begin"/>
            </w:r>
            <w:r w:rsidR="00ED777D">
              <w:rPr>
                <w:noProof/>
                <w:webHidden/>
              </w:rPr>
              <w:instrText xml:space="preserve"> PAGEREF _Toc60923843 \h </w:instrText>
            </w:r>
            <w:r w:rsidR="00ED777D">
              <w:rPr>
                <w:noProof/>
                <w:webHidden/>
              </w:rPr>
            </w:r>
            <w:r w:rsidR="00ED777D">
              <w:rPr>
                <w:noProof/>
                <w:webHidden/>
              </w:rPr>
              <w:fldChar w:fldCharType="separate"/>
            </w:r>
            <w:r w:rsidR="00ED777D">
              <w:rPr>
                <w:noProof/>
                <w:webHidden/>
              </w:rPr>
              <w:t>22</w:t>
            </w:r>
            <w:r w:rsidR="00ED777D">
              <w:rPr>
                <w:noProof/>
                <w:webHidden/>
              </w:rPr>
              <w:fldChar w:fldCharType="end"/>
            </w:r>
          </w:hyperlink>
        </w:p>
        <w:p w14:paraId="21272D5A" w14:textId="4214F857"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44" w:history="1">
            <w:r w:rsidR="00ED777D" w:rsidRPr="00B90479">
              <w:rPr>
                <w:rStyle w:val="Hyperlink"/>
                <w:noProof/>
              </w:rPr>
              <w:t>5.1 GROUP BY extensions: ROLLUP, CUBE and GROUPING SETS.</w:t>
            </w:r>
            <w:r w:rsidR="00ED777D">
              <w:rPr>
                <w:noProof/>
                <w:webHidden/>
              </w:rPr>
              <w:tab/>
            </w:r>
            <w:r w:rsidR="00ED777D">
              <w:rPr>
                <w:noProof/>
                <w:webHidden/>
              </w:rPr>
              <w:fldChar w:fldCharType="begin"/>
            </w:r>
            <w:r w:rsidR="00ED777D">
              <w:rPr>
                <w:noProof/>
                <w:webHidden/>
              </w:rPr>
              <w:instrText xml:space="preserve"> PAGEREF _Toc60923844 \h </w:instrText>
            </w:r>
            <w:r w:rsidR="00ED777D">
              <w:rPr>
                <w:noProof/>
                <w:webHidden/>
              </w:rPr>
            </w:r>
            <w:r w:rsidR="00ED777D">
              <w:rPr>
                <w:noProof/>
                <w:webHidden/>
              </w:rPr>
              <w:fldChar w:fldCharType="separate"/>
            </w:r>
            <w:r w:rsidR="00ED777D">
              <w:rPr>
                <w:noProof/>
                <w:webHidden/>
              </w:rPr>
              <w:t>23</w:t>
            </w:r>
            <w:r w:rsidR="00ED777D">
              <w:rPr>
                <w:noProof/>
                <w:webHidden/>
              </w:rPr>
              <w:fldChar w:fldCharType="end"/>
            </w:r>
          </w:hyperlink>
        </w:p>
        <w:p w14:paraId="770389D8" w14:textId="645CA1E1"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45" w:history="1">
            <w:r w:rsidR="00ED777D" w:rsidRPr="00B90479">
              <w:rPr>
                <w:rStyle w:val="Hyperlink"/>
                <w:noProof/>
              </w:rPr>
              <w:t>5.2 Ranking query using NTILE, RANK or DENSE RANK functions</w:t>
            </w:r>
            <w:r w:rsidR="00ED777D">
              <w:rPr>
                <w:noProof/>
                <w:webHidden/>
              </w:rPr>
              <w:tab/>
            </w:r>
            <w:r w:rsidR="00ED777D">
              <w:rPr>
                <w:noProof/>
                <w:webHidden/>
              </w:rPr>
              <w:fldChar w:fldCharType="begin"/>
            </w:r>
            <w:r w:rsidR="00ED777D">
              <w:rPr>
                <w:noProof/>
                <w:webHidden/>
              </w:rPr>
              <w:instrText xml:space="preserve"> PAGEREF _Toc60923845 \h </w:instrText>
            </w:r>
            <w:r w:rsidR="00ED777D">
              <w:rPr>
                <w:noProof/>
                <w:webHidden/>
              </w:rPr>
            </w:r>
            <w:r w:rsidR="00ED777D">
              <w:rPr>
                <w:noProof/>
                <w:webHidden/>
              </w:rPr>
              <w:fldChar w:fldCharType="separate"/>
            </w:r>
            <w:r w:rsidR="00ED777D">
              <w:rPr>
                <w:noProof/>
                <w:webHidden/>
              </w:rPr>
              <w:t>27</w:t>
            </w:r>
            <w:r w:rsidR="00ED777D">
              <w:rPr>
                <w:noProof/>
                <w:webHidden/>
              </w:rPr>
              <w:fldChar w:fldCharType="end"/>
            </w:r>
          </w:hyperlink>
        </w:p>
        <w:p w14:paraId="5DCC0D7E" w14:textId="213875BC"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46" w:history="1">
            <w:r w:rsidR="00ED777D" w:rsidRPr="00B90479">
              <w:rPr>
                <w:rStyle w:val="Hyperlink"/>
                <w:noProof/>
              </w:rPr>
              <w:t>5.3 Windowing query using the windowing clause</w:t>
            </w:r>
            <w:r w:rsidR="00ED777D">
              <w:rPr>
                <w:noProof/>
                <w:webHidden/>
              </w:rPr>
              <w:tab/>
            </w:r>
            <w:r w:rsidR="00ED777D">
              <w:rPr>
                <w:noProof/>
                <w:webHidden/>
              </w:rPr>
              <w:fldChar w:fldCharType="begin"/>
            </w:r>
            <w:r w:rsidR="00ED777D">
              <w:rPr>
                <w:noProof/>
                <w:webHidden/>
              </w:rPr>
              <w:instrText xml:space="preserve"> PAGEREF _Toc60923846 \h </w:instrText>
            </w:r>
            <w:r w:rsidR="00ED777D">
              <w:rPr>
                <w:noProof/>
                <w:webHidden/>
              </w:rPr>
            </w:r>
            <w:r w:rsidR="00ED777D">
              <w:rPr>
                <w:noProof/>
                <w:webHidden/>
              </w:rPr>
              <w:fldChar w:fldCharType="separate"/>
            </w:r>
            <w:r w:rsidR="00ED777D">
              <w:rPr>
                <w:noProof/>
                <w:webHidden/>
              </w:rPr>
              <w:t>32</w:t>
            </w:r>
            <w:r w:rsidR="00ED777D">
              <w:rPr>
                <w:noProof/>
                <w:webHidden/>
              </w:rPr>
              <w:fldChar w:fldCharType="end"/>
            </w:r>
          </w:hyperlink>
        </w:p>
        <w:p w14:paraId="782E7582" w14:textId="3E6BAA91"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47" w:history="1">
            <w:r w:rsidR="00ED777D" w:rsidRPr="00B90479">
              <w:rPr>
                <w:rStyle w:val="Hyperlink"/>
                <w:noProof/>
              </w:rPr>
              <w:t>5.4 Period-to-period comparison query</w:t>
            </w:r>
            <w:r w:rsidR="00ED777D">
              <w:rPr>
                <w:noProof/>
                <w:webHidden/>
              </w:rPr>
              <w:tab/>
            </w:r>
            <w:r w:rsidR="00ED777D">
              <w:rPr>
                <w:noProof/>
                <w:webHidden/>
              </w:rPr>
              <w:fldChar w:fldCharType="begin"/>
            </w:r>
            <w:r w:rsidR="00ED777D">
              <w:rPr>
                <w:noProof/>
                <w:webHidden/>
              </w:rPr>
              <w:instrText xml:space="preserve"> PAGEREF _Toc60923847 \h </w:instrText>
            </w:r>
            <w:r w:rsidR="00ED777D">
              <w:rPr>
                <w:noProof/>
                <w:webHidden/>
              </w:rPr>
            </w:r>
            <w:r w:rsidR="00ED777D">
              <w:rPr>
                <w:noProof/>
                <w:webHidden/>
              </w:rPr>
              <w:fldChar w:fldCharType="separate"/>
            </w:r>
            <w:r w:rsidR="00ED777D">
              <w:rPr>
                <w:noProof/>
                <w:webHidden/>
              </w:rPr>
              <w:t>34</w:t>
            </w:r>
            <w:r w:rsidR="00ED777D">
              <w:rPr>
                <w:noProof/>
                <w:webHidden/>
              </w:rPr>
              <w:fldChar w:fldCharType="end"/>
            </w:r>
          </w:hyperlink>
        </w:p>
        <w:p w14:paraId="295EFB28" w14:textId="276DAA03" w:rsidR="00ED777D" w:rsidRDefault="008F7A5B">
          <w:pPr>
            <w:pStyle w:val="TOC2"/>
            <w:rPr>
              <w:rFonts w:asciiTheme="minorHAnsi" w:eastAsiaTheme="minorEastAsia" w:hAnsiTheme="minorHAnsi"/>
              <w:noProof/>
              <w:sz w:val="22"/>
              <w:lang w:val="en-GB" w:eastAsia="en-GB"/>
            </w:rPr>
          </w:pPr>
          <w:hyperlink w:anchor="_Toc60923848" w:history="1">
            <w:r w:rsidR="00ED777D" w:rsidRPr="00B90479">
              <w:rPr>
                <w:rStyle w:val="Hyperlink"/>
                <w:noProof/>
              </w:rPr>
              <w:t>6 Data analisys tool</w:t>
            </w:r>
            <w:r w:rsidR="00ED777D">
              <w:rPr>
                <w:noProof/>
                <w:webHidden/>
              </w:rPr>
              <w:tab/>
            </w:r>
            <w:r w:rsidR="00ED777D">
              <w:rPr>
                <w:noProof/>
                <w:webHidden/>
              </w:rPr>
              <w:fldChar w:fldCharType="begin"/>
            </w:r>
            <w:r w:rsidR="00ED777D">
              <w:rPr>
                <w:noProof/>
                <w:webHidden/>
              </w:rPr>
              <w:instrText xml:space="preserve"> PAGEREF _Toc60923848 \h </w:instrText>
            </w:r>
            <w:r w:rsidR="00ED777D">
              <w:rPr>
                <w:noProof/>
                <w:webHidden/>
              </w:rPr>
            </w:r>
            <w:r w:rsidR="00ED777D">
              <w:rPr>
                <w:noProof/>
                <w:webHidden/>
              </w:rPr>
              <w:fldChar w:fldCharType="separate"/>
            </w:r>
            <w:r w:rsidR="00ED777D">
              <w:rPr>
                <w:noProof/>
                <w:webHidden/>
              </w:rPr>
              <w:t>36</w:t>
            </w:r>
            <w:r w:rsidR="00ED777D">
              <w:rPr>
                <w:noProof/>
                <w:webHidden/>
              </w:rPr>
              <w:fldChar w:fldCharType="end"/>
            </w:r>
          </w:hyperlink>
        </w:p>
        <w:p w14:paraId="3BD5FBFB" w14:textId="36275532" w:rsidR="00ED777D" w:rsidRDefault="008F7A5B">
          <w:pPr>
            <w:pStyle w:val="TOC3"/>
            <w:tabs>
              <w:tab w:val="right" w:leader="dot" w:pos="10430"/>
            </w:tabs>
            <w:rPr>
              <w:rFonts w:asciiTheme="minorHAnsi" w:eastAsiaTheme="minorEastAsia" w:hAnsiTheme="minorHAnsi"/>
              <w:noProof/>
              <w:sz w:val="22"/>
              <w:lang w:val="en-GB" w:eastAsia="en-GB"/>
            </w:rPr>
          </w:pPr>
          <w:hyperlink w:anchor="_Toc60923849" w:history="1">
            <w:r w:rsidR="00ED777D" w:rsidRPr="00B90479">
              <w:rPr>
                <w:rStyle w:val="Hyperlink"/>
                <w:noProof/>
              </w:rPr>
              <w:t>6.1 Data analysis tool selection and set up</w:t>
            </w:r>
            <w:r w:rsidR="00ED777D">
              <w:rPr>
                <w:noProof/>
                <w:webHidden/>
              </w:rPr>
              <w:tab/>
            </w:r>
            <w:r w:rsidR="00ED777D">
              <w:rPr>
                <w:noProof/>
                <w:webHidden/>
              </w:rPr>
              <w:fldChar w:fldCharType="begin"/>
            </w:r>
            <w:r w:rsidR="00ED777D">
              <w:rPr>
                <w:noProof/>
                <w:webHidden/>
              </w:rPr>
              <w:instrText xml:space="preserve"> PAGEREF _Toc60923849 \h </w:instrText>
            </w:r>
            <w:r w:rsidR="00ED777D">
              <w:rPr>
                <w:noProof/>
                <w:webHidden/>
              </w:rPr>
            </w:r>
            <w:r w:rsidR="00ED777D">
              <w:rPr>
                <w:noProof/>
                <w:webHidden/>
              </w:rPr>
              <w:fldChar w:fldCharType="separate"/>
            </w:r>
            <w:r w:rsidR="00ED777D">
              <w:rPr>
                <w:noProof/>
                <w:webHidden/>
              </w:rPr>
              <w:t>36</w:t>
            </w:r>
            <w:r w:rsidR="00ED777D">
              <w:rPr>
                <w:noProof/>
                <w:webHidden/>
              </w:rPr>
              <w:fldChar w:fldCharType="end"/>
            </w:r>
          </w:hyperlink>
        </w:p>
        <w:p w14:paraId="1B30ACD8" w14:textId="078716EB"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50" w:history="1">
            <w:r w:rsidR="00ED777D" w:rsidRPr="00B90479">
              <w:rPr>
                <w:rStyle w:val="Hyperlink"/>
                <w:noProof/>
              </w:rPr>
              <w:t>Adding data sources</w:t>
            </w:r>
            <w:r w:rsidR="00ED777D">
              <w:rPr>
                <w:noProof/>
                <w:webHidden/>
              </w:rPr>
              <w:tab/>
            </w:r>
            <w:r w:rsidR="00ED777D">
              <w:rPr>
                <w:noProof/>
                <w:webHidden/>
              </w:rPr>
              <w:fldChar w:fldCharType="begin"/>
            </w:r>
            <w:r w:rsidR="00ED777D">
              <w:rPr>
                <w:noProof/>
                <w:webHidden/>
              </w:rPr>
              <w:instrText xml:space="preserve"> PAGEREF _Toc60923850 \h </w:instrText>
            </w:r>
            <w:r w:rsidR="00ED777D">
              <w:rPr>
                <w:noProof/>
                <w:webHidden/>
              </w:rPr>
            </w:r>
            <w:r w:rsidR="00ED777D">
              <w:rPr>
                <w:noProof/>
                <w:webHidden/>
              </w:rPr>
              <w:fldChar w:fldCharType="separate"/>
            </w:r>
            <w:r w:rsidR="00ED777D">
              <w:rPr>
                <w:noProof/>
                <w:webHidden/>
              </w:rPr>
              <w:t>36</w:t>
            </w:r>
            <w:r w:rsidR="00ED777D">
              <w:rPr>
                <w:noProof/>
                <w:webHidden/>
              </w:rPr>
              <w:fldChar w:fldCharType="end"/>
            </w:r>
          </w:hyperlink>
        </w:p>
        <w:p w14:paraId="35639A15" w14:textId="2870387C" w:rsidR="00ED777D" w:rsidRDefault="008F7A5B">
          <w:pPr>
            <w:pStyle w:val="TOC4"/>
            <w:tabs>
              <w:tab w:val="right" w:leader="dot" w:pos="10430"/>
            </w:tabs>
            <w:rPr>
              <w:rFonts w:asciiTheme="minorHAnsi" w:eastAsiaTheme="minorEastAsia" w:hAnsiTheme="minorHAnsi"/>
              <w:noProof/>
              <w:sz w:val="22"/>
              <w:lang w:val="en-GB" w:eastAsia="en-GB"/>
            </w:rPr>
          </w:pPr>
          <w:hyperlink w:anchor="_Toc60923851" w:history="1">
            <w:r w:rsidR="00ED777D" w:rsidRPr="00B90479">
              <w:rPr>
                <w:rStyle w:val="Hyperlink"/>
                <w:noProof/>
              </w:rPr>
              <w:t>Dashboard creation</w:t>
            </w:r>
            <w:r w:rsidR="00ED777D">
              <w:rPr>
                <w:noProof/>
                <w:webHidden/>
              </w:rPr>
              <w:tab/>
            </w:r>
            <w:r w:rsidR="00ED777D">
              <w:rPr>
                <w:noProof/>
                <w:webHidden/>
              </w:rPr>
              <w:fldChar w:fldCharType="begin"/>
            </w:r>
            <w:r w:rsidR="00ED777D">
              <w:rPr>
                <w:noProof/>
                <w:webHidden/>
              </w:rPr>
              <w:instrText xml:space="preserve"> PAGEREF _Toc60923851 \h </w:instrText>
            </w:r>
            <w:r w:rsidR="00ED777D">
              <w:rPr>
                <w:noProof/>
                <w:webHidden/>
              </w:rPr>
            </w:r>
            <w:r w:rsidR="00ED777D">
              <w:rPr>
                <w:noProof/>
                <w:webHidden/>
              </w:rPr>
              <w:fldChar w:fldCharType="separate"/>
            </w:r>
            <w:r w:rsidR="00ED777D">
              <w:rPr>
                <w:noProof/>
                <w:webHidden/>
              </w:rPr>
              <w:t>38</w:t>
            </w:r>
            <w:r w:rsidR="00ED777D">
              <w:rPr>
                <w:noProof/>
                <w:webHidden/>
              </w:rPr>
              <w:fldChar w:fldCharType="end"/>
            </w:r>
          </w:hyperlink>
        </w:p>
        <w:p w14:paraId="491AF9A3" w14:textId="25375837" w:rsidR="00ED777D" w:rsidRDefault="008F7A5B">
          <w:pPr>
            <w:pStyle w:val="TOC2"/>
            <w:rPr>
              <w:rFonts w:asciiTheme="minorHAnsi" w:eastAsiaTheme="minorEastAsia" w:hAnsiTheme="minorHAnsi"/>
              <w:noProof/>
              <w:sz w:val="22"/>
              <w:lang w:val="en-GB" w:eastAsia="en-GB"/>
            </w:rPr>
          </w:pPr>
          <w:hyperlink w:anchor="_Toc60923852" w:history="1">
            <w:r w:rsidR="00ED777D" w:rsidRPr="00B90479">
              <w:rPr>
                <w:rStyle w:val="Hyperlink"/>
                <w:noProof/>
              </w:rPr>
              <w:t>7 Advanced Data Management</w:t>
            </w:r>
            <w:r w:rsidR="00ED777D">
              <w:rPr>
                <w:noProof/>
                <w:webHidden/>
              </w:rPr>
              <w:tab/>
            </w:r>
            <w:r w:rsidR="00ED777D">
              <w:rPr>
                <w:noProof/>
                <w:webHidden/>
              </w:rPr>
              <w:fldChar w:fldCharType="begin"/>
            </w:r>
            <w:r w:rsidR="00ED777D">
              <w:rPr>
                <w:noProof/>
                <w:webHidden/>
              </w:rPr>
              <w:instrText xml:space="preserve"> PAGEREF _Toc60923852 \h </w:instrText>
            </w:r>
            <w:r w:rsidR="00ED777D">
              <w:rPr>
                <w:noProof/>
                <w:webHidden/>
              </w:rPr>
            </w:r>
            <w:r w:rsidR="00ED777D">
              <w:rPr>
                <w:noProof/>
                <w:webHidden/>
              </w:rPr>
              <w:fldChar w:fldCharType="separate"/>
            </w:r>
            <w:r w:rsidR="00ED777D">
              <w:rPr>
                <w:noProof/>
                <w:webHidden/>
              </w:rPr>
              <w:t>40</w:t>
            </w:r>
            <w:r w:rsidR="00ED777D">
              <w:rPr>
                <w:noProof/>
                <w:webHidden/>
              </w:rPr>
              <w:fldChar w:fldCharType="end"/>
            </w:r>
          </w:hyperlink>
        </w:p>
        <w:p w14:paraId="2AE7AC2C" w14:textId="1FE5D9D0" w:rsidR="00ED777D" w:rsidRDefault="008F7A5B">
          <w:pPr>
            <w:pStyle w:val="TOC1"/>
            <w:tabs>
              <w:tab w:val="right" w:leader="dot" w:pos="10430"/>
            </w:tabs>
            <w:rPr>
              <w:rFonts w:asciiTheme="minorHAnsi" w:eastAsiaTheme="minorEastAsia" w:hAnsiTheme="minorHAnsi"/>
              <w:noProof/>
              <w:color w:val="auto"/>
              <w:sz w:val="22"/>
              <w:lang w:val="en-GB" w:eastAsia="en-GB"/>
            </w:rPr>
          </w:pPr>
          <w:hyperlink w:anchor="_Toc60923853" w:history="1">
            <w:r w:rsidR="00ED777D" w:rsidRPr="00B90479">
              <w:rPr>
                <w:rStyle w:val="Hyperlink"/>
                <w:noProof/>
              </w:rPr>
              <w:t>References</w:t>
            </w:r>
            <w:r w:rsidR="00ED777D">
              <w:rPr>
                <w:noProof/>
                <w:webHidden/>
              </w:rPr>
              <w:tab/>
            </w:r>
            <w:r w:rsidR="00ED777D">
              <w:rPr>
                <w:noProof/>
                <w:webHidden/>
              </w:rPr>
              <w:fldChar w:fldCharType="begin"/>
            </w:r>
            <w:r w:rsidR="00ED777D">
              <w:rPr>
                <w:noProof/>
                <w:webHidden/>
              </w:rPr>
              <w:instrText xml:space="preserve"> PAGEREF _Toc60923853 \h </w:instrText>
            </w:r>
            <w:r w:rsidR="00ED777D">
              <w:rPr>
                <w:noProof/>
                <w:webHidden/>
              </w:rPr>
            </w:r>
            <w:r w:rsidR="00ED777D">
              <w:rPr>
                <w:noProof/>
                <w:webHidden/>
              </w:rPr>
              <w:fldChar w:fldCharType="separate"/>
            </w:r>
            <w:r w:rsidR="00ED777D">
              <w:rPr>
                <w:noProof/>
                <w:webHidden/>
              </w:rPr>
              <w:t>40</w:t>
            </w:r>
            <w:r w:rsidR="00ED777D">
              <w:rPr>
                <w:noProof/>
                <w:webHidden/>
              </w:rPr>
              <w:fldChar w:fldCharType="end"/>
            </w:r>
          </w:hyperlink>
        </w:p>
        <w:p w14:paraId="51494E64" w14:textId="14C4D22E" w:rsidR="00056BF9" w:rsidRPr="003B4F59" w:rsidRDefault="00BB41C4" w:rsidP="00E453D0">
          <w:pPr>
            <w:ind w:left="900" w:right="540"/>
            <w:rPr>
              <w:sz w:val="20"/>
              <w:szCs w:val="24"/>
            </w:rPr>
          </w:pPr>
          <w:r>
            <w:rPr>
              <w:color w:val="404040" w:themeColor="text1" w:themeTint="BF"/>
              <w:szCs w:val="24"/>
            </w:rPr>
            <w:fldChar w:fldCharType="end"/>
          </w:r>
        </w:p>
      </w:sdtContent>
    </w:sdt>
    <w:p w14:paraId="04513696" w14:textId="77777777" w:rsidR="009925A0" w:rsidRPr="003B4F59" w:rsidRDefault="009925A0" w:rsidP="00F17C4B">
      <w:pPr>
        <w:ind w:right="540"/>
        <w:rPr>
          <w:sz w:val="20"/>
          <w:szCs w:val="24"/>
        </w:rPr>
        <w:sectPr w:rsidR="009925A0" w:rsidRPr="003B4F59" w:rsidSect="00504138">
          <w:headerReference w:type="default" r:id="rId18"/>
          <w:footerReference w:type="default" r:id="rId19"/>
          <w:headerReference w:type="first" r:id="rId20"/>
          <w:footerReference w:type="first" r:id="rId21"/>
          <w:type w:val="continuous"/>
          <w:pgSz w:w="12240" w:h="15840" w:code="1"/>
          <w:pgMar w:top="648" w:right="792" w:bottom="648" w:left="792" w:header="648" w:footer="648" w:gutter="216"/>
          <w:pgNumType w:fmt="lowerRoman"/>
          <w:cols w:space="720"/>
          <w:titlePg/>
          <w:docGrid w:linePitch="360"/>
        </w:sectPr>
      </w:pPr>
    </w:p>
    <w:p w14:paraId="3B55550D" w14:textId="77777777" w:rsidR="00EF2DC6" w:rsidRPr="003B4F59" w:rsidRDefault="00EF2DC6" w:rsidP="00F17C4B">
      <w:pPr>
        <w:ind w:right="540"/>
        <w:rPr>
          <w:sz w:val="20"/>
          <w:szCs w:val="24"/>
        </w:rPr>
      </w:pPr>
    </w:p>
    <w:p w14:paraId="53AC9595" w14:textId="77777777" w:rsidR="00EF2DC6" w:rsidRPr="003B4F59" w:rsidRDefault="00EF2DC6" w:rsidP="00E453D0">
      <w:pPr>
        <w:ind w:left="900" w:right="540"/>
        <w:rPr>
          <w:sz w:val="20"/>
          <w:szCs w:val="24"/>
        </w:rPr>
      </w:pPr>
    </w:p>
    <w:p w14:paraId="1EF3685F" w14:textId="77777777" w:rsidR="00956CF6" w:rsidRPr="003B4F59" w:rsidRDefault="00956CF6" w:rsidP="00E453D0">
      <w:pPr>
        <w:ind w:left="900" w:right="540"/>
        <w:rPr>
          <w:sz w:val="20"/>
          <w:szCs w:val="24"/>
        </w:rPr>
      </w:pPr>
      <w:r w:rsidRPr="003B4F59">
        <w:rPr>
          <w:sz w:val="20"/>
          <w:szCs w:val="24"/>
        </w:rPr>
        <w:br w:type="page"/>
      </w:r>
    </w:p>
    <w:p w14:paraId="7AF7C5EC" w14:textId="77777777" w:rsidR="009925A0" w:rsidRPr="003B4F59" w:rsidRDefault="009925A0" w:rsidP="00E453D0">
      <w:pPr>
        <w:ind w:left="900" w:right="540"/>
        <w:rPr>
          <w:sz w:val="20"/>
          <w:szCs w:val="24"/>
        </w:rPr>
        <w:sectPr w:rsidR="009925A0" w:rsidRPr="003B4F59" w:rsidSect="00504138">
          <w:headerReference w:type="default" r:id="rId22"/>
          <w:footerReference w:type="default" r:id="rId23"/>
          <w:headerReference w:type="first" r:id="rId24"/>
          <w:footerReference w:type="first" r:id="rId25"/>
          <w:type w:val="continuous"/>
          <w:pgSz w:w="12240" w:h="15840" w:code="1"/>
          <w:pgMar w:top="648" w:right="792" w:bottom="648" w:left="792" w:header="648" w:footer="648" w:gutter="216"/>
          <w:pgNumType w:fmt="lowerRoman"/>
          <w:cols w:space="720"/>
          <w:titlePg/>
          <w:docGrid w:linePitch="360"/>
        </w:sectPr>
      </w:pPr>
    </w:p>
    <w:p w14:paraId="0E70DE88" w14:textId="77777777" w:rsidR="004E7EDE" w:rsidRPr="003B4F59" w:rsidRDefault="004E7EDE" w:rsidP="00E453D0">
      <w:pPr>
        <w:ind w:left="900" w:right="540"/>
        <w:rPr>
          <w:sz w:val="20"/>
          <w:szCs w:val="24"/>
        </w:rPr>
      </w:pPr>
    </w:p>
    <w:p w14:paraId="1B15BB2F" w14:textId="77777777" w:rsidR="004E7EDE" w:rsidRPr="003B4F59" w:rsidRDefault="004E7EDE" w:rsidP="00E453D0">
      <w:pPr>
        <w:ind w:left="900" w:right="540"/>
        <w:rPr>
          <w:sz w:val="20"/>
          <w:szCs w:val="24"/>
        </w:rPr>
      </w:pPr>
    </w:p>
    <w:p w14:paraId="2BBAC142" w14:textId="77777777" w:rsidR="00CD5685" w:rsidRPr="003B4F59" w:rsidRDefault="00CD5685" w:rsidP="00E453D0">
      <w:pPr>
        <w:ind w:left="900" w:right="540"/>
        <w:rPr>
          <w:sz w:val="20"/>
          <w:szCs w:val="24"/>
        </w:rPr>
      </w:pPr>
    </w:p>
    <w:p w14:paraId="3694C9E2" w14:textId="77777777" w:rsidR="00CD5685" w:rsidRPr="003B4F59" w:rsidRDefault="00CD5685" w:rsidP="00E453D0">
      <w:pPr>
        <w:ind w:left="900" w:right="540"/>
        <w:rPr>
          <w:sz w:val="20"/>
          <w:szCs w:val="24"/>
        </w:rPr>
      </w:pPr>
    </w:p>
    <w:p w14:paraId="0511B2D4" w14:textId="77777777" w:rsidR="00CD5685" w:rsidRPr="003B4F59" w:rsidRDefault="00CD5685" w:rsidP="00E453D0">
      <w:pPr>
        <w:ind w:left="900" w:right="540"/>
        <w:rPr>
          <w:sz w:val="20"/>
          <w:szCs w:val="24"/>
        </w:rPr>
      </w:pPr>
    </w:p>
    <w:p w14:paraId="13062CAF" w14:textId="77777777" w:rsidR="00CD5685" w:rsidRPr="003B4F59" w:rsidRDefault="00CD5685" w:rsidP="00E453D0">
      <w:pPr>
        <w:ind w:left="900" w:right="540"/>
        <w:rPr>
          <w:sz w:val="20"/>
          <w:szCs w:val="24"/>
        </w:rPr>
      </w:pPr>
    </w:p>
    <w:p w14:paraId="6EECFBDB" w14:textId="77777777" w:rsidR="00CD5685" w:rsidRPr="003B4F59" w:rsidRDefault="00CD5685" w:rsidP="00E453D0">
      <w:pPr>
        <w:ind w:left="900" w:right="540"/>
        <w:rPr>
          <w:sz w:val="20"/>
          <w:szCs w:val="24"/>
        </w:rPr>
      </w:pPr>
    </w:p>
    <w:p w14:paraId="1486E8F0" w14:textId="77777777" w:rsidR="00CD5685" w:rsidRPr="003B4F59" w:rsidRDefault="00CD5685" w:rsidP="00E453D0">
      <w:pPr>
        <w:ind w:left="900" w:right="540"/>
        <w:rPr>
          <w:sz w:val="20"/>
          <w:szCs w:val="24"/>
        </w:rPr>
      </w:pPr>
    </w:p>
    <w:p w14:paraId="16A2F3B7" w14:textId="16E5ECCC" w:rsidR="00C12CB7" w:rsidRPr="003B4F59" w:rsidRDefault="007148FD" w:rsidP="00E453D0">
      <w:pPr>
        <w:pStyle w:val="Heading1"/>
        <w:spacing w:after="160"/>
        <w:ind w:left="900" w:right="540"/>
        <w:rPr>
          <w:spacing w:val="12"/>
          <w:sz w:val="28"/>
          <w:szCs w:val="32"/>
        </w:rPr>
      </w:pPr>
      <w:bookmarkStart w:id="0" w:name="_Toc60923814"/>
      <w:r>
        <w:rPr>
          <w:spacing w:val="12"/>
          <w:sz w:val="28"/>
          <w:szCs w:val="32"/>
        </w:rPr>
        <w:t>ADMT PROJECT</w:t>
      </w:r>
      <w:r w:rsidR="00AD49F0" w:rsidRPr="003B4F59">
        <w:rPr>
          <w:spacing w:val="12"/>
          <w:sz w:val="28"/>
          <w:szCs w:val="32"/>
        </w:rPr>
        <w:t xml:space="preserve"> 20</w:t>
      </w:r>
      <w:r>
        <w:rPr>
          <w:spacing w:val="12"/>
          <w:sz w:val="28"/>
          <w:szCs w:val="32"/>
        </w:rPr>
        <w:t>20</w:t>
      </w:r>
      <w:bookmarkEnd w:id="0"/>
    </w:p>
    <w:p w14:paraId="046C73A0" w14:textId="1F93E88A" w:rsidR="00311E32" w:rsidRPr="003B4F59" w:rsidRDefault="007148FD" w:rsidP="00E453D0">
      <w:pPr>
        <w:ind w:left="900" w:right="540"/>
        <w:jc w:val="center"/>
        <w:rPr>
          <w:i/>
          <w:iCs/>
        </w:rPr>
      </w:pPr>
      <w:r>
        <w:rPr>
          <w:i/>
          <w:iCs/>
        </w:rPr>
        <w:t xml:space="preserve">The following pages contain the business case analysis of the implementation of a data warehouse for the company </w:t>
      </w:r>
      <w:proofErr w:type="spellStart"/>
      <w:r>
        <w:rPr>
          <w:i/>
          <w:iCs/>
        </w:rPr>
        <w:t>Cambly</w:t>
      </w:r>
      <w:proofErr w:type="spellEnd"/>
      <w:r>
        <w:rPr>
          <w:i/>
          <w:iCs/>
        </w:rPr>
        <w:t xml:space="preserve"> Inc.</w:t>
      </w:r>
    </w:p>
    <w:p w14:paraId="3D3B2BC2" w14:textId="67A80937" w:rsidR="008C4BE4" w:rsidRPr="003B4F59" w:rsidRDefault="0027476E" w:rsidP="009108EA">
      <w:pPr>
        <w:ind w:right="540"/>
        <w:rPr>
          <w:sz w:val="20"/>
          <w:szCs w:val="24"/>
        </w:rPr>
      </w:pPr>
      <w:r w:rsidRPr="003B4F59">
        <w:rPr>
          <w:sz w:val="20"/>
          <w:szCs w:val="24"/>
        </w:rPr>
        <w:br w:type="page"/>
      </w:r>
    </w:p>
    <w:p w14:paraId="0B8F1D15" w14:textId="041AA09A" w:rsidR="00932D66" w:rsidRPr="00E453D0" w:rsidRDefault="00945C44" w:rsidP="00E453D0">
      <w:pPr>
        <w:pStyle w:val="ChapterNumber"/>
        <w:ind w:left="900" w:right="540"/>
        <w:rPr>
          <w:sz w:val="20"/>
          <w:szCs w:val="24"/>
        </w:rPr>
      </w:pPr>
      <w:bookmarkStart w:id="1" w:name="_Toc60923815"/>
      <w:r w:rsidRPr="003B4F59">
        <w:rPr>
          <w:sz w:val="20"/>
          <w:szCs w:val="24"/>
        </w:rPr>
        <w:lastRenderedPageBreak/>
        <w:t>1</w:t>
      </w:r>
      <w:r w:rsidR="00E453D0">
        <w:rPr>
          <w:sz w:val="20"/>
          <w:szCs w:val="24"/>
        </w:rPr>
        <w:t xml:space="preserve"> </w:t>
      </w:r>
      <w:r w:rsidR="00E453D0" w:rsidRPr="00E453D0">
        <w:rPr>
          <w:sz w:val="28"/>
          <w:szCs w:val="28"/>
        </w:rPr>
        <w:t>Domain Analysis and Description</w:t>
      </w:r>
      <w:bookmarkEnd w:id="1"/>
      <w:r w:rsidR="00E453D0" w:rsidRPr="00E453D0">
        <w:rPr>
          <w:sz w:val="28"/>
          <w:szCs w:val="28"/>
        </w:rPr>
        <w:t xml:space="preserve"> </w:t>
      </w:r>
    </w:p>
    <w:p w14:paraId="0C5B5D03" w14:textId="1620310D" w:rsidR="00F5219B" w:rsidRPr="003B4F59" w:rsidRDefault="00F5219B" w:rsidP="00E453D0">
      <w:pPr>
        <w:spacing w:after="360"/>
        <w:ind w:left="900" w:right="540"/>
        <w:jc w:val="center"/>
        <w:rPr>
          <w:sz w:val="20"/>
          <w:szCs w:val="24"/>
        </w:rPr>
      </w:pPr>
      <w:r w:rsidRPr="003B4F59">
        <w:rPr>
          <w:noProof/>
          <w:sz w:val="20"/>
          <w:szCs w:val="24"/>
        </w:rPr>
        <w:drawing>
          <wp:inline distT="0" distB="0" distL="0" distR="0" wp14:anchorId="0351CB87" wp14:editId="4D396BD0">
            <wp:extent cx="131374" cy="137160"/>
            <wp:effectExtent l="0" t="317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emf"/>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131374" cy="137160"/>
                    </a:xfrm>
                    <a:prstGeom prst="rect">
                      <a:avLst/>
                    </a:prstGeom>
                  </pic:spPr>
                </pic:pic>
              </a:graphicData>
            </a:graphic>
          </wp:inline>
        </w:drawing>
      </w:r>
    </w:p>
    <w:p w14:paraId="617D93C1" w14:textId="6DE1B8A6" w:rsidR="00A23CBE" w:rsidRPr="00C24156" w:rsidRDefault="00B92DB5" w:rsidP="00C24156">
      <w:pPr>
        <w:pStyle w:val="Heading3"/>
        <w:ind w:left="900" w:right="540"/>
        <w:rPr>
          <w:color w:val="0070C0"/>
          <w:sz w:val="28"/>
          <w:szCs w:val="24"/>
        </w:rPr>
      </w:pPr>
      <w:bookmarkStart w:id="2" w:name="_Toc60923816"/>
      <w:r w:rsidRPr="008C0E2A">
        <w:rPr>
          <w:color w:val="0070C0"/>
          <w:sz w:val="28"/>
          <w:szCs w:val="24"/>
        </w:rPr>
        <w:t xml:space="preserve">1.1 </w:t>
      </w:r>
      <w:r w:rsidR="00C24156" w:rsidRPr="00C24156">
        <w:rPr>
          <w:color w:val="0070C0"/>
          <w:sz w:val="28"/>
          <w:szCs w:val="24"/>
        </w:rPr>
        <w:t>Overview of the Company</w:t>
      </w:r>
      <w:r w:rsidR="00A037C7">
        <w:rPr>
          <w:color w:val="0070C0"/>
          <w:sz w:val="28"/>
          <w:szCs w:val="24"/>
        </w:rPr>
        <w:t xml:space="preserve"> and the app</w:t>
      </w:r>
      <w:bookmarkEnd w:id="2"/>
    </w:p>
    <w:p w14:paraId="1846EE59" w14:textId="78E4181A" w:rsidR="00F56E1A" w:rsidRPr="00F56E1A" w:rsidRDefault="00F56E1A" w:rsidP="00A441F3">
      <w:pPr>
        <w:ind w:left="900" w:right="540"/>
        <w:jc w:val="both"/>
        <w:rPr>
          <w:sz w:val="20"/>
          <w:szCs w:val="24"/>
        </w:rPr>
      </w:pPr>
      <w:r w:rsidRPr="003B4F59">
        <w:rPr>
          <w:noProof/>
          <w:sz w:val="20"/>
          <w:szCs w:val="24"/>
        </w:rPr>
        <mc:AlternateContent>
          <mc:Choice Requires="wps">
            <w:drawing>
              <wp:anchor distT="0" distB="0" distL="114300" distR="114300" simplePos="0" relativeHeight="251658240" behindDoc="1" locked="0" layoutInCell="1" allowOverlap="1" wp14:anchorId="37A1ABF7" wp14:editId="78C6E1CD">
                <wp:simplePos x="0" y="0"/>
                <wp:positionH relativeFrom="column">
                  <wp:posOffset>2502535</wp:posOffset>
                </wp:positionH>
                <wp:positionV relativeFrom="paragraph">
                  <wp:posOffset>381635</wp:posOffset>
                </wp:positionV>
                <wp:extent cx="1743710" cy="1651000"/>
                <wp:effectExtent l="0" t="0" r="8890" b="6350"/>
                <wp:wrapTight wrapText="bothSides">
                  <wp:wrapPolygon edited="0">
                    <wp:start x="8259" y="0"/>
                    <wp:lineTo x="6371" y="498"/>
                    <wp:lineTo x="1888" y="3240"/>
                    <wp:lineTo x="0" y="7726"/>
                    <wp:lineTo x="0" y="13458"/>
                    <wp:lineTo x="708" y="16200"/>
                    <wp:lineTo x="4248" y="19938"/>
                    <wp:lineTo x="7551" y="21434"/>
                    <wp:lineTo x="8023" y="21434"/>
                    <wp:lineTo x="13451" y="21434"/>
                    <wp:lineTo x="13923" y="21434"/>
                    <wp:lineTo x="16991" y="20188"/>
                    <wp:lineTo x="20766" y="16200"/>
                    <wp:lineTo x="21474" y="13708"/>
                    <wp:lineTo x="21474" y="7726"/>
                    <wp:lineTo x="20058" y="3240"/>
                    <wp:lineTo x="15339" y="498"/>
                    <wp:lineTo x="13215" y="0"/>
                    <wp:lineTo x="8259" y="0"/>
                  </wp:wrapPolygon>
                </wp:wrapTight>
                <wp:docPr id="2" name="Oval 2"/>
                <wp:cNvGraphicFramePr/>
                <a:graphic xmlns:a="http://schemas.openxmlformats.org/drawingml/2006/main">
                  <a:graphicData uri="http://schemas.microsoft.com/office/word/2010/wordprocessingShape">
                    <wps:wsp>
                      <wps:cNvSpPr/>
                      <wps:spPr>
                        <a:xfrm>
                          <a:off x="0" y="0"/>
                          <a:ext cx="1743710" cy="1651000"/>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BC885B" w14:textId="237121D7" w:rsidR="009E3920" w:rsidRPr="00CE48A9" w:rsidRDefault="009E3920" w:rsidP="00F56E1A">
                            <w:pPr>
                              <w:spacing w:after="0" w:line="336" w:lineRule="auto"/>
                              <w:jc w:val="center"/>
                              <w:rPr>
                                <w:i/>
                                <w:iCs/>
                                <w:color w:val="404040" w:themeColor="text1" w:themeTint="BF"/>
                              </w:rPr>
                            </w:pPr>
                            <w:proofErr w:type="spellStart"/>
                            <w:r w:rsidRPr="00F56E1A">
                              <w:rPr>
                                <w:i/>
                                <w:iCs/>
                                <w:color w:val="404040" w:themeColor="text1" w:themeTint="BF"/>
                              </w:rPr>
                              <w:t>Cambly</w:t>
                            </w:r>
                            <w:proofErr w:type="spellEnd"/>
                            <w:r w:rsidRPr="00F56E1A">
                              <w:rPr>
                                <w:i/>
                                <w:iCs/>
                                <w:color w:val="404040" w:themeColor="text1" w:themeTint="BF"/>
                              </w:rPr>
                              <w:t xml:space="preserve"> participated in the YC W14 cohort of Y Combinator and raised an estimated $2,204,365.</w:t>
                            </w: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1ABF7" id="Oval 2" o:spid="_x0000_s1026" style="position:absolute;left:0;text-align:left;margin-left:197.05pt;margin-top:30.05pt;width:137.3pt;height:1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" fillcolor="#d8d8d8 [2732]" stroked="f" strokeweight="2pt">
                <v:textbox inset="3.6pt,,3.6pt">
                  <w:txbxContent>
                    <w:p w14:paraId="3BBC885B" w14:textId="237121D7" w:rsidR="009E3920" w:rsidRPr="00CE48A9" w:rsidRDefault="009E3920" w:rsidP="00F56E1A">
                      <w:pPr>
                        <w:spacing w:after="0" w:line="336" w:lineRule="auto"/>
                        <w:jc w:val="center"/>
                        <w:rPr>
                          <w:i/>
                          <w:iCs/>
                          <w:color w:val="404040" w:themeColor="text1" w:themeTint="BF"/>
                        </w:rPr>
                      </w:pPr>
                      <w:proofErr w:type="spellStart"/>
                      <w:r w:rsidRPr="00F56E1A">
                        <w:rPr>
                          <w:i/>
                          <w:iCs/>
                          <w:color w:val="404040" w:themeColor="text1" w:themeTint="BF"/>
                        </w:rPr>
                        <w:t>Cambly</w:t>
                      </w:r>
                      <w:proofErr w:type="spellEnd"/>
                      <w:r w:rsidRPr="00F56E1A">
                        <w:rPr>
                          <w:i/>
                          <w:iCs/>
                          <w:color w:val="404040" w:themeColor="text1" w:themeTint="BF"/>
                        </w:rPr>
                        <w:t xml:space="preserve"> participated in the YC W14 cohort of Y Combinator and raised an estimated $2,204,365.</w:t>
                      </w:r>
                    </w:p>
                  </w:txbxContent>
                </v:textbox>
                <w10:wrap type="tight"/>
              </v:oval>
            </w:pict>
          </mc:Fallback>
        </mc:AlternateContent>
      </w:r>
      <w:proofErr w:type="spellStart"/>
      <w:r w:rsidRPr="00F56E1A">
        <w:rPr>
          <w:sz w:val="20"/>
          <w:szCs w:val="24"/>
        </w:rPr>
        <w:t>Cambly</w:t>
      </w:r>
      <w:proofErr w:type="spellEnd"/>
      <w:r w:rsidRPr="00F56E1A">
        <w:rPr>
          <w:sz w:val="20"/>
          <w:szCs w:val="24"/>
        </w:rPr>
        <w:t xml:space="preserve"> is an online platform founded in 2012 that provides on-demand access to tutors via video chat. </w:t>
      </w:r>
      <w:proofErr w:type="spellStart"/>
      <w:r w:rsidRPr="00F56E1A">
        <w:rPr>
          <w:sz w:val="20"/>
          <w:szCs w:val="24"/>
        </w:rPr>
        <w:t>Cambly</w:t>
      </w:r>
      <w:proofErr w:type="spellEnd"/>
      <w:r w:rsidRPr="00F56E1A">
        <w:rPr>
          <w:sz w:val="20"/>
          <w:szCs w:val="24"/>
        </w:rPr>
        <w:t xml:space="preserve"> tutors are native speakers from the United States, Canada, </w:t>
      </w:r>
      <w:proofErr w:type="gramStart"/>
      <w:r w:rsidRPr="00F56E1A">
        <w:rPr>
          <w:sz w:val="20"/>
          <w:szCs w:val="24"/>
        </w:rPr>
        <w:t>UK</w:t>
      </w:r>
      <w:proofErr w:type="gramEnd"/>
      <w:r w:rsidRPr="00F56E1A">
        <w:rPr>
          <w:sz w:val="20"/>
          <w:szCs w:val="24"/>
        </w:rPr>
        <w:t xml:space="preserve"> and Australia, etc. The platform allows users to connect with the suitable tutor in under 5 seconds. Users can then </w:t>
      </w:r>
      <w:r w:rsidR="00057073" w:rsidRPr="00F56E1A">
        <w:rPr>
          <w:sz w:val="20"/>
          <w:szCs w:val="24"/>
        </w:rPr>
        <w:t>practice</w:t>
      </w:r>
      <w:r w:rsidRPr="00F56E1A">
        <w:rPr>
          <w:sz w:val="20"/>
          <w:szCs w:val="24"/>
        </w:rPr>
        <w:t xml:space="preserve"> English conversation, take an English course, or prepare for the IELTS or TOEFL exams. </w:t>
      </w:r>
    </w:p>
    <w:p w14:paraId="280C0047" w14:textId="0E241B72" w:rsidR="00B05C2A" w:rsidRDefault="00F56E1A" w:rsidP="00A441F3">
      <w:pPr>
        <w:ind w:left="900" w:right="540"/>
        <w:jc w:val="both"/>
        <w:rPr>
          <w:sz w:val="20"/>
          <w:szCs w:val="24"/>
        </w:rPr>
      </w:pPr>
      <w:r w:rsidRPr="00F56E1A">
        <w:rPr>
          <w:sz w:val="20"/>
          <w:szCs w:val="24"/>
        </w:rPr>
        <w:t xml:space="preserve">Every class on </w:t>
      </w:r>
      <w:proofErr w:type="spellStart"/>
      <w:r w:rsidRPr="00F56E1A">
        <w:rPr>
          <w:sz w:val="20"/>
          <w:szCs w:val="24"/>
        </w:rPr>
        <w:t>Cambly</w:t>
      </w:r>
      <w:proofErr w:type="spellEnd"/>
      <w:r w:rsidRPr="00F56E1A">
        <w:rPr>
          <w:sz w:val="20"/>
          <w:szCs w:val="24"/>
        </w:rPr>
        <w:t xml:space="preserve"> is recorded, and video recordings are available on-demand for the respective users. </w:t>
      </w:r>
      <w:proofErr w:type="spellStart"/>
      <w:r w:rsidRPr="00F56E1A">
        <w:rPr>
          <w:sz w:val="20"/>
          <w:szCs w:val="24"/>
        </w:rPr>
        <w:t>Cambly</w:t>
      </w:r>
      <w:proofErr w:type="spellEnd"/>
      <w:r w:rsidRPr="00F56E1A">
        <w:rPr>
          <w:sz w:val="20"/>
          <w:szCs w:val="24"/>
        </w:rPr>
        <w:t xml:space="preserve"> provides in-chat translations that allow users to type in their native language in case they get stuck in conversation. Users can book classes according to their schedule with the specific tutors as well. After 10 hours of private English classes on </w:t>
      </w:r>
      <w:proofErr w:type="spellStart"/>
      <w:r w:rsidRPr="00F56E1A">
        <w:rPr>
          <w:sz w:val="20"/>
          <w:szCs w:val="24"/>
        </w:rPr>
        <w:t>Cambly</w:t>
      </w:r>
      <w:proofErr w:type="spellEnd"/>
      <w:r w:rsidRPr="00F56E1A">
        <w:rPr>
          <w:sz w:val="20"/>
          <w:szCs w:val="24"/>
        </w:rPr>
        <w:t xml:space="preserve">, every student also gets their own certificate. </w:t>
      </w:r>
      <w:proofErr w:type="spellStart"/>
      <w:r w:rsidRPr="00F56E1A">
        <w:rPr>
          <w:sz w:val="20"/>
          <w:szCs w:val="24"/>
        </w:rPr>
        <w:t>Cambly</w:t>
      </w:r>
      <w:proofErr w:type="spellEnd"/>
      <w:r w:rsidRPr="00F56E1A">
        <w:rPr>
          <w:sz w:val="20"/>
          <w:szCs w:val="24"/>
        </w:rPr>
        <w:t xml:space="preserve"> provides plans depending on the user's weekly agenda.</w:t>
      </w:r>
    </w:p>
    <w:p w14:paraId="471CF165" w14:textId="77777777" w:rsidR="00315630" w:rsidRDefault="00315630" w:rsidP="00315630">
      <w:pPr>
        <w:ind w:left="900" w:right="540"/>
        <w:jc w:val="both"/>
        <w:rPr>
          <w:sz w:val="20"/>
          <w:szCs w:val="24"/>
        </w:rPr>
      </w:pPr>
      <w:r w:rsidRPr="002B41AA">
        <w:rPr>
          <w:sz w:val="20"/>
          <w:szCs w:val="24"/>
        </w:rPr>
        <w:t>On the platform, registered students can video chat with English tutors from different regions with different accents. They browse tutor profiles to find the ones with relevant experience and interests.</w:t>
      </w:r>
      <w:r w:rsidRPr="002B41AA">
        <w:rPr>
          <w:rFonts w:ascii="Times New Roman" w:hAnsi="Times New Roman" w:cs="Times New Roman"/>
          <w:sz w:val="20"/>
          <w:szCs w:val="24"/>
        </w:rPr>
        <w:t xml:space="preserve"> ​</w:t>
      </w:r>
      <w:r>
        <w:rPr>
          <w:sz w:val="20"/>
          <w:szCs w:val="24"/>
        </w:rPr>
        <w:t xml:space="preserve">There </w:t>
      </w:r>
      <w:r w:rsidRPr="002B41AA">
        <w:rPr>
          <w:sz w:val="20"/>
          <w:szCs w:val="24"/>
        </w:rPr>
        <w:t>are available two different services</w:t>
      </w:r>
      <w:r>
        <w:rPr>
          <w:sz w:val="20"/>
          <w:szCs w:val="24"/>
        </w:rPr>
        <w:t xml:space="preserve"> for a monthly fee</w:t>
      </w:r>
      <w:r w:rsidRPr="002B41AA">
        <w:rPr>
          <w:sz w:val="20"/>
          <w:szCs w:val="24"/>
        </w:rPr>
        <w:t>: tutoring and interactive language courses</w:t>
      </w:r>
      <w:r>
        <w:rPr>
          <w:sz w:val="20"/>
          <w:szCs w:val="24"/>
        </w:rPr>
        <w:t>.</w:t>
      </w:r>
    </w:p>
    <w:p w14:paraId="6F736281" w14:textId="3A6C7215" w:rsidR="007F2860" w:rsidRPr="008C0E2A" w:rsidRDefault="00E453D0" w:rsidP="00E453D0">
      <w:pPr>
        <w:pStyle w:val="Heading3"/>
        <w:ind w:left="900" w:right="540"/>
        <w:rPr>
          <w:color w:val="0070C0"/>
          <w:sz w:val="28"/>
          <w:szCs w:val="24"/>
        </w:rPr>
      </w:pPr>
      <w:bookmarkStart w:id="3" w:name="_Toc60923817"/>
      <w:bookmarkStart w:id="4" w:name="_Hlk59016211"/>
      <w:r w:rsidRPr="008C0E2A">
        <w:rPr>
          <w:color w:val="0070C0"/>
          <w:sz w:val="28"/>
          <w:szCs w:val="24"/>
        </w:rPr>
        <w:t>1.</w:t>
      </w:r>
      <w:r w:rsidR="00B92DB5">
        <w:rPr>
          <w:color w:val="0070C0"/>
          <w:sz w:val="28"/>
          <w:szCs w:val="24"/>
        </w:rPr>
        <w:t>2</w:t>
      </w:r>
      <w:r w:rsidRPr="008C0E2A">
        <w:rPr>
          <w:color w:val="0070C0"/>
          <w:sz w:val="28"/>
          <w:szCs w:val="24"/>
        </w:rPr>
        <w:t xml:space="preserve"> </w:t>
      </w:r>
      <w:r w:rsidR="008C0E2A">
        <w:rPr>
          <w:color w:val="0070C0"/>
          <w:sz w:val="28"/>
          <w:szCs w:val="24"/>
        </w:rPr>
        <w:t>M</w:t>
      </w:r>
      <w:r w:rsidR="00DB1665" w:rsidRPr="008C0E2A">
        <w:rPr>
          <w:color w:val="0070C0"/>
          <w:sz w:val="28"/>
          <w:szCs w:val="24"/>
        </w:rPr>
        <w:t>anagement decisions</w:t>
      </w:r>
      <w:bookmarkEnd w:id="3"/>
    </w:p>
    <w:bookmarkEnd w:id="4"/>
    <w:p w14:paraId="11DE91C1" w14:textId="24E65B95" w:rsidR="00B33566" w:rsidRPr="00B33566" w:rsidRDefault="00B33566" w:rsidP="00B54091">
      <w:pPr>
        <w:ind w:left="900" w:right="540"/>
        <w:jc w:val="both"/>
        <w:rPr>
          <w:sz w:val="20"/>
          <w:szCs w:val="24"/>
          <w:lang w:val="en-GB"/>
        </w:rPr>
      </w:pPr>
      <w:r w:rsidRPr="00B33566">
        <w:rPr>
          <w:sz w:val="20"/>
          <w:szCs w:val="24"/>
          <w:lang w:val="en-GB"/>
        </w:rPr>
        <w:t>Profit comes from the subscriptions. As it is a business based on a service that has essentially fixed costs (</w:t>
      </w:r>
      <w:r w:rsidR="0066122D">
        <w:rPr>
          <w:sz w:val="20"/>
          <w:szCs w:val="24"/>
          <w:lang w:val="en-GB"/>
        </w:rPr>
        <w:t>courses</w:t>
      </w:r>
      <w:r w:rsidR="005E058E">
        <w:rPr>
          <w:sz w:val="20"/>
          <w:szCs w:val="24"/>
          <w:lang w:val="en-GB"/>
        </w:rPr>
        <w:t xml:space="preserve">, </w:t>
      </w:r>
      <w:r w:rsidR="00C9416F">
        <w:rPr>
          <w:sz w:val="20"/>
          <w:szCs w:val="24"/>
          <w:lang w:val="en-GB"/>
        </w:rPr>
        <w:t>tutors,</w:t>
      </w:r>
      <w:r w:rsidRPr="00B33566">
        <w:rPr>
          <w:sz w:val="20"/>
          <w:szCs w:val="24"/>
          <w:lang w:val="en-GB"/>
        </w:rPr>
        <w:t xml:space="preserve"> and </w:t>
      </w:r>
      <w:r w:rsidR="0066122D">
        <w:rPr>
          <w:sz w:val="20"/>
          <w:szCs w:val="24"/>
          <w:lang w:val="en-GB"/>
        </w:rPr>
        <w:t>b</w:t>
      </w:r>
      <w:r w:rsidRPr="00B33566">
        <w:rPr>
          <w:sz w:val="20"/>
          <w:szCs w:val="24"/>
          <w:lang w:val="en-GB"/>
        </w:rPr>
        <w:t xml:space="preserve">andwidth), management must try to attract as much paying users as possible, without running out of bandwidth and available </w:t>
      </w:r>
      <w:r w:rsidR="00D7493E" w:rsidRPr="00B33566">
        <w:rPr>
          <w:sz w:val="20"/>
          <w:szCs w:val="24"/>
          <w:lang w:val="en-GB"/>
        </w:rPr>
        <w:t>tutors.</w:t>
      </w:r>
      <w:r w:rsidR="00D7493E" w:rsidRPr="00B33566">
        <w:rPr>
          <w:rFonts w:ascii="Times New Roman" w:hAnsi="Times New Roman" w:cs="Times New Roman"/>
          <w:sz w:val="20"/>
          <w:szCs w:val="24"/>
          <w:lang w:val="en-GB"/>
        </w:rPr>
        <w:t xml:space="preserve"> ​</w:t>
      </w:r>
    </w:p>
    <w:p w14:paraId="39C38292" w14:textId="21AFE19F" w:rsidR="00D7493E" w:rsidRDefault="00B33566" w:rsidP="00B54091">
      <w:pPr>
        <w:ind w:left="900" w:right="540"/>
        <w:jc w:val="both"/>
        <w:rPr>
          <w:sz w:val="20"/>
          <w:szCs w:val="24"/>
          <w:lang w:val="en-GB"/>
        </w:rPr>
      </w:pPr>
      <w:r w:rsidRPr="00B33566">
        <w:rPr>
          <w:sz w:val="20"/>
          <w:szCs w:val="24"/>
          <w:lang w:val="en-GB"/>
        </w:rPr>
        <w:t xml:space="preserve">The most significant decisions have to do </w:t>
      </w:r>
      <w:r w:rsidR="00D7493E" w:rsidRPr="00B33566">
        <w:rPr>
          <w:sz w:val="20"/>
          <w:szCs w:val="24"/>
          <w:lang w:val="en-GB"/>
        </w:rPr>
        <w:t>with:</w:t>
      </w:r>
      <w:r w:rsidR="00D7493E" w:rsidRPr="00B33566">
        <w:rPr>
          <w:rFonts w:ascii="Times New Roman" w:hAnsi="Times New Roman" w:cs="Times New Roman"/>
          <w:sz w:val="20"/>
          <w:szCs w:val="24"/>
          <w:lang w:val="en-GB"/>
        </w:rPr>
        <w:t xml:space="preserve"> ​</w:t>
      </w:r>
    </w:p>
    <w:p w14:paraId="05DB53CA" w14:textId="77D0F161" w:rsidR="00D7493E" w:rsidRPr="00D7493E" w:rsidRDefault="00D7493E" w:rsidP="00A441F3">
      <w:pPr>
        <w:pStyle w:val="ListParagraph"/>
        <w:numPr>
          <w:ilvl w:val="0"/>
          <w:numId w:val="13"/>
        </w:numPr>
        <w:ind w:right="540"/>
        <w:jc w:val="both"/>
        <w:rPr>
          <w:sz w:val="20"/>
          <w:szCs w:val="24"/>
          <w:lang w:val="en-GB"/>
        </w:rPr>
      </w:pPr>
      <w:r>
        <w:rPr>
          <w:sz w:val="20"/>
          <w:szCs w:val="24"/>
          <w:lang w:val="en-GB"/>
        </w:rPr>
        <w:t>S</w:t>
      </w:r>
      <w:r w:rsidR="00B33566" w:rsidRPr="00D7493E">
        <w:rPr>
          <w:sz w:val="20"/>
          <w:szCs w:val="24"/>
          <w:lang w:val="en-GB"/>
        </w:rPr>
        <w:t>ubscriptions pricing (calibrated according to the different economic regions</w:t>
      </w:r>
      <w:r w:rsidR="00B20173" w:rsidRPr="00D7493E">
        <w:rPr>
          <w:sz w:val="20"/>
          <w:szCs w:val="24"/>
          <w:lang w:val="en-GB"/>
        </w:rPr>
        <w:t>)</w:t>
      </w:r>
    </w:p>
    <w:p w14:paraId="644EE2FA" w14:textId="7DBA86C3" w:rsidR="00D7493E" w:rsidRPr="00D7493E" w:rsidRDefault="00D7493E" w:rsidP="00A441F3">
      <w:pPr>
        <w:pStyle w:val="ListParagraph"/>
        <w:numPr>
          <w:ilvl w:val="0"/>
          <w:numId w:val="13"/>
        </w:numPr>
        <w:ind w:right="540"/>
        <w:jc w:val="both"/>
        <w:rPr>
          <w:sz w:val="20"/>
          <w:szCs w:val="24"/>
          <w:lang w:val="en-GB"/>
        </w:rPr>
      </w:pPr>
      <w:r>
        <w:rPr>
          <w:sz w:val="20"/>
          <w:szCs w:val="24"/>
          <w:lang w:val="en-GB"/>
        </w:rPr>
        <w:t>P</w:t>
      </w:r>
      <w:r w:rsidR="00B33566" w:rsidRPr="00D7493E">
        <w:rPr>
          <w:sz w:val="20"/>
          <w:szCs w:val="24"/>
          <w:lang w:val="en-GB"/>
        </w:rPr>
        <w:t>romotion to win a constant (possibly increasing) number of paying users</w:t>
      </w:r>
      <w:r w:rsidR="008C6B9A">
        <w:rPr>
          <w:sz w:val="20"/>
          <w:szCs w:val="24"/>
          <w:lang w:val="en-GB"/>
        </w:rPr>
        <w:t xml:space="preserve"> </w:t>
      </w:r>
      <w:r w:rsidR="008C6B9A" w:rsidRPr="00303238">
        <w:rPr>
          <w:sz w:val="20"/>
          <w:szCs w:val="24"/>
          <w:lang w:val="en-GB"/>
        </w:rPr>
        <w:t>and to localize old ones</w:t>
      </w:r>
      <w:r w:rsidR="00B33566" w:rsidRPr="00D7493E">
        <w:rPr>
          <w:sz w:val="20"/>
          <w:szCs w:val="24"/>
          <w:lang w:val="en-GB"/>
        </w:rPr>
        <w:t xml:space="preserve">, </w:t>
      </w:r>
      <w:r w:rsidR="00E12A2A" w:rsidRPr="00D7493E">
        <w:rPr>
          <w:sz w:val="20"/>
          <w:szCs w:val="24"/>
          <w:lang w:val="en-GB"/>
        </w:rPr>
        <w:t>to</w:t>
      </w:r>
      <w:r w:rsidR="00B33566" w:rsidRPr="00D7493E">
        <w:rPr>
          <w:sz w:val="20"/>
          <w:szCs w:val="24"/>
          <w:lang w:val="en-GB"/>
        </w:rPr>
        <w:t xml:space="preserve"> ensure a healthy ecosystem and high level of service delivering</w:t>
      </w:r>
      <w:r w:rsidR="00B33566" w:rsidRPr="00D7493E">
        <w:rPr>
          <w:rFonts w:ascii="Times New Roman" w:hAnsi="Times New Roman" w:cs="Times New Roman"/>
          <w:sz w:val="20"/>
          <w:szCs w:val="24"/>
          <w:lang w:val="en-GB"/>
        </w:rPr>
        <w:t>​</w:t>
      </w:r>
    </w:p>
    <w:p w14:paraId="2045EA03" w14:textId="7C199D75" w:rsidR="00303238" w:rsidRPr="00303238" w:rsidRDefault="00D7493E" w:rsidP="00A441F3">
      <w:pPr>
        <w:pStyle w:val="ListParagraph"/>
        <w:numPr>
          <w:ilvl w:val="0"/>
          <w:numId w:val="13"/>
        </w:numPr>
        <w:ind w:right="540"/>
        <w:jc w:val="both"/>
        <w:rPr>
          <w:sz w:val="20"/>
          <w:szCs w:val="24"/>
          <w:lang w:val="en-GB"/>
        </w:rPr>
      </w:pPr>
      <w:r>
        <w:rPr>
          <w:sz w:val="20"/>
          <w:szCs w:val="24"/>
          <w:lang w:val="en-GB"/>
        </w:rPr>
        <w:t>U</w:t>
      </w:r>
      <w:r w:rsidR="00B33566" w:rsidRPr="00D7493E">
        <w:rPr>
          <w:sz w:val="20"/>
          <w:szCs w:val="24"/>
          <w:lang w:val="en-GB"/>
        </w:rPr>
        <w:t>ser satisfaction (improvements, fidelity</w:t>
      </w:r>
      <w:r>
        <w:rPr>
          <w:sz w:val="20"/>
          <w:szCs w:val="24"/>
          <w:lang w:val="en-GB"/>
        </w:rPr>
        <w:t>, platform engagement, client retention</w:t>
      </w:r>
      <w:r w:rsidR="00B33566" w:rsidRPr="00D7493E">
        <w:rPr>
          <w:sz w:val="20"/>
          <w:szCs w:val="24"/>
          <w:lang w:val="en-GB"/>
        </w:rPr>
        <w:t xml:space="preserve"> </w:t>
      </w:r>
      <w:r w:rsidR="00630458" w:rsidRPr="00D7493E">
        <w:rPr>
          <w:sz w:val="20"/>
          <w:szCs w:val="24"/>
          <w:lang w:val="en-GB"/>
        </w:rPr>
        <w:t>etc)</w:t>
      </w:r>
    </w:p>
    <w:p w14:paraId="37B8C673" w14:textId="4CC6A7A1" w:rsidR="00303238" w:rsidRPr="00303238" w:rsidRDefault="00B33566" w:rsidP="00A441F3">
      <w:pPr>
        <w:pStyle w:val="ListParagraph"/>
        <w:numPr>
          <w:ilvl w:val="0"/>
          <w:numId w:val="13"/>
        </w:numPr>
        <w:ind w:right="540"/>
        <w:jc w:val="both"/>
        <w:rPr>
          <w:sz w:val="20"/>
          <w:szCs w:val="24"/>
          <w:lang w:val="en-GB"/>
        </w:rPr>
      </w:pPr>
      <w:r w:rsidRPr="00303238">
        <w:rPr>
          <w:sz w:val="20"/>
          <w:szCs w:val="24"/>
          <w:lang w:val="en-GB"/>
        </w:rPr>
        <w:t xml:space="preserve">Bandwidth utilization (how much, in which regions, optimizations based for example on service utilization in different time </w:t>
      </w:r>
      <w:r w:rsidR="00E12A2A" w:rsidRPr="00303238">
        <w:rPr>
          <w:sz w:val="20"/>
          <w:szCs w:val="24"/>
          <w:lang w:val="en-GB"/>
        </w:rPr>
        <w:t>zones)</w:t>
      </w:r>
    </w:p>
    <w:p w14:paraId="5576D34F" w14:textId="66AB180D" w:rsidR="002A6A2D" w:rsidRDefault="00303238" w:rsidP="00A441F3">
      <w:pPr>
        <w:pStyle w:val="ListParagraph"/>
        <w:numPr>
          <w:ilvl w:val="0"/>
          <w:numId w:val="13"/>
        </w:numPr>
        <w:ind w:right="540"/>
        <w:jc w:val="both"/>
        <w:rPr>
          <w:sz w:val="20"/>
          <w:szCs w:val="24"/>
          <w:lang w:val="en-GB"/>
        </w:rPr>
      </w:pPr>
      <w:r>
        <w:rPr>
          <w:sz w:val="20"/>
          <w:szCs w:val="24"/>
          <w:lang w:val="en-GB"/>
        </w:rPr>
        <w:t>I</w:t>
      </w:r>
      <w:r w:rsidR="00B33566" w:rsidRPr="00303238">
        <w:rPr>
          <w:sz w:val="20"/>
          <w:szCs w:val="24"/>
          <w:lang w:val="en-GB"/>
        </w:rPr>
        <w:t>ncentives to increase the number of tutors and to retain the best ones</w:t>
      </w:r>
    </w:p>
    <w:p w14:paraId="13DFB261" w14:textId="6B243250" w:rsidR="00B33566" w:rsidRPr="00303238" w:rsidRDefault="00E67159" w:rsidP="00A441F3">
      <w:pPr>
        <w:pStyle w:val="ListParagraph"/>
        <w:numPr>
          <w:ilvl w:val="0"/>
          <w:numId w:val="13"/>
        </w:numPr>
        <w:ind w:right="540"/>
        <w:jc w:val="both"/>
        <w:rPr>
          <w:sz w:val="20"/>
          <w:szCs w:val="24"/>
          <w:lang w:val="en-GB"/>
        </w:rPr>
      </w:pPr>
      <w:r w:rsidRPr="00E67159">
        <w:rPr>
          <w:sz w:val="20"/>
          <w:szCs w:val="24"/>
          <w:lang w:val="en-GB"/>
        </w:rPr>
        <w:t>Develop</w:t>
      </w:r>
      <w:r w:rsidR="00C210C1">
        <w:rPr>
          <w:sz w:val="20"/>
          <w:szCs w:val="24"/>
          <w:lang w:val="en-GB"/>
        </w:rPr>
        <w:t>ment of</w:t>
      </w:r>
      <w:r w:rsidRPr="00E67159">
        <w:rPr>
          <w:sz w:val="20"/>
          <w:szCs w:val="24"/>
          <w:lang w:val="en-GB"/>
        </w:rPr>
        <w:t xml:space="preserve"> new courses and new ideas that attract and retain customers</w:t>
      </w:r>
    </w:p>
    <w:p w14:paraId="0179D486" w14:textId="3E245D5B" w:rsidR="00303238" w:rsidRDefault="00B33566" w:rsidP="00A441F3">
      <w:pPr>
        <w:ind w:left="900" w:right="540"/>
        <w:jc w:val="both"/>
        <w:rPr>
          <w:sz w:val="20"/>
          <w:szCs w:val="24"/>
          <w:lang w:val="en-GB"/>
        </w:rPr>
      </w:pPr>
      <w:r w:rsidRPr="00B33566">
        <w:rPr>
          <w:sz w:val="20"/>
          <w:szCs w:val="24"/>
          <w:lang w:val="en-GB"/>
        </w:rPr>
        <w:t>Management want</w:t>
      </w:r>
      <w:r w:rsidR="00810BBE">
        <w:rPr>
          <w:sz w:val="20"/>
          <w:szCs w:val="24"/>
          <w:lang w:val="en-GB"/>
        </w:rPr>
        <w:t>s</w:t>
      </w:r>
      <w:r w:rsidRPr="00B33566">
        <w:rPr>
          <w:sz w:val="20"/>
          <w:szCs w:val="24"/>
          <w:lang w:val="en-GB"/>
        </w:rPr>
        <w:t xml:space="preserve"> to better </w:t>
      </w:r>
      <w:r w:rsidR="00A26AF1" w:rsidRPr="00B33566">
        <w:rPr>
          <w:sz w:val="20"/>
          <w:szCs w:val="24"/>
          <w:lang w:val="en-GB"/>
        </w:rPr>
        <w:t>understand:</w:t>
      </w:r>
      <w:r w:rsidR="00A26AF1" w:rsidRPr="00B33566">
        <w:rPr>
          <w:rFonts w:ascii="Times New Roman" w:hAnsi="Times New Roman" w:cs="Times New Roman"/>
          <w:sz w:val="20"/>
          <w:szCs w:val="24"/>
          <w:lang w:val="en-GB"/>
        </w:rPr>
        <w:t xml:space="preserve"> ​</w:t>
      </w:r>
    </w:p>
    <w:p w14:paraId="62115E48" w14:textId="10F8D83E" w:rsidR="00303238" w:rsidRPr="00303238" w:rsidRDefault="00303238" w:rsidP="00A441F3">
      <w:pPr>
        <w:pStyle w:val="ListParagraph"/>
        <w:numPr>
          <w:ilvl w:val="0"/>
          <w:numId w:val="14"/>
        </w:numPr>
        <w:ind w:right="540"/>
        <w:jc w:val="both"/>
        <w:rPr>
          <w:sz w:val="20"/>
          <w:szCs w:val="24"/>
          <w:lang w:val="en-GB"/>
        </w:rPr>
      </w:pPr>
      <w:r>
        <w:rPr>
          <w:sz w:val="20"/>
          <w:szCs w:val="24"/>
          <w:lang w:val="en-GB"/>
        </w:rPr>
        <w:t>W</w:t>
      </w:r>
      <w:r w:rsidR="00B33566" w:rsidRPr="00303238">
        <w:rPr>
          <w:sz w:val="20"/>
          <w:szCs w:val="24"/>
          <w:lang w:val="en-GB"/>
        </w:rPr>
        <w:t xml:space="preserve">hat convinces the typical trial users to buy a </w:t>
      </w:r>
      <w:proofErr w:type="gramStart"/>
      <w:r w:rsidR="00B33566" w:rsidRPr="00303238">
        <w:rPr>
          <w:sz w:val="20"/>
          <w:szCs w:val="24"/>
          <w:lang w:val="en-GB"/>
        </w:rPr>
        <w:t>plan</w:t>
      </w:r>
      <w:proofErr w:type="gramEnd"/>
    </w:p>
    <w:p w14:paraId="2A81B801" w14:textId="662ABF46" w:rsidR="00810BBE" w:rsidRDefault="00303238" w:rsidP="00B54091">
      <w:pPr>
        <w:pStyle w:val="ListParagraph"/>
        <w:numPr>
          <w:ilvl w:val="0"/>
          <w:numId w:val="14"/>
        </w:numPr>
        <w:ind w:right="540"/>
        <w:jc w:val="both"/>
        <w:rPr>
          <w:sz w:val="20"/>
          <w:szCs w:val="24"/>
          <w:lang w:val="en-GB"/>
        </w:rPr>
      </w:pPr>
      <w:r>
        <w:rPr>
          <w:sz w:val="20"/>
          <w:szCs w:val="24"/>
          <w:lang w:val="en-GB"/>
        </w:rPr>
        <w:t>T</w:t>
      </w:r>
      <w:r w:rsidR="00B33566" w:rsidRPr="00303238">
        <w:rPr>
          <w:sz w:val="20"/>
          <w:szCs w:val="24"/>
          <w:lang w:val="en-GB"/>
        </w:rPr>
        <w:t xml:space="preserve">he typical user behaviour based on the several dimensions and </w:t>
      </w:r>
      <w:r w:rsidR="00810BBE">
        <w:rPr>
          <w:sz w:val="20"/>
          <w:szCs w:val="24"/>
          <w:lang w:val="en-GB"/>
        </w:rPr>
        <w:t>attributes</w:t>
      </w:r>
    </w:p>
    <w:p w14:paraId="68605DEB" w14:textId="689566FA" w:rsidR="00810BBE" w:rsidRDefault="00810BBE" w:rsidP="00B54091">
      <w:pPr>
        <w:pStyle w:val="ListParagraph"/>
        <w:numPr>
          <w:ilvl w:val="0"/>
          <w:numId w:val="14"/>
        </w:numPr>
        <w:ind w:right="540"/>
        <w:jc w:val="both"/>
        <w:rPr>
          <w:sz w:val="20"/>
          <w:szCs w:val="24"/>
          <w:lang w:val="en-GB"/>
        </w:rPr>
      </w:pPr>
      <w:r>
        <w:rPr>
          <w:sz w:val="20"/>
          <w:szCs w:val="24"/>
          <w:lang w:val="en-GB"/>
        </w:rPr>
        <w:lastRenderedPageBreak/>
        <w:t>The sales behaviour through different channels</w:t>
      </w:r>
    </w:p>
    <w:p w14:paraId="42585D34" w14:textId="469C6E9E" w:rsidR="00B33566" w:rsidRDefault="00810BBE" w:rsidP="00B54091">
      <w:pPr>
        <w:pStyle w:val="ListParagraph"/>
        <w:numPr>
          <w:ilvl w:val="0"/>
          <w:numId w:val="14"/>
        </w:numPr>
        <w:ind w:right="540"/>
        <w:jc w:val="both"/>
        <w:rPr>
          <w:sz w:val="20"/>
          <w:szCs w:val="24"/>
          <w:lang w:val="en-GB"/>
        </w:rPr>
      </w:pPr>
      <w:r>
        <w:rPr>
          <w:sz w:val="20"/>
          <w:szCs w:val="24"/>
          <w:lang w:val="en-GB"/>
        </w:rPr>
        <w:t>The sales</w:t>
      </w:r>
      <w:r w:rsidR="00B33566" w:rsidRPr="00303238">
        <w:rPr>
          <w:rFonts w:ascii="Times New Roman" w:hAnsi="Times New Roman" w:cs="Times New Roman"/>
          <w:sz w:val="20"/>
          <w:szCs w:val="24"/>
          <w:lang w:val="en-GB"/>
        </w:rPr>
        <w:t>​</w:t>
      </w:r>
      <w:r w:rsidRPr="00810BBE">
        <w:rPr>
          <w:sz w:val="20"/>
          <w:szCs w:val="24"/>
          <w:lang w:val="en-GB"/>
        </w:rPr>
        <w:t xml:space="preserve"> </w:t>
      </w:r>
      <w:r>
        <w:rPr>
          <w:sz w:val="20"/>
          <w:szCs w:val="24"/>
          <w:lang w:val="en-GB"/>
        </w:rPr>
        <w:t>behaviour acrost time</w:t>
      </w:r>
    </w:p>
    <w:p w14:paraId="7C214EE7" w14:textId="77777777" w:rsidR="001C3849" w:rsidRDefault="00810BBE" w:rsidP="001C3849">
      <w:pPr>
        <w:pStyle w:val="ListParagraph"/>
        <w:numPr>
          <w:ilvl w:val="0"/>
          <w:numId w:val="14"/>
        </w:numPr>
        <w:ind w:right="540"/>
        <w:jc w:val="both"/>
        <w:rPr>
          <w:sz w:val="20"/>
          <w:szCs w:val="24"/>
          <w:lang w:val="en-GB"/>
        </w:rPr>
      </w:pPr>
      <w:r>
        <w:rPr>
          <w:sz w:val="20"/>
          <w:szCs w:val="24"/>
          <w:lang w:val="en-GB"/>
        </w:rPr>
        <w:t>Identify most valuable customers (Profiling)</w:t>
      </w:r>
    </w:p>
    <w:p w14:paraId="42859C61" w14:textId="7CBD1025" w:rsidR="001C3849" w:rsidRPr="001C3849" w:rsidRDefault="001C3849" w:rsidP="001C3849">
      <w:pPr>
        <w:pStyle w:val="ListParagraph"/>
        <w:numPr>
          <w:ilvl w:val="0"/>
          <w:numId w:val="14"/>
        </w:numPr>
        <w:ind w:right="540"/>
        <w:jc w:val="both"/>
        <w:rPr>
          <w:sz w:val="20"/>
          <w:szCs w:val="24"/>
          <w:lang w:val="en-GB"/>
        </w:rPr>
      </w:pPr>
      <w:r w:rsidRPr="001C3849">
        <w:rPr>
          <w:sz w:val="20"/>
          <w:szCs w:val="24"/>
          <w:lang w:val="en-GB"/>
        </w:rPr>
        <w:t xml:space="preserve">What types of courses attract the </w:t>
      </w:r>
      <w:proofErr w:type="gramStart"/>
      <w:r w:rsidRPr="001C3849">
        <w:rPr>
          <w:sz w:val="20"/>
          <w:szCs w:val="24"/>
          <w:lang w:val="en-GB"/>
        </w:rPr>
        <w:t>most</w:t>
      </w:r>
      <w:proofErr w:type="gramEnd"/>
    </w:p>
    <w:p w14:paraId="48909F72" w14:textId="30297BF8" w:rsidR="00DA3FC1" w:rsidRPr="009455A1" w:rsidRDefault="00457356" w:rsidP="00A77FBA">
      <w:pPr>
        <w:ind w:left="900" w:right="540"/>
        <w:jc w:val="both"/>
        <w:rPr>
          <w:strike/>
          <w:sz w:val="20"/>
          <w:szCs w:val="24"/>
          <w:lang w:val="en-GB"/>
        </w:rPr>
      </w:pPr>
      <w:r w:rsidRPr="009455A1">
        <w:rPr>
          <w:sz w:val="20"/>
          <w:szCs w:val="24"/>
          <w:lang w:val="en-GB"/>
        </w:rPr>
        <w:t>To support the analysis and future business decisions the business want</w:t>
      </w:r>
      <w:r w:rsidR="00716AD4" w:rsidRPr="009455A1">
        <w:rPr>
          <w:sz w:val="20"/>
          <w:szCs w:val="24"/>
          <w:lang w:val="en-GB"/>
        </w:rPr>
        <w:t>ed</w:t>
      </w:r>
      <w:r w:rsidRPr="009455A1">
        <w:rPr>
          <w:sz w:val="20"/>
          <w:szCs w:val="24"/>
          <w:lang w:val="en-GB"/>
        </w:rPr>
        <w:t xml:space="preserve"> to </w:t>
      </w:r>
      <w:r w:rsidR="00B54091" w:rsidRPr="009455A1">
        <w:rPr>
          <w:sz w:val="20"/>
          <w:szCs w:val="24"/>
          <w:lang w:val="en-GB"/>
        </w:rPr>
        <w:t>use</w:t>
      </w:r>
      <w:r w:rsidRPr="009455A1">
        <w:rPr>
          <w:sz w:val="20"/>
          <w:szCs w:val="24"/>
          <w:lang w:val="en-GB"/>
        </w:rPr>
        <w:t xml:space="preserve"> </w:t>
      </w:r>
      <w:r w:rsidR="00B54091" w:rsidRPr="009455A1">
        <w:rPr>
          <w:sz w:val="20"/>
          <w:szCs w:val="24"/>
          <w:lang w:val="en-GB"/>
        </w:rPr>
        <w:t xml:space="preserve">the </w:t>
      </w:r>
      <w:r w:rsidR="00874351" w:rsidRPr="009455A1">
        <w:rPr>
          <w:sz w:val="20"/>
          <w:szCs w:val="24"/>
          <w:lang w:val="en-GB"/>
        </w:rPr>
        <w:t>data collected</w:t>
      </w:r>
      <w:r w:rsidR="00B54091" w:rsidRPr="009455A1">
        <w:rPr>
          <w:sz w:val="20"/>
          <w:szCs w:val="24"/>
          <w:lang w:val="en-GB"/>
        </w:rPr>
        <w:t xml:space="preserve"> through the web site or the apps (IOS/Android) for </w:t>
      </w:r>
      <w:r w:rsidRPr="009455A1">
        <w:rPr>
          <w:sz w:val="20"/>
          <w:szCs w:val="24"/>
          <w:lang w:val="en-GB"/>
        </w:rPr>
        <w:t>analysis</w:t>
      </w:r>
      <w:r w:rsidR="00535606" w:rsidRPr="009455A1">
        <w:rPr>
          <w:sz w:val="20"/>
          <w:szCs w:val="24"/>
          <w:lang w:val="en-GB"/>
        </w:rPr>
        <w:t>.</w:t>
      </w:r>
      <w:r w:rsidR="00627FB7" w:rsidRPr="009455A1">
        <w:rPr>
          <w:sz w:val="20"/>
          <w:szCs w:val="24"/>
          <w:lang w:val="en-GB"/>
        </w:rPr>
        <w:t xml:space="preserve"> </w:t>
      </w:r>
      <w:r w:rsidR="00E47DC1" w:rsidRPr="009455A1">
        <w:rPr>
          <w:sz w:val="20"/>
          <w:szCs w:val="24"/>
          <w:lang w:val="en-GB"/>
        </w:rPr>
        <w:t xml:space="preserve">Based on this demand and other </w:t>
      </w:r>
      <w:r w:rsidR="00C4097D" w:rsidRPr="009455A1">
        <w:rPr>
          <w:sz w:val="20"/>
          <w:szCs w:val="24"/>
          <w:lang w:val="en-GB"/>
        </w:rPr>
        <w:t>similar</w:t>
      </w:r>
      <w:r w:rsidR="00E47DC1" w:rsidRPr="009455A1">
        <w:rPr>
          <w:sz w:val="20"/>
          <w:szCs w:val="24"/>
          <w:lang w:val="en-GB"/>
        </w:rPr>
        <w:t xml:space="preserve"> ones</w:t>
      </w:r>
      <w:r w:rsidR="00C4097D" w:rsidRPr="009455A1">
        <w:rPr>
          <w:sz w:val="20"/>
          <w:szCs w:val="24"/>
          <w:lang w:val="en-GB"/>
        </w:rPr>
        <w:t xml:space="preserve"> previously</w:t>
      </w:r>
      <w:r w:rsidR="00E47DC1" w:rsidRPr="009455A1">
        <w:rPr>
          <w:sz w:val="20"/>
          <w:szCs w:val="24"/>
          <w:lang w:val="en-GB"/>
        </w:rPr>
        <w:t>, the board of directors decided to evaluate the option of developing a data warehouse</w:t>
      </w:r>
      <w:r w:rsidR="00DA3FC1" w:rsidRPr="009455A1">
        <w:rPr>
          <w:sz w:val="20"/>
          <w:szCs w:val="24"/>
          <w:lang w:val="en-GB"/>
        </w:rPr>
        <w:t>.</w:t>
      </w:r>
    </w:p>
    <w:p w14:paraId="582CA560" w14:textId="4BA24314" w:rsidR="007F4B9A" w:rsidRPr="00E47DC1" w:rsidRDefault="00E47DC1" w:rsidP="00E47DC1">
      <w:pPr>
        <w:pStyle w:val="Heading3"/>
        <w:ind w:left="900" w:right="540"/>
        <w:rPr>
          <w:color w:val="0070C0"/>
          <w:sz w:val="28"/>
          <w:szCs w:val="24"/>
        </w:rPr>
      </w:pPr>
      <w:bookmarkStart w:id="5" w:name="_Hlk59028946"/>
      <w:bookmarkStart w:id="6" w:name="_Toc60923818"/>
      <w:r w:rsidRPr="00E47DC1">
        <w:rPr>
          <w:color w:val="0070C0"/>
          <w:sz w:val="28"/>
          <w:szCs w:val="24"/>
        </w:rPr>
        <w:t>1.</w:t>
      </w:r>
      <w:r w:rsidR="00B92DB5">
        <w:rPr>
          <w:color w:val="0070C0"/>
          <w:sz w:val="28"/>
          <w:szCs w:val="24"/>
        </w:rPr>
        <w:t>3</w:t>
      </w:r>
      <w:r w:rsidRPr="00E47DC1">
        <w:rPr>
          <w:color w:val="0070C0"/>
          <w:sz w:val="28"/>
          <w:szCs w:val="24"/>
        </w:rPr>
        <w:t xml:space="preserve"> </w:t>
      </w:r>
      <w:bookmarkEnd w:id="5"/>
      <w:r w:rsidR="006735B2" w:rsidRPr="00E47DC1">
        <w:rPr>
          <w:color w:val="0070C0"/>
          <w:sz w:val="28"/>
          <w:szCs w:val="24"/>
        </w:rPr>
        <w:t>Motiva</w:t>
      </w:r>
      <w:r w:rsidR="00093D9E" w:rsidRPr="00E47DC1">
        <w:rPr>
          <w:color w:val="0070C0"/>
          <w:sz w:val="28"/>
          <w:szCs w:val="24"/>
        </w:rPr>
        <w:t>tions for the development of a DW</w:t>
      </w:r>
      <w:bookmarkEnd w:id="6"/>
    </w:p>
    <w:p w14:paraId="1612D807" w14:textId="3DF719C1" w:rsidR="00AD3279" w:rsidRPr="009455A1" w:rsidRDefault="00EF7AF4" w:rsidP="00EE005D">
      <w:pPr>
        <w:ind w:left="900" w:right="540"/>
        <w:jc w:val="both"/>
        <w:rPr>
          <w:sz w:val="20"/>
          <w:szCs w:val="24"/>
          <w:lang w:val="en-GB"/>
        </w:rPr>
      </w:pPr>
      <w:r w:rsidRPr="009455A1">
        <w:rPr>
          <w:sz w:val="20"/>
          <w:szCs w:val="24"/>
          <w:lang w:val="en-GB"/>
        </w:rPr>
        <w:t>A DW</w:t>
      </w:r>
      <w:r w:rsidR="003621E6" w:rsidRPr="009455A1">
        <w:rPr>
          <w:sz w:val="20"/>
          <w:szCs w:val="24"/>
          <w:lang w:val="en-GB"/>
        </w:rPr>
        <w:t xml:space="preserve"> </w:t>
      </w:r>
      <w:r w:rsidRPr="009455A1">
        <w:rPr>
          <w:sz w:val="20"/>
          <w:szCs w:val="24"/>
          <w:lang w:val="en-GB"/>
        </w:rPr>
        <w:t>allow the professionals of the company understand better your market and business</w:t>
      </w:r>
      <w:r w:rsidR="007F0377" w:rsidRPr="009455A1">
        <w:rPr>
          <w:sz w:val="20"/>
          <w:szCs w:val="24"/>
          <w:lang w:val="en-GB"/>
        </w:rPr>
        <w:t xml:space="preserve">, </w:t>
      </w:r>
      <w:r w:rsidR="002A1663" w:rsidRPr="009455A1">
        <w:rPr>
          <w:sz w:val="20"/>
          <w:szCs w:val="24"/>
          <w:lang w:val="en-GB"/>
        </w:rPr>
        <w:t>propitiat</w:t>
      </w:r>
      <w:r w:rsidR="007F0377" w:rsidRPr="009455A1">
        <w:rPr>
          <w:sz w:val="20"/>
          <w:szCs w:val="24"/>
          <w:lang w:val="en-GB"/>
        </w:rPr>
        <w:t>ing</w:t>
      </w:r>
      <w:r w:rsidR="002A1663" w:rsidRPr="009455A1">
        <w:rPr>
          <w:sz w:val="20"/>
          <w:szCs w:val="24"/>
          <w:lang w:val="en-GB"/>
        </w:rPr>
        <w:t xml:space="preserve"> data-based decision making and</w:t>
      </w:r>
      <w:r w:rsidR="007E2D95" w:rsidRPr="009455A1">
        <w:rPr>
          <w:sz w:val="20"/>
          <w:szCs w:val="24"/>
          <w:lang w:val="en-GB"/>
        </w:rPr>
        <w:t xml:space="preserve"> </w:t>
      </w:r>
      <w:r w:rsidR="00B60C73" w:rsidRPr="009455A1">
        <w:rPr>
          <w:sz w:val="20"/>
          <w:szCs w:val="24"/>
          <w:lang w:val="en-GB"/>
        </w:rPr>
        <w:t xml:space="preserve">increasing the </w:t>
      </w:r>
      <w:r w:rsidRPr="009455A1">
        <w:rPr>
          <w:sz w:val="20"/>
          <w:szCs w:val="24"/>
          <w:lang w:val="en-GB"/>
        </w:rPr>
        <w:t>competitive advantage</w:t>
      </w:r>
      <w:r w:rsidR="007D009D" w:rsidRPr="009455A1">
        <w:rPr>
          <w:sz w:val="20"/>
          <w:szCs w:val="24"/>
          <w:lang w:val="en-GB"/>
        </w:rPr>
        <w:t>.</w:t>
      </w:r>
      <w:r w:rsidRPr="009455A1">
        <w:rPr>
          <w:sz w:val="20"/>
          <w:szCs w:val="24"/>
          <w:lang w:val="en-GB"/>
        </w:rPr>
        <w:t xml:space="preserve"> It </w:t>
      </w:r>
      <w:r w:rsidR="00716707" w:rsidRPr="009455A1">
        <w:rPr>
          <w:sz w:val="20"/>
          <w:szCs w:val="24"/>
          <w:lang w:val="en-GB"/>
        </w:rPr>
        <w:t>supports</w:t>
      </w:r>
      <w:r w:rsidRPr="009455A1">
        <w:rPr>
          <w:sz w:val="20"/>
          <w:szCs w:val="24"/>
          <w:lang w:val="en-GB"/>
        </w:rPr>
        <w:t xml:space="preserve"> the </w:t>
      </w:r>
      <w:r w:rsidR="00E2239B" w:rsidRPr="009455A1">
        <w:rPr>
          <w:sz w:val="20"/>
          <w:szCs w:val="24"/>
          <w:lang w:val="en-GB"/>
        </w:rPr>
        <w:t xml:space="preserve">managers </w:t>
      </w:r>
      <w:r w:rsidRPr="009455A1">
        <w:rPr>
          <w:sz w:val="20"/>
          <w:szCs w:val="24"/>
          <w:lang w:val="en-GB"/>
        </w:rPr>
        <w:t xml:space="preserve">to </w:t>
      </w:r>
      <w:r w:rsidR="00E2239B" w:rsidRPr="009455A1">
        <w:rPr>
          <w:sz w:val="20"/>
          <w:szCs w:val="24"/>
          <w:lang w:val="en-GB"/>
        </w:rPr>
        <w:t xml:space="preserve">better understand the </w:t>
      </w:r>
      <w:r w:rsidR="0040425D" w:rsidRPr="009455A1">
        <w:rPr>
          <w:sz w:val="20"/>
          <w:szCs w:val="24"/>
          <w:lang w:val="en-GB"/>
        </w:rPr>
        <w:t xml:space="preserve">points mentioned </w:t>
      </w:r>
      <w:r w:rsidR="00231710" w:rsidRPr="009455A1">
        <w:rPr>
          <w:sz w:val="20"/>
          <w:szCs w:val="24"/>
          <w:lang w:val="en-GB"/>
        </w:rPr>
        <w:t xml:space="preserve">previously, </w:t>
      </w:r>
      <w:r w:rsidRPr="009455A1">
        <w:rPr>
          <w:sz w:val="20"/>
          <w:szCs w:val="24"/>
          <w:lang w:val="en-GB"/>
        </w:rPr>
        <w:t>identif</w:t>
      </w:r>
      <w:r w:rsidR="007F4B9A" w:rsidRPr="009455A1">
        <w:rPr>
          <w:sz w:val="20"/>
          <w:szCs w:val="24"/>
          <w:lang w:val="en-GB"/>
        </w:rPr>
        <w:t>ying</w:t>
      </w:r>
      <w:r w:rsidRPr="009455A1">
        <w:rPr>
          <w:sz w:val="20"/>
          <w:szCs w:val="24"/>
          <w:lang w:val="en-GB"/>
        </w:rPr>
        <w:t xml:space="preserve"> users’ needs</w:t>
      </w:r>
      <w:r w:rsidR="007F4B9A" w:rsidRPr="009455A1">
        <w:rPr>
          <w:sz w:val="20"/>
          <w:szCs w:val="24"/>
          <w:lang w:val="en-GB"/>
        </w:rPr>
        <w:t xml:space="preserve"> and</w:t>
      </w:r>
      <w:r w:rsidRPr="009455A1">
        <w:rPr>
          <w:sz w:val="20"/>
          <w:szCs w:val="24"/>
          <w:lang w:val="en-GB"/>
        </w:rPr>
        <w:t xml:space="preserve"> new opportunities, allowing the company to respond more quickly to changes.</w:t>
      </w:r>
    </w:p>
    <w:p w14:paraId="3296B5E9" w14:textId="151D5E34" w:rsidR="00EF7AF4" w:rsidRPr="009455A1" w:rsidRDefault="00AD3279" w:rsidP="00086921">
      <w:pPr>
        <w:ind w:left="900" w:right="540"/>
        <w:jc w:val="both"/>
        <w:rPr>
          <w:sz w:val="20"/>
          <w:szCs w:val="24"/>
          <w:lang w:val="en-GB"/>
        </w:rPr>
      </w:pPr>
      <w:r w:rsidRPr="009455A1">
        <w:rPr>
          <w:sz w:val="20"/>
          <w:szCs w:val="24"/>
          <w:lang w:val="en-GB"/>
        </w:rPr>
        <w:t>Moreover, a</w:t>
      </w:r>
      <w:r w:rsidR="00EF7AF4" w:rsidRPr="009455A1">
        <w:rPr>
          <w:sz w:val="20"/>
          <w:szCs w:val="24"/>
          <w:lang w:val="en-GB"/>
        </w:rPr>
        <w:t xml:space="preserve"> </w:t>
      </w:r>
      <w:r w:rsidR="00DA1B9A" w:rsidRPr="009455A1">
        <w:rPr>
          <w:sz w:val="20"/>
          <w:szCs w:val="24"/>
          <w:lang w:val="en-GB"/>
        </w:rPr>
        <w:t>completer and more consistent</w:t>
      </w:r>
      <w:r w:rsidR="00EF7AF4" w:rsidRPr="009455A1">
        <w:rPr>
          <w:sz w:val="20"/>
          <w:szCs w:val="24"/>
          <w:lang w:val="en-GB"/>
        </w:rPr>
        <w:t xml:space="preserve"> store of data</w:t>
      </w:r>
      <w:r w:rsidR="0012651D" w:rsidRPr="009455A1">
        <w:rPr>
          <w:sz w:val="20"/>
          <w:szCs w:val="24"/>
          <w:lang w:val="en-GB"/>
        </w:rPr>
        <w:t xml:space="preserve"> and systems with more scalability </w:t>
      </w:r>
      <w:r w:rsidR="006F6391" w:rsidRPr="009455A1">
        <w:rPr>
          <w:sz w:val="20"/>
          <w:szCs w:val="24"/>
          <w:lang w:val="en-GB"/>
        </w:rPr>
        <w:t>are</w:t>
      </w:r>
      <w:r w:rsidR="0018761F" w:rsidRPr="009455A1">
        <w:rPr>
          <w:sz w:val="20"/>
          <w:szCs w:val="24"/>
          <w:lang w:val="en-GB"/>
        </w:rPr>
        <w:t xml:space="preserve"> required </w:t>
      </w:r>
      <w:r w:rsidRPr="009455A1">
        <w:rPr>
          <w:sz w:val="20"/>
          <w:szCs w:val="24"/>
          <w:lang w:val="en-GB"/>
        </w:rPr>
        <w:t>d</w:t>
      </w:r>
      <w:r w:rsidR="00EF7AF4" w:rsidRPr="009455A1">
        <w:rPr>
          <w:sz w:val="20"/>
          <w:szCs w:val="24"/>
          <w:lang w:val="en-GB"/>
        </w:rPr>
        <w:t xml:space="preserve">ue to the large amount of data involved, the growing increase in users and the continuous evolution of the system. </w:t>
      </w:r>
      <w:r w:rsidR="00086921" w:rsidRPr="009455A1">
        <w:rPr>
          <w:sz w:val="20"/>
          <w:szCs w:val="24"/>
          <w:lang w:val="en-GB"/>
        </w:rPr>
        <w:t xml:space="preserve">Furthermore, </w:t>
      </w:r>
      <w:r w:rsidR="00474A82" w:rsidRPr="009455A1">
        <w:rPr>
          <w:sz w:val="20"/>
          <w:szCs w:val="24"/>
          <w:lang w:val="en-GB"/>
        </w:rPr>
        <w:t>this technology allows the compan</w:t>
      </w:r>
      <w:r w:rsidR="00EE22E0" w:rsidRPr="009455A1">
        <w:rPr>
          <w:sz w:val="20"/>
          <w:szCs w:val="24"/>
          <w:lang w:val="en-GB"/>
        </w:rPr>
        <w:t xml:space="preserve">y </w:t>
      </w:r>
      <w:r w:rsidR="00EF7AF4" w:rsidRPr="009455A1">
        <w:rPr>
          <w:sz w:val="20"/>
          <w:szCs w:val="24"/>
          <w:lang w:val="en-GB"/>
        </w:rPr>
        <w:t>to host new applications and technologies without redesigning the whole system.</w:t>
      </w:r>
    </w:p>
    <w:p w14:paraId="071C3A8A" w14:textId="0C2FC2D5" w:rsidR="00EF7AF4" w:rsidRDefault="00500812" w:rsidP="004F1F1A">
      <w:pPr>
        <w:pStyle w:val="Heading3"/>
        <w:ind w:left="900" w:right="540"/>
        <w:rPr>
          <w:color w:val="0070C0"/>
          <w:sz w:val="28"/>
          <w:szCs w:val="24"/>
        </w:rPr>
      </w:pPr>
      <w:bookmarkStart w:id="7" w:name="_Toc60923819"/>
      <w:r w:rsidRPr="00E47DC1">
        <w:rPr>
          <w:color w:val="0070C0"/>
          <w:sz w:val="28"/>
          <w:szCs w:val="24"/>
        </w:rPr>
        <w:t>1.</w:t>
      </w:r>
      <w:r w:rsidR="00CF07CA">
        <w:rPr>
          <w:color w:val="0070C0"/>
          <w:sz w:val="28"/>
          <w:szCs w:val="24"/>
        </w:rPr>
        <w:t>4</w:t>
      </w:r>
      <w:r w:rsidRPr="00E47DC1">
        <w:rPr>
          <w:color w:val="0070C0"/>
          <w:sz w:val="28"/>
          <w:szCs w:val="24"/>
        </w:rPr>
        <w:t xml:space="preserve"> </w:t>
      </w:r>
      <w:r w:rsidR="008C0E2A" w:rsidRPr="00500812">
        <w:rPr>
          <w:color w:val="0070C0"/>
          <w:sz w:val="28"/>
          <w:szCs w:val="24"/>
        </w:rPr>
        <w:t>Business Processes to Model</w:t>
      </w:r>
      <w:bookmarkEnd w:id="7"/>
    </w:p>
    <w:p w14:paraId="1AE396CD" w14:textId="31949942" w:rsidR="00E769D8" w:rsidRPr="009455A1" w:rsidRDefault="00D51D2C" w:rsidP="009A6087">
      <w:pPr>
        <w:ind w:left="900" w:right="540"/>
        <w:jc w:val="both"/>
        <w:rPr>
          <w:sz w:val="20"/>
          <w:szCs w:val="24"/>
          <w:lang w:val="en-GB"/>
        </w:rPr>
      </w:pPr>
      <w:r w:rsidRPr="009455A1">
        <w:rPr>
          <w:sz w:val="20"/>
          <w:szCs w:val="24"/>
          <w:lang w:val="en-GB"/>
        </w:rPr>
        <w:t xml:space="preserve">The managers decided to develop </w:t>
      </w:r>
      <w:r w:rsidR="00CB7D00" w:rsidRPr="009455A1">
        <w:rPr>
          <w:sz w:val="20"/>
          <w:szCs w:val="24"/>
          <w:lang w:val="en-GB"/>
        </w:rPr>
        <w:t>a</w:t>
      </w:r>
      <w:r w:rsidRPr="009455A1">
        <w:rPr>
          <w:sz w:val="20"/>
          <w:szCs w:val="24"/>
          <w:lang w:val="en-GB"/>
        </w:rPr>
        <w:t xml:space="preserve"> </w:t>
      </w:r>
      <w:r w:rsidR="00CB7D00" w:rsidRPr="009455A1">
        <w:rPr>
          <w:sz w:val="20"/>
          <w:szCs w:val="24"/>
          <w:lang w:val="en-GB"/>
        </w:rPr>
        <w:t>data warehouse,</w:t>
      </w:r>
      <w:r w:rsidRPr="009455A1">
        <w:rPr>
          <w:sz w:val="20"/>
          <w:szCs w:val="24"/>
          <w:lang w:val="en-GB"/>
        </w:rPr>
        <w:t xml:space="preserve"> according to the bottom-up </w:t>
      </w:r>
      <w:r w:rsidR="006A7D29" w:rsidRPr="009455A1">
        <w:rPr>
          <w:sz w:val="20"/>
          <w:szCs w:val="24"/>
          <w:lang w:val="en-GB"/>
        </w:rPr>
        <w:t>approach</w:t>
      </w:r>
      <w:r w:rsidR="009E34A3" w:rsidRPr="009455A1">
        <w:rPr>
          <w:sz w:val="20"/>
          <w:szCs w:val="24"/>
          <w:lang w:val="en-GB"/>
        </w:rPr>
        <w:t xml:space="preserve">, </w:t>
      </w:r>
      <w:r w:rsidR="00D90ED9" w:rsidRPr="009455A1">
        <w:rPr>
          <w:sz w:val="20"/>
          <w:szCs w:val="24"/>
          <w:lang w:val="en-GB"/>
        </w:rPr>
        <w:t xml:space="preserve">allowing </w:t>
      </w:r>
      <w:r w:rsidR="008B7033" w:rsidRPr="009455A1">
        <w:rPr>
          <w:sz w:val="20"/>
          <w:szCs w:val="24"/>
          <w:lang w:val="en-GB"/>
        </w:rPr>
        <w:t xml:space="preserve">the DW </w:t>
      </w:r>
      <w:r w:rsidR="00D90ED9" w:rsidRPr="009455A1">
        <w:rPr>
          <w:sz w:val="20"/>
          <w:szCs w:val="24"/>
          <w:lang w:val="en-GB"/>
        </w:rPr>
        <w:t>being</w:t>
      </w:r>
      <w:r w:rsidR="008B7033" w:rsidRPr="009455A1">
        <w:rPr>
          <w:sz w:val="20"/>
          <w:szCs w:val="24"/>
          <w:lang w:val="en-GB"/>
        </w:rPr>
        <w:t xml:space="preserve"> incrementally</w:t>
      </w:r>
      <w:r w:rsidR="00D90ED9" w:rsidRPr="009455A1">
        <w:rPr>
          <w:sz w:val="20"/>
          <w:szCs w:val="24"/>
          <w:lang w:val="en-GB"/>
        </w:rPr>
        <w:t xml:space="preserve"> built</w:t>
      </w:r>
      <w:r w:rsidR="008B7033" w:rsidRPr="009455A1">
        <w:rPr>
          <w:sz w:val="20"/>
          <w:szCs w:val="24"/>
          <w:lang w:val="en-GB"/>
        </w:rPr>
        <w:t xml:space="preserve"> </w:t>
      </w:r>
      <w:r w:rsidR="00B71F3A" w:rsidRPr="009455A1">
        <w:rPr>
          <w:sz w:val="20"/>
          <w:szCs w:val="24"/>
          <w:lang w:val="en-GB"/>
        </w:rPr>
        <w:t>by iteratively creating several data marts</w:t>
      </w:r>
      <w:r w:rsidR="00AF3B83" w:rsidRPr="009455A1">
        <w:rPr>
          <w:sz w:val="20"/>
          <w:szCs w:val="24"/>
          <w:lang w:val="en-GB"/>
        </w:rPr>
        <w:t xml:space="preserve">. </w:t>
      </w:r>
      <w:r w:rsidR="002625F6" w:rsidRPr="009455A1">
        <w:rPr>
          <w:sz w:val="20"/>
          <w:szCs w:val="24"/>
          <w:lang w:val="en-GB"/>
        </w:rPr>
        <w:t xml:space="preserve">Each data mart is based on a set of facts that are linked to </w:t>
      </w:r>
      <w:r w:rsidR="000815DD" w:rsidRPr="009455A1">
        <w:rPr>
          <w:sz w:val="20"/>
          <w:szCs w:val="24"/>
          <w:lang w:val="en-GB"/>
        </w:rPr>
        <w:t>specific process</w:t>
      </w:r>
      <w:r w:rsidR="002B0D5D" w:rsidRPr="009455A1">
        <w:rPr>
          <w:sz w:val="20"/>
          <w:szCs w:val="24"/>
          <w:lang w:val="en-GB"/>
        </w:rPr>
        <w:t>.</w:t>
      </w:r>
      <w:r w:rsidR="004B57F2" w:rsidRPr="009455A1">
        <w:rPr>
          <w:sz w:val="20"/>
          <w:szCs w:val="24"/>
          <w:lang w:val="en-GB"/>
        </w:rPr>
        <w:t xml:space="preserve"> In the first data marts</w:t>
      </w:r>
      <w:r w:rsidR="009A6087" w:rsidRPr="009455A1">
        <w:rPr>
          <w:sz w:val="20"/>
          <w:szCs w:val="24"/>
          <w:lang w:val="en-GB"/>
        </w:rPr>
        <w:t xml:space="preserve">, </w:t>
      </w:r>
      <w:r w:rsidR="00EB3A01" w:rsidRPr="009455A1">
        <w:rPr>
          <w:sz w:val="20"/>
          <w:szCs w:val="24"/>
          <w:lang w:val="en-GB"/>
        </w:rPr>
        <w:t xml:space="preserve">Sales and Tutoring </w:t>
      </w:r>
      <w:r w:rsidR="00197652" w:rsidRPr="009455A1">
        <w:rPr>
          <w:sz w:val="20"/>
          <w:szCs w:val="24"/>
          <w:lang w:val="en-GB"/>
        </w:rPr>
        <w:t xml:space="preserve">process </w:t>
      </w:r>
      <w:r w:rsidR="00EB3A01" w:rsidRPr="009455A1">
        <w:rPr>
          <w:sz w:val="20"/>
          <w:szCs w:val="24"/>
          <w:lang w:val="en-GB"/>
        </w:rPr>
        <w:t xml:space="preserve">were chosen to be modelled and analysed </w:t>
      </w:r>
      <w:r w:rsidR="00845E92" w:rsidRPr="009455A1">
        <w:rPr>
          <w:sz w:val="20"/>
          <w:szCs w:val="24"/>
          <w:lang w:val="en-GB"/>
        </w:rPr>
        <w:t>priority.</w:t>
      </w:r>
    </w:p>
    <w:p w14:paraId="118F0EA7" w14:textId="552F83E4" w:rsidR="00DB6ECB" w:rsidRPr="003B4F59" w:rsidRDefault="00F56E1A" w:rsidP="00A441F3">
      <w:pPr>
        <w:pStyle w:val="Heading4"/>
        <w:ind w:left="900" w:right="540"/>
        <w:jc w:val="both"/>
        <w:rPr>
          <w:sz w:val="22"/>
          <w:szCs w:val="24"/>
        </w:rPr>
      </w:pPr>
      <w:bookmarkStart w:id="8" w:name="_Toc60923820"/>
      <w:r>
        <w:rPr>
          <w:sz w:val="22"/>
          <w:szCs w:val="24"/>
        </w:rPr>
        <w:t>Sales Process</w:t>
      </w:r>
      <w:bookmarkEnd w:id="8"/>
      <w:r>
        <w:rPr>
          <w:sz w:val="22"/>
          <w:szCs w:val="24"/>
        </w:rPr>
        <w:t xml:space="preserve"> </w:t>
      </w:r>
    </w:p>
    <w:p w14:paraId="74174DB1" w14:textId="6CB1949A" w:rsidR="00B54091" w:rsidRDefault="00B54091" w:rsidP="00A441F3">
      <w:pPr>
        <w:ind w:left="900" w:right="540"/>
        <w:jc w:val="both"/>
        <w:rPr>
          <w:sz w:val="20"/>
          <w:szCs w:val="24"/>
        </w:rPr>
      </w:pPr>
      <w:r w:rsidRPr="00B54091">
        <w:rPr>
          <w:sz w:val="20"/>
          <w:szCs w:val="24"/>
        </w:rPr>
        <w:t xml:space="preserve">Students can choose between different subscriptions that differ in length (monthly, quarterly, annually), </w:t>
      </w:r>
      <w:r w:rsidRPr="00334FDD">
        <w:rPr>
          <w:sz w:val="20"/>
          <w:szCs w:val="24"/>
        </w:rPr>
        <w:t xml:space="preserve">duration of each </w:t>
      </w:r>
      <w:r w:rsidR="003953AB" w:rsidRPr="00334FDD">
        <w:rPr>
          <w:sz w:val="20"/>
          <w:szCs w:val="24"/>
        </w:rPr>
        <w:t>video chat</w:t>
      </w:r>
      <w:r w:rsidRPr="00334FDD">
        <w:rPr>
          <w:sz w:val="20"/>
          <w:szCs w:val="24"/>
        </w:rPr>
        <w:t xml:space="preserve"> (15, 30 or 60 minutes per day) and frequency of </w:t>
      </w:r>
      <w:r w:rsidR="003953AB" w:rsidRPr="00334FDD">
        <w:rPr>
          <w:sz w:val="20"/>
          <w:szCs w:val="24"/>
        </w:rPr>
        <w:t>video chat</w:t>
      </w:r>
      <w:r w:rsidRPr="00334FDD">
        <w:rPr>
          <w:sz w:val="20"/>
          <w:szCs w:val="24"/>
        </w:rPr>
        <w:t xml:space="preserve"> (2, 3 or 5 days per week). Subscription prices can range from 40€/month to 271€/month</w:t>
      </w:r>
      <w:r w:rsidR="003953AB" w:rsidRPr="00334FDD">
        <w:rPr>
          <w:sz w:val="20"/>
          <w:szCs w:val="24"/>
        </w:rPr>
        <w:t>. Modeling the sales process the business could potentially answer questions such as:</w:t>
      </w:r>
    </w:p>
    <w:p w14:paraId="1B16749A" w14:textId="7B115141" w:rsidR="003953AB" w:rsidRPr="003953AB" w:rsidRDefault="003953AB" w:rsidP="00A441F3">
      <w:pPr>
        <w:pStyle w:val="ListParagraph"/>
        <w:numPr>
          <w:ilvl w:val="0"/>
          <w:numId w:val="15"/>
        </w:numPr>
        <w:ind w:right="540"/>
        <w:jc w:val="both"/>
        <w:rPr>
          <w:sz w:val="20"/>
          <w:szCs w:val="24"/>
        </w:rPr>
      </w:pPr>
      <w:r w:rsidRPr="003953AB">
        <w:rPr>
          <w:sz w:val="20"/>
          <w:szCs w:val="24"/>
        </w:rPr>
        <w:t>What is the average spending per student?</w:t>
      </w:r>
      <w:r w:rsidRPr="003953AB">
        <w:rPr>
          <w:rFonts w:ascii="Times New Roman" w:hAnsi="Times New Roman" w:cs="Times New Roman"/>
          <w:sz w:val="20"/>
          <w:szCs w:val="24"/>
        </w:rPr>
        <w:t xml:space="preserve"> ​</w:t>
      </w:r>
    </w:p>
    <w:p w14:paraId="2DFEFC79" w14:textId="28E375FA" w:rsidR="003953AB" w:rsidRPr="003953AB" w:rsidRDefault="003953AB" w:rsidP="00A441F3">
      <w:pPr>
        <w:pStyle w:val="ListParagraph"/>
        <w:numPr>
          <w:ilvl w:val="0"/>
          <w:numId w:val="15"/>
        </w:numPr>
        <w:ind w:right="540"/>
        <w:jc w:val="both"/>
        <w:rPr>
          <w:sz w:val="20"/>
          <w:szCs w:val="24"/>
        </w:rPr>
      </w:pPr>
      <w:r w:rsidRPr="003953AB">
        <w:rPr>
          <w:sz w:val="20"/>
          <w:szCs w:val="24"/>
        </w:rPr>
        <w:t>What is the profit per period per student?</w:t>
      </w:r>
      <w:r w:rsidRPr="003953AB">
        <w:rPr>
          <w:rFonts w:ascii="Times New Roman" w:hAnsi="Times New Roman" w:cs="Times New Roman"/>
          <w:sz w:val="20"/>
          <w:szCs w:val="24"/>
        </w:rPr>
        <w:t xml:space="preserve"> ​</w:t>
      </w:r>
    </w:p>
    <w:p w14:paraId="6D5F0C44" w14:textId="62CC405C" w:rsidR="003953AB" w:rsidRPr="003953AB" w:rsidRDefault="003953AB" w:rsidP="00A441F3">
      <w:pPr>
        <w:pStyle w:val="ListParagraph"/>
        <w:numPr>
          <w:ilvl w:val="0"/>
          <w:numId w:val="15"/>
        </w:numPr>
        <w:ind w:right="540"/>
        <w:jc w:val="both"/>
        <w:rPr>
          <w:sz w:val="20"/>
          <w:szCs w:val="24"/>
        </w:rPr>
      </w:pPr>
      <w:r w:rsidRPr="003953AB">
        <w:rPr>
          <w:sz w:val="20"/>
          <w:szCs w:val="24"/>
        </w:rPr>
        <w:t>Which teachers collect the most?</w:t>
      </w:r>
      <w:r w:rsidRPr="003953AB">
        <w:rPr>
          <w:rFonts w:ascii="Times New Roman" w:hAnsi="Times New Roman" w:cs="Times New Roman"/>
          <w:sz w:val="20"/>
          <w:szCs w:val="24"/>
        </w:rPr>
        <w:t xml:space="preserve"> ​</w:t>
      </w:r>
    </w:p>
    <w:p w14:paraId="603BD46D" w14:textId="19BEFF35" w:rsidR="003953AB" w:rsidRPr="003953AB" w:rsidRDefault="003953AB" w:rsidP="00A441F3">
      <w:pPr>
        <w:pStyle w:val="ListParagraph"/>
        <w:numPr>
          <w:ilvl w:val="0"/>
          <w:numId w:val="15"/>
        </w:numPr>
        <w:ind w:right="540"/>
        <w:jc w:val="both"/>
        <w:rPr>
          <w:sz w:val="20"/>
          <w:szCs w:val="24"/>
        </w:rPr>
      </w:pPr>
      <w:r w:rsidRPr="003953AB">
        <w:rPr>
          <w:sz w:val="20"/>
          <w:szCs w:val="24"/>
        </w:rPr>
        <w:t>What is the percentage of sales to natural persons and companies (juridical persons</w:t>
      </w:r>
      <w:r w:rsidR="00472776" w:rsidRPr="003953AB">
        <w:rPr>
          <w:sz w:val="20"/>
          <w:szCs w:val="24"/>
        </w:rPr>
        <w:t>)?</w:t>
      </w:r>
      <w:r w:rsidR="00472776" w:rsidRPr="003953AB">
        <w:rPr>
          <w:rFonts w:ascii="Times New Roman" w:hAnsi="Times New Roman" w:cs="Times New Roman"/>
          <w:sz w:val="20"/>
          <w:szCs w:val="24"/>
        </w:rPr>
        <w:t xml:space="preserve"> ​</w:t>
      </w:r>
    </w:p>
    <w:p w14:paraId="34792FF5" w14:textId="43926394" w:rsidR="003953AB" w:rsidRPr="003953AB" w:rsidRDefault="003953AB" w:rsidP="003953AB">
      <w:pPr>
        <w:pStyle w:val="ListParagraph"/>
        <w:numPr>
          <w:ilvl w:val="0"/>
          <w:numId w:val="15"/>
        </w:numPr>
        <w:ind w:right="540"/>
        <w:rPr>
          <w:sz w:val="20"/>
          <w:szCs w:val="24"/>
        </w:rPr>
      </w:pPr>
      <w:r w:rsidRPr="003953AB">
        <w:rPr>
          <w:sz w:val="20"/>
          <w:szCs w:val="24"/>
        </w:rPr>
        <w:t>What is the percentage between adults and children?</w:t>
      </w:r>
      <w:r w:rsidRPr="003953AB">
        <w:rPr>
          <w:rFonts w:ascii="Times New Roman" w:hAnsi="Times New Roman" w:cs="Times New Roman"/>
          <w:sz w:val="20"/>
          <w:szCs w:val="24"/>
        </w:rPr>
        <w:t xml:space="preserve"> ​</w:t>
      </w:r>
    </w:p>
    <w:p w14:paraId="13226A3F" w14:textId="71AF98C1" w:rsidR="003953AB" w:rsidRPr="003953AB" w:rsidRDefault="003953AB" w:rsidP="003953AB">
      <w:pPr>
        <w:pStyle w:val="ListParagraph"/>
        <w:numPr>
          <w:ilvl w:val="0"/>
          <w:numId w:val="15"/>
        </w:numPr>
        <w:ind w:right="540"/>
        <w:rPr>
          <w:sz w:val="20"/>
          <w:szCs w:val="24"/>
        </w:rPr>
      </w:pPr>
      <w:r w:rsidRPr="003953AB">
        <w:rPr>
          <w:sz w:val="20"/>
          <w:szCs w:val="24"/>
        </w:rPr>
        <w:t>In which country and continent are there more sales? (countries of origin)</w:t>
      </w:r>
      <w:r w:rsidRPr="003953AB">
        <w:rPr>
          <w:rFonts w:ascii="Times New Roman" w:hAnsi="Times New Roman" w:cs="Times New Roman"/>
          <w:sz w:val="20"/>
          <w:szCs w:val="24"/>
        </w:rPr>
        <w:t xml:space="preserve"> ​</w:t>
      </w:r>
    </w:p>
    <w:p w14:paraId="4306A9F4" w14:textId="2389FC7F" w:rsidR="003953AB" w:rsidRPr="003953AB" w:rsidRDefault="003953AB" w:rsidP="003953AB">
      <w:pPr>
        <w:pStyle w:val="ListParagraph"/>
        <w:numPr>
          <w:ilvl w:val="0"/>
          <w:numId w:val="15"/>
        </w:numPr>
        <w:ind w:right="540"/>
        <w:rPr>
          <w:sz w:val="20"/>
          <w:szCs w:val="24"/>
        </w:rPr>
      </w:pPr>
      <w:r w:rsidRPr="003953AB">
        <w:rPr>
          <w:sz w:val="20"/>
          <w:szCs w:val="24"/>
        </w:rPr>
        <w:t>What are the price ranges for services in the main countries and continents?</w:t>
      </w:r>
      <w:r w:rsidRPr="003953AB">
        <w:rPr>
          <w:rFonts w:ascii="Times New Roman" w:hAnsi="Times New Roman" w:cs="Times New Roman"/>
          <w:sz w:val="20"/>
          <w:szCs w:val="24"/>
        </w:rPr>
        <w:t xml:space="preserve"> ​</w:t>
      </w:r>
    </w:p>
    <w:p w14:paraId="72DCFE37" w14:textId="39F88A09" w:rsidR="003953AB" w:rsidRPr="003953AB" w:rsidRDefault="003953AB" w:rsidP="003953AB">
      <w:pPr>
        <w:pStyle w:val="ListParagraph"/>
        <w:numPr>
          <w:ilvl w:val="0"/>
          <w:numId w:val="15"/>
        </w:numPr>
        <w:ind w:right="540"/>
        <w:rPr>
          <w:sz w:val="20"/>
          <w:szCs w:val="24"/>
        </w:rPr>
      </w:pPr>
      <w:r w:rsidRPr="003953AB">
        <w:rPr>
          <w:sz w:val="20"/>
          <w:szCs w:val="24"/>
        </w:rPr>
        <w:t>At what time of the year are there more sales?</w:t>
      </w:r>
      <w:r w:rsidRPr="003953AB">
        <w:rPr>
          <w:rFonts w:ascii="Times New Roman" w:hAnsi="Times New Roman" w:cs="Times New Roman"/>
          <w:sz w:val="20"/>
          <w:szCs w:val="24"/>
        </w:rPr>
        <w:t xml:space="preserve"> ​</w:t>
      </w:r>
    </w:p>
    <w:p w14:paraId="721FCFC9" w14:textId="43545155" w:rsidR="003953AB" w:rsidRPr="003953AB" w:rsidRDefault="003953AB" w:rsidP="003953AB">
      <w:pPr>
        <w:pStyle w:val="ListParagraph"/>
        <w:numPr>
          <w:ilvl w:val="0"/>
          <w:numId w:val="15"/>
        </w:numPr>
        <w:ind w:right="540"/>
        <w:rPr>
          <w:sz w:val="20"/>
          <w:szCs w:val="24"/>
        </w:rPr>
      </w:pPr>
      <w:r w:rsidRPr="003953AB">
        <w:rPr>
          <w:sz w:val="20"/>
          <w:szCs w:val="24"/>
        </w:rPr>
        <w:lastRenderedPageBreak/>
        <w:t>Is there a need to create specific price actions for segments of the public (companies, adult, kids, teenagers)?</w:t>
      </w:r>
      <w:r w:rsidRPr="003953AB">
        <w:rPr>
          <w:rFonts w:ascii="Times New Roman" w:hAnsi="Times New Roman" w:cs="Times New Roman"/>
          <w:sz w:val="20"/>
          <w:szCs w:val="24"/>
        </w:rPr>
        <w:t xml:space="preserve"> ​</w:t>
      </w:r>
    </w:p>
    <w:p w14:paraId="642F742E" w14:textId="6321B103" w:rsidR="003953AB" w:rsidRPr="003953AB" w:rsidRDefault="003953AB" w:rsidP="003953AB">
      <w:pPr>
        <w:pStyle w:val="ListParagraph"/>
        <w:numPr>
          <w:ilvl w:val="0"/>
          <w:numId w:val="15"/>
        </w:numPr>
        <w:ind w:right="540"/>
        <w:rPr>
          <w:sz w:val="20"/>
          <w:szCs w:val="24"/>
        </w:rPr>
      </w:pPr>
      <w:r w:rsidRPr="003953AB">
        <w:rPr>
          <w:sz w:val="20"/>
          <w:szCs w:val="24"/>
        </w:rPr>
        <w:t>What is the age group of the main customers?</w:t>
      </w:r>
      <w:r w:rsidRPr="003953AB">
        <w:rPr>
          <w:rFonts w:ascii="Times New Roman" w:hAnsi="Times New Roman" w:cs="Times New Roman"/>
          <w:sz w:val="20"/>
          <w:szCs w:val="24"/>
        </w:rPr>
        <w:t xml:space="preserve"> ​</w:t>
      </w:r>
    </w:p>
    <w:p w14:paraId="1EF79AEC" w14:textId="663CABB3" w:rsidR="003953AB" w:rsidRPr="003953AB" w:rsidRDefault="003953AB" w:rsidP="003953AB">
      <w:pPr>
        <w:pStyle w:val="ListParagraph"/>
        <w:numPr>
          <w:ilvl w:val="0"/>
          <w:numId w:val="15"/>
        </w:numPr>
        <w:ind w:right="540"/>
        <w:rPr>
          <w:sz w:val="20"/>
          <w:szCs w:val="24"/>
        </w:rPr>
      </w:pPr>
      <w:r w:rsidRPr="003953AB">
        <w:rPr>
          <w:sz w:val="20"/>
          <w:szCs w:val="24"/>
        </w:rPr>
        <w:t>What is the level of proficiency of the main customers?</w:t>
      </w:r>
      <w:r w:rsidRPr="003953AB">
        <w:rPr>
          <w:rFonts w:ascii="Times New Roman" w:hAnsi="Times New Roman" w:cs="Times New Roman"/>
          <w:sz w:val="20"/>
          <w:szCs w:val="24"/>
        </w:rPr>
        <w:t xml:space="preserve"> ​</w:t>
      </w:r>
    </w:p>
    <w:p w14:paraId="0B604CA6" w14:textId="2869CCCE" w:rsidR="003953AB" w:rsidRPr="00D33373" w:rsidRDefault="003953AB" w:rsidP="00D33373">
      <w:pPr>
        <w:pStyle w:val="ListParagraph"/>
        <w:numPr>
          <w:ilvl w:val="0"/>
          <w:numId w:val="15"/>
        </w:numPr>
        <w:ind w:right="540"/>
        <w:rPr>
          <w:sz w:val="20"/>
          <w:szCs w:val="24"/>
        </w:rPr>
      </w:pPr>
      <w:r w:rsidRPr="003953AB">
        <w:rPr>
          <w:sz w:val="20"/>
          <w:szCs w:val="24"/>
        </w:rPr>
        <w:t>From which mean (web site, ads, referral. etc.) the sale was made?</w:t>
      </w:r>
    </w:p>
    <w:p w14:paraId="758DD627" w14:textId="03881012" w:rsidR="00F56E1A" w:rsidRPr="003B4F59" w:rsidRDefault="00F56E1A" w:rsidP="00F56E1A">
      <w:pPr>
        <w:pStyle w:val="Heading4"/>
        <w:ind w:left="900" w:right="540"/>
        <w:rPr>
          <w:sz w:val="22"/>
          <w:szCs w:val="24"/>
        </w:rPr>
      </w:pPr>
      <w:bookmarkStart w:id="9" w:name="_Toc60923821"/>
      <w:r>
        <w:rPr>
          <w:sz w:val="22"/>
          <w:szCs w:val="24"/>
        </w:rPr>
        <w:t>Tutoring Process</w:t>
      </w:r>
      <w:bookmarkEnd w:id="9"/>
    </w:p>
    <w:p w14:paraId="1D7DC5B3" w14:textId="77777777" w:rsidR="00E30417" w:rsidRPr="00334FDD" w:rsidRDefault="00E30417" w:rsidP="00442DBD">
      <w:pPr>
        <w:ind w:left="900" w:right="540"/>
        <w:jc w:val="both"/>
        <w:rPr>
          <w:sz w:val="20"/>
          <w:szCs w:val="24"/>
        </w:rPr>
      </w:pPr>
      <w:r w:rsidRPr="00E30417">
        <w:rPr>
          <w:sz w:val="20"/>
          <w:szCs w:val="24"/>
        </w:rPr>
        <w:t xml:space="preserve">There are </w:t>
      </w:r>
      <w:r w:rsidRPr="00334FDD">
        <w:rPr>
          <w:sz w:val="20"/>
          <w:szCs w:val="24"/>
        </w:rPr>
        <w:t xml:space="preserve">tutors available 24 hours, 7 days in the week. The students can see each tutor’s class schedule and their available time. They can speak with as many tutors as </w:t>
      </w:r>
      <w:proofErr w:type="gramStart"/>
      <w:r w:rsidRPr="00334FDD">
        <w:rPr>
          <w:sz w:val="20"/>
          <w:szCs w:val="24"/>
        </w:rPr>
        <w:t>they'd</w:t>
      </w:r>
      <w:proofErr w:type="gramEnd"/>
      <w:r w:rsidRPr="00334FDD">
        <w:rPr>
          <w:sz w:val="20"/>
          <w:szCs w:val="24"/>
        </w:rPr>
        <w:t xml:space="preserve"> like up until your minutes run out. </w:t>
      </w:r>
      <w:r w:rsidRPr="00442DBD">
        <w:rPr>
          <w:rFonts w:ascii="Times New Roman" w:hAnsi="Times New Roman" w:cs="Times New Roman"/>
          <w:sz w:val="20"/>
          <w:szCs w:val="24"/>
        </w:rPr>
        <w:t>​</w:t>
      </w:r>
    </w:p>
    <w:p w14:paraId="2C971BBD" w14:textId="77777777" w:rsidR="00E30417" w:rsidRDefault="00E30417" w:rsidP="00442DBD">
      <w:pPr>
        <w:ind w:left="900" w:right="540"/>
        <w:jc w:val="both"/>
        <w:rPr>
          <w:sz w:val="20"/>
          <w:szCs w:val="24"/>
        </w:rPr>
      </w:pPr>
      <w:r w:rsidRPr="00334FDD">
        <w:rPr>
          <w:sz w:val="20"/>
          <w:szCs w:val="24"/>
        </w:rPr>
        <w:t xml:space="preserve">There are 300,000 students of all ages spread across the world, such as Brazil, Saudi Arabia, China, South Korea, Japan, </w:t>
      </w:r>
      <w:proofErr w:type="gramStart"/>
      <w:r w:rsidRPr="00334FDD">
        <w:rPr>
          <w:sz w:val="20"/>
          <w:szCs w:val="24"/>
        </w:rPr>
        <w:t>Russia</w:t>
      </w:r>
      <w:proofErr w:type="gramEnd"/>
      <w:r w:rsidRPr="00334FDD">
        <w:rPr>
          <w:sz w:val="20"/>
          <w:szCs w:val="24"/>
        </w:rPr>
        <w:t xml:space="preserve"> and Turkey. </w:t>
      </w:r>
      <w:r w:rsidRPr="00442DBD">
        <w:rPr>
          <w:rFonts w:ascii="Times New Roman" w:hAnsi="Times New Roman" w:cs="Times New Roman"/>
          <w:sz w:val="20"/>
          <w:szCs w:val="24"/>
        </w:rPr>
        <w:t>​</w:t>
      </w:r>
      <w:r w:rsidRPr="00334FDD">
        <w:rPr>
          <w:sz w:val="20"/>
          <w:szCs w:val="24"/>
        </w:rPr>
        <w:t xml:space="preserve">There are more than 3,000 tutors registered who have a wide range of education and professions. </w:t>
      </w:r>
      <w:r w:rsidRPr="00442DBD">
        <w:rPr>
          <w:rFonts w:ascii="Times New Roman" w:hAnsi="Times New Roman" w:cs="Times New Roman"/>
          <w:sz w:val="20"/>
          <w:szCs w:val="24"/>
        </w:rPr>
        <w:t>​</w:t>
      </w:r>
    </w:p>
    <w:p w14:paraId="19052943" w14:textId="04CAA770" w:rsidR="00E30417" w:rsidRDefault="00E30417" w:rsidP="00442DBD">
      <w:pPr>
        <w:ind w:left="900" w:right="540"/>
        <w:jc w:val="both"/>
        <w:rPr>
          <w:sz w:val="20"/>
          <w:szCs w:val="24"/>
        </w:rPr>
      </w:pPr>
      <w:r w:rsidRPr="00E30417">
        <w:rPr>
          <w:sz w:val="20"/>
          <w:szCs w:val="24"/>
        </w:rPr>
        <w:t xml:space="preserve">The students can search for interesting topics to read or discuss with the tutors if they want. </w:t>
      </w:r>
      <w:r w:rsidR="00BF18B2">
        <w:rPr>
          <w:sz w:val="20"/>
          <w:szCs w:val="24"/>
        </w:rPr>
        <w:t>They</w:t>
      </w:r>
      <w:r w:rsidR="00F56E1A" w:rsidRPr="003B4F59">
        <w:rPr>
          <w:sz w:val="20"/>
          <w:szCs w:val="24"/>
        </w:rPr>
        <w:t xml:space="preserve">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w:t>
      </w:r>
      <w:r w:rsidR="00D04259" w:rsidRPr="003B4F59">
        <w:rPr>
          <w:sz w:val="20"/>
          <w:szCs w:val="24"/>
        </w:rPr>
        <w:t>directly.</w:t>
      </w:r>
      <w:r w:rsidR="00D04259">
        <w:rPr>
          <w:sz w:val="20"/>
          <w:szCs w:val="24"/>
        </w:rPr>
        <w:t xml:space="preserve"> Modeling</w:t>
      </w:r>
      <w:r>
        <w:rPr>
          <w:sz w:val="20"/>
          <w:szCs w:val="24"/>
        </w:rPr>
        <w:t xml:space="preserve"> the tutoring process the business could potentially answer questions such as:</w:t>
      </w:r>
    </w:p>
    <w:p w14:paraId="7FC445EB" w14:textId="05CF1D02" w:rsidR="00E30417" w:rsidRPr="00E30417" w:rsidRDefault="00E30417" w:rsidP="004408BB">
      <w:pPr>
        <w:pStyle w:val="ListParagraph"/>
        <w:numPr>
          <w:ilvl w:val="0"/>
          <w:numId w:val="16"/>
        </w:numPr>
        <w:ind w:right="540"/>
        <w:jc w:val="both"/>
        <w:rPr>
          <w:sz w:val="20"/>
          <w:szCs w:val="24"/>
        </w:rPr>
      </w:pPr>
      <w:r w:rsidRPr="00E30417">
        <w:rPr>
          <w:sz w:val="20"/>
          <w:szCs w:val="24"/>
        </w:rPr>
        <w:t xml:space="preserve">What are the top 5 most popular courses chosen by the students? Which kind of material they look </w:t>
      </w:r>
      <w:r w:rsidR="00C43370" w:rsidRPr="00E30417">
        <w:rPr>
          <w:sz w:val="20"/>
          <w:szCs w:val="24"/>
        </w:rPr>
        <w:t>for?</w:t>
      </w:r>
      <w:r w:rsidR="00C43370" w:rsidRPr="00E30417">
        <w:rPr>
          <w:rFonts w:ascii="Times New Roman" w:hAnsi="Times New Roman" w:cs="Times New Roman"/>
          <w:sz w:val="20"/>
          <w:szCs w:val="24"/>
        </w:rPr>
        <w:t xml:space="preserve"> ​</w:t>
      </w:r>
    </w:p>
    <w:p w14:paraId="5652075B" w14:textId="3C4C70CE" w:rsidR="00E30417" w:rsidRPr="00E30417" w:rsidRDefault="00E30417" w:rsidP="004408BB">
      <w:pPr>
        <w:pStyle w:val="ListParagraph"/>
        <w:numPr>
          <w:ilvl w:val="0"/>
          <w:numId w:val="16"/>
        </w:numPr>
        <w:ind w:right="540"/>
        <w:jc w:val="both"/>
        <w:rPr>
          <w:sz w:val="20"/>
          <w:szCs w:val="24"/>
        </w:rPr>
      </w:pPr>
      <w:r w:rsidRPr="00E30417">
        <w:rPr>
          <w:sz w:val="20"/>
          <w:szCs w:val="24"/>
        </w:rPr>
        <w:t xml:space="preserve">What are the top 5 best </w:t>
      </w:r>
      <w:r w:rsidR="00C43370" w:rsidRPr="00E30417">
        <w:rPr>
          <w:sz w:val="20"/>
          <w:szCs w:val="24"/>
        </w:rPr>
        <w:t>tutors?</w:t>
      </w:r>
      <w:r w:rsidR="00C43370" w:rsidRPr="00E30417">
        <w:rPr>
          <w:rFonts w:ascii="Times New Roman" w:hAnsi="Times New Roman" w:cs="Times New Roman"/>
          <w:sz w:val="20"/>
          <w:szCs w:val="24"/>
        </w:rPr>
        <w:t xml:space="preserve"> ​</w:t>
      </w:r>
    </w:p>
    <w:p w14:paraId="72A8DEA0" w14:textId="46FC4581" w:rsidR="00E30417" w:rsidRPr="00E30417" w:rsidRDefault="00E30417" w:rsidP="004408BB">
      <w:pPr>
        <w:pStyle w:val="ListParagraph"/>
        <w:numPr>
          <w:ilvl w:val="0"/>
          <w:numId w:val="16"/>
        </w:numPr>
        <w:ind w:right="540"/>
        <w:jc w:val="both"/>
        <w:rPr>
          <w:sz w:val="20"/>
          <w:szCs w:val="24"/>
        </w:rPr>
      </w:pPr>
      <w:r w:rsidRPr="00E30417">
        <w:rPr>
          <w:sz w:val="20"/>
          <w:szCs w:val="24"/>
        </w:rPr>
        <w:t xml:space="preserve">Which </w:t>
      </w:r>
      <w:r w:rsidR="00915F28" w:rsidRPr="00E30417">
        <w:rPr>
          <w:sz w:val="20"/>
          <w:szCs w:val="24"/>
        </w:rPr>
        <w:t>is</w:t>
      </w:r>
      <w:r w:rsidRPr="00E30417">
        <w:rPr>
          <w:sz w:val="20"/>
          <w:szCs w:val="24"/>
        </w:rPr>
        <w:t xml:space="preserve"> the profile of the best evaluated </w:t>
      </w:r>
      <w:r w:rsidR="00C43370" w:rsidRPr="00E30417">
        <w:rPr>
          <w:sz w:val="20"/>
          <w:szCs w:val="24"/>
        </w:rPr>
        <w:t>tutors?</w:t>
      </w:r>
      <w:r w:rsidR="00C43370" w:rsidRPr="00E30417">
        <w:rPr>
          <w:rFonts w:ascii="Times New Roman" w:hAnsi="Times New Roman" w:cs="Times New Roman"/>
          <w:sz w:val="20"/>
          <w:szCs w:val="24"/>
        </w:rPr>
        <w:t xml:space="preserve"> ​</w:t>
      </w:r>
    </w:p>
    <w:p w14:paraId="496864F4" w14:textId="0E6D9E49" w:rsidR="00E30417" w:rsidRPr="00E30417" w:rsidRDefault="00E30417" w:rsidP="004408BB">
      <w:pPr>
        <w:pStyle w:val="ListParagraph"/>
        <w:numPr>
          <w:ilvl w:val="0"/>
          <w:numId w:val="16"/>
        </w:numPr>
        <w:ind w:right="540"/>
        <w:jc w:val="both"/>
        <w:rPr>
          <w:sz w:val="20"/>
          <w:szCs w:val="24"/>
        </w:rPr>
      </w:pPr>
      <w:r w:rsidRPr="00E30417">
        <w:rPr>
          <w:sz w:val="20"/>
          <w:szCs w:val="24"/>
        </w:rPr>
        <w:t xml:space="preserve">How many tutors are selected by students per year?  </w:t>
      </w:r>
      <w:r w:rsidRPr="00E30417">
        <w:rPr>
          <w:rFonts w:ascii="Times New Roman" w:hAnsi="Times New Roman" w:cs="Times New Roman"/>
          <w:sz w:val="20"/>
          <w:szCs w:val="24"/>
        </w:rPr>
        <w:t>​</w:t>
      </w:r>
    </w:p>
    <w:p w14:paraId="2456D250" w14:textId="388BDD5F" w:rsidR="00E30417" w:rsidRPr="00E30417" w:rsidRDefault="00E30417" w:rsidP="004408BB">
      <w:pPr>
        <w:pStyle w:val="ListParagraph"/>
        <w:numPr>
          <w:ilvl w:val="0"/>
          <w:numId w:val="16"/>
        </w:numPr>
        <w:ind w:right="540"/>
        <w:jc w:val="both"/>
        <w:rPr>
          <w:sz w:val="20"/>
          <w:szCs w:val="24"/>
        </w:rPr>
      </w:pPr>
      <w:r w:rsidRPr="00E30417">
        <w:rPr>
          <w:sz w:val="20"/>
          <w:szCs w:val="24"/>
        </w:rPr>
        <w:t xml:space="preserve">How many days a week on average </w:t>
      </w:r>
      <w:proofErr w:type="gramStart"/>
      <w:r w:rsidRPr="00E30417">
        <w:rPr>
          <w:sz w:val="20"/>
          <w:szCs w:val="24"/>
        </w:rPr>
        <w:t>are</w:t>
      </w:r>
      <w:proofErr w:type="gramEnd"/>
      <w:r w:rsidRPr="00E30417">
        <w:rPr>
          <w:sz w:val="20"/>
          <w:szCs w:val="24"/>
        </w:rPr>
        <w:t xml:space="preserve"> attended by </w:t>
      </w:r>
      <w:r w:rsidR="00C43370" w:rsidRPr="00E30417">
        <w:rPr>
          <w:sz w:val="20"/>
          <w:szCs w:val="24"/>
        </w:rPr>
        <w:t>students?</w:t>
      </w:r>
      <w:r w:rsidR="00C43370" w:rsidRPr="00E30417">
        <w:rPr>
          <w:rFonts w:ascii="Times New Roman" w:hAnsi="Times New Roman" w:cs="Times New Roman"/>
          <w:sz w:val="20"/>
          <w:szCs w:val="24"/>
        </w:rPr>
        <w:t xml:space="preserve"> ​</w:t>
      </w:r>
    </w:p>
    <w:p w14:paraId="6E5F9B6E" w14:textId="04F8F60F" w:rsidR="00E30417" w:rsidRPr="00E30417" w:rsidRDefault="00E30417" w:rsidP="004408BB">
      <w:pPr>
        <w:pStyle w:val="ListParagraph"/>
        <w:numPr>
          <w:ilvl w:val="0"/>
          <w:numId w:val="16"/>
        </w:numPr>
        <w:ind w:right="540"/>
        <w:jc w:val="both"/>
        <w:rPr>
          <w:sz w:val="20"/>
          <w:szCs w:val="24"/>
        </w:rPr>
      </w:pPr>
      <w:r w:rsidRPr="00E30417">
        <w:rPr>
          <w:sz w:val="20"/>
          <w:szCs w:val="24"/>
        </w:rPr>
        <w:t xml:space="preserve">What is the number of Tutoring sessions per week by User and </w:t>
      </w:r>
      <w:r w:rsidR="00C43370" w:rsidRPr="00E30417">
        <w:rPr>
          <w:sz w:val="20"/>
          <w:szCs w:val="24"/>
        </w:rPr>
        <w:t>Teacher?</w:t>
      </w:r>
      <w:r w:rsidR="00C43370" w:rsidRPr="00E30417">
        <w:rPr>
          <w:rFonts w:ascii="Times New Roman" w:hAnsi="Times New Roman" w:cs="Times New Roman"/>
          <w:sz w:val="20"/>
          <w:szCs w:val="24"/>
        </w:rPr>
        <w:t xml:space="preserve"> ​</w:t>
      </w:r>
    </w:p>
    <w:p w14:paraId="35442386" w14:textId="0512D2F6" w:rsidR="00E30417" w:rsidRPr="00E30417" w:rsidRDefault="00E30417" w:rsidP="004408BB">
      <w:pPr>
        <w:pStyle w:val="ListParagraph"/>
        <w:numPr>
          <w:ilvl w:val="0"/>
          <w:numId w:val="16"/>
        </w:numPr>
        <w:ind w:right="540"/>
        <w:jc w:val="both"/>
        <w:rPr>
          <w:sz w:val="20"/>
          <w:szCs w:val="24"/>
        </w:rPr>
      </w:pPr>
      <w:r w:rsidRPr="00E30417">
        <w:rPr>
          <w:sz w:val="20"/>
          <w:szCs w:val="24"/>
        </w:rPr>
        <w:t xml:space="preserve">What is the average duration of Tutoring a session by User and </w:t>
      </w:r>
      <w:r w:rsidR="00C43370" w:rsidRPr="00E30417">
        <w:rPr>
          <w:sz w:val="20"/>
          <w:szCs w:val="24"/>
        </w:rPr>
        <w:t>Teacher</w:t>
      </w:r>
      <w:r w:rsidR="00C43370" w:rsidRPr="00E30417">
        <w:rPr>
          <w:rFonts w:ascii="Times New Roman" w:hAnsi="Times New Roman" w:cs="Times New Roman"/>
          <w:sz w:val="20"/>
          <w:szCs w:val="24"/>
        </w:rPr>
        <w:t>​?</w:t>
      </w:r>
    </w:p>
    <w:p w14:paraId="176B495C" w14:textId="312C63D9" w:rsidR="00E30417" w:rsidRPr="00E30417" w:rsidRDefault="00E30417" w:rsidP="004408BB">
      <w:pPr>
        <w:pStyle w:val="ListParagraph"/>
        <w:numPr>
          <w:ilvl w:val="0"/>
          <w:numId w:val="16"/>
        </w:numPr>
        <w:ind w:right="540"/>
        <w:jc w:val="both"/>
        <w:rPr>
          <w:sz w:val="20"/>
          <w:szCs w:val="24"/>
        </w:rPr>
      </w:pPr>
      <w:r w:rsidRPr="00E30417">
        <w:rPr>
          <w:sz w:val="20"/>
          <w:szCs w:val="24"/>
        </w:rPr>
        <w:t xml:space="preserve">At which hours, Tutoring are most </w:t>
      </w:r>
      <w:r w:rsidR="00C43370" w:rsidRPr="00E30417">
        <w:rPr>
          <w:sz w:val="20"/>
          <w:szCs w:val="24"/>
        </w:rPr>
        <w:t>requested?</w:t>
      </w:r>
      <w:r w:rsidR="00C43370" w:rsidRPr="00E30417">
        <w:rPr>
          <w:rFonts w:ascii="Times New Roman" w:hAnsi="Times New Roman" w:cs="Times New Roman"/>
          <w:sz w:val="20"/>
          <w:szCs w:val="24"/>
        </w:rPr>
        <w:t xml:space="preserve"> ​</w:t>
      </w:r>
    </w:p>
    <w:p w14:paraId="7514DB28" w14:textId="67568A6E" w:rsidR="00E30417" w:rsidRPr="00E30417" w:rsidRDefault="00E30417" w:rsidP="004408BB">
      <w:pPr>
        <w:pStyle w:val="ListParagraph"/>
        <w:numPr>
          <w:ilvl w:val="0"/>
          <w:numId w:val="16"/>
        </w:numPr>
        <w:ind w:right="540"/>
        <w:jc w:val="both"/>
        <w:rPr>
          <w:sz w:val="20"/>
          <w:szCs w:val="24"/>
        </w:rPr>
      </w:pPr>
      <w:r w:rsidRPr="00E30417">
        <w:rPr>
          <w:sz w:val="20"/>
          <w:szCs w:val="24"/>
        </w:rPr>
        <w:t xml:space="preserve">What percentage of classes had connection </w:t>
      </w:r>
      <w:r w:rsidR="00C43370" w:rsidRPr="00E30417">
        <w:rPr>
          <w:sz w:val="20"/>
          <w:szCs w:val="24"/>
        </w:rPr>
        <w:t>problems?</w:t>
      </w:r>
      <w:r w:rsidR="00C43370" w:rsidRPr="00E30417">
        <w:rPr>
          <w:rFonts w:ascii="Times New Roman" w:hAnsi="Times New Roman" w:cs="Times New Roman"/>
          <w:sz w:val="20"/>
          <w:szCs w:val="24"/>
        </w:rPr>
        <w:t xml:space="preserve"> ​</w:t>
      </w:r>
    </w:p>
    <w:p w14:paraId="7C1148C3" w14:textId="38737D8C" w:rsidR="00E30417" w:rsidRPr="00E30417" w:rsidRDefault="00E30417" w:rsidP="004408BB">
      <w:pPr>
        <w:pStyle w:val="ListParagraph"/>
        <w:numPr>
          <w:ilvl w:val="0"/>
          <w:numId w:val="16"/>
        </w:numPr>
        <w:ind w:right="540"/>
        <w:jc w:val="both"/>
        <w:rPr>
          <w:sz w:val="20"/>
          <w:szCs w:val="24"/>
        </w:rPr>
      </w:pPr>
      <w:r w:rsidRPr="00E30417">
        <w:rPr>
          <w:sz w:val="20"/>
          <w:szCs w:val="24"/>
        </w:rPr>
        <w:t xml:space="preserve">How many classes occur simultaneously in the </w:t>
      </w:r>
      <w:r w:rsidR="00C43370" w:rsidRPr="00E30417">
        <w:rPr>
          <w:sz w:val="20"/>
          <w:szCs w:val="24"/>
        </w:rPr>
        <w:t>app?</w:t>
      </w:r>
      <w:r w:rsidR="00C43370" w:rsidRPr="00E30417">
        <w:rPr>
          <w:rFonts w:ascii="Times New Roman" w:hAnsi="Times New Roman" w:cs="Times New Roman"/>
          <w:sz w:val="20"/>
          <w:szCs w:val="24"/>
        </w:rPr>
        <w:t xml:space="preserve"> ​</w:t>
      </w:r>
    </w:p>
    <w:p w14:paraId="1E4A7AB6" w14:textId="400CE610" w:rsidR="00E30417" w:rsidRPr="00E30417" w:rsidRDefault="00E30417" w:rsidP="004408BB">
      <w:pPr>
        <w:pStyle w:val="ListParagraph"/>
        <w:numPr>
          <w:ilvl w:val="0"/>
          <w:numId w:val="16"/>
        </w:numPr>
        <w:ind w:right="540"/>
        <w:jc w:val="both"/>
        <w:rPr>
          <w:sz w:val="20"/>
          <w:szCs w:val="24"/>
        </w:rPr>
      </w:pPr>
      <w:r w:rsidRPr="00E30417">
        <w:rPr>
          <w:sz w:val="20"/>
          <w:szCs w:val="24"/>
        </w:rPr>
        <w:t xml:space="preserve">What is the average amount of time a teacher and the students </w:t>
      </w:r>
      <w:r w:rsidR="00C43370" w:rsidRPr="00E30417">
        <w:rPr>
          <w:sz w:val="20"/>
          <w:szCs w:val="24"/>
        </w:rPr>
        <w:t>stay</w:t>
      </w:r>
      <w:r w:rsidRPr="00E30417">
        <w:rPr>
          <w:sz w:val="20"/>
          <w:szCs w:val="24"/>
        </w:rPr>
        <w:t xml:space="preserve"> on </w:t>
      </w:r>
      <w:proofErr w:type="spellStart"/>
      <w:r w:rsidR="00C43370">
        <w:rPr>
          <w:sz w:val="20"/>
          <w:szCs w:val="24"/>
        </w:rPr>
        <w:t>C</w:t>
      </w:r>
      <w:r w:rsidRPr="00E30417">
        <w:rPr>
          <w:sz w:val="20"/>
          <w:szCs w:val="24"/>
        </w:rPr>
        <w:t>ambly</w:t>
      </w:r>
      <w:proofErr w:type="spellEnd"/>
      <w:r w:rsidRPr="00E30417">
        <w:rPr>
          <w:sz w:val="20"/>
          <w:szCs w:val="24"/>
        </w:rPr>
        <w:t xml:space="preserve">? For what reasons do users leave the </w:t>
      </w:r>
      <w:r w:rsidR="00C43370" w:rsidRPr="00E30417">
        <w:rPr>
          <w:sz w:val="20"/>
          <w:szCs w:val="24"/>
        </w:rPr>
        <w:t>app?</w:t>
      </w:r>
      <w:r w:rsidR="00C43370" w:rsidRPr="00E30417">
        <w:rPr>
          <w:rFonts w:ascii="Times New Roman" w:hAnsi="Times New Roman" w:cs="Times New Roman"/>
          <w:sz w:val="20"/>
          <w:szCs w:val="24"/>
        </w:rPr>
        <w:t xml:space="preserve"> ​</w:t>
      </w:r>
    </w:p>
    <w:p w14:paraId="36EAC130" w14:textId="2A8FA3EE" w:rsidR="00E30417" w:rsidRPr="00E30417" w:rsidRDefault="00E30417" w:rsidP="004408BB">
      <w:pPr>
        <w:pStyle w:val="ListParagraph"/>
        <w:numPr>
          <w:ilvl w:val="0"/>
          <w:numId w:val="16"/>
        </w:numPr>
        <w:ind w:right="540"/>
        <w:jc w:val="both"/>
        <w:rPr>
          <w:sz w:val="20"/>
          <w:szCs w:val="24"/>
        </w:rPr>
      </w:pPr>
      <w:r w:rsidRPr="00E30417">
        <w:rPr>
          <w:sz w:val="20"/>
          <w:szCs w:val="24"/>
        </w:rPr>
        <w:t xml:space="preserve">How many days a week on average </w:t>
      </w:r>
      <w:proofErr w:type="gramStart"/>
      <w:r w:rsidRPr="00E30417">
        <w:rPr>
          <w:sz w:val="20"/>
          <w:szCs w:val="24"/>
        </w:rPr>
        <w:t>are</w:t>
      </w:r>
      <w:proofErr w:type="gramEnd"/>
      <w:r w:rsidRPr="00E30417">
        <w:rPr>
          <w:sz w:val="20"/>
          <w:szCs w:val="24"/>
        </w:rPr>
        <w:t xml:space="preserve"> offered by teachers? </w:t>
      </w:r>
      <w:r w:rsidR="00C43370" w:rsidRPr="00E30417">
        <w:rPr>
          <w:sz w:val="20"/>
          <w:szCs w:val="24"/>
        </w:rPr>
        <w:t>And by</w:t>
      </w:r>
      <w:r w:rsidRPr="00E30417">
        <w:rPr>
          <w:sz w:val="20"/>
          <w:szCs w:val="24"/>
        </w:rPr>
        <w:t xml:space="preserve"> the best rated? </w:t>
      </w:r>
      <w:r w:rsidRPr="00E30417">
        <w:rPr>
          <w:rFonts w:ascii="Times New Roman" w:hAnsi="Times New Roman" w:cs="Times New Roman"/>
          <w:sz w:val="20"/>
          <w:szCs w:val="24"/>
        </w:rPr>
        <w:t>​</w:t>
      </w:r>
    </w:p>
    <w:p w14:paraId="23830CC6" w14:textId="670216F7" w:rsidR="00F56E1A" w:rsidRPr="00E30417" w:rsidRDefault="00E30417" w:rsidP="004408BB">
      <w:pPr>
        <w:pStyle w:val="ListParagraph"/>
        <w:numPr>
          <w:ilvl w:val="0"/>
          <w:numId w:val="16"/>
        </w:numPr>
        <w:ind w:right="540"/>
        <w:jc w:val="both"/>
        <w:rPr>
          <w:sz w:val="20"/>
          <w:szCs w:val="24"/>
        </w:rPr>
      </w:pPr>
      <w:r w:rsidRPr="00E30417">
        <w:rPr>
          <w:sz w:val="20"/>
          <w:szCs w:val="24"/>
        </w:rPr>
        <w:t>There were tutors available to attend students at the requested time and online?</w:t>
      </w:r>
    </w:p>
    <w:p w14:paraId="32B102F2" w14:textId="77777777" w:rsidR="007F637C" w:rsidRDefault="007F637C" w:rsidP="00F77E93">
      <w:pPr>
        <w:ind w:left="900" w:right="540"/>
        <w:rPr>
          <w:sz w:val="28"/>
          <w:szCs w:val="24"/>
          <w:highlight w:val="yellow"/>
        </w:rPr>
      </w:pPr>
    </w:p>
    <w:p w14:paraId="1B957EA1" w14:textId="77777777" w:rsidR="00162648" w:rsidRDefault="00162648" w:rsidP="00F77E93">
      <w:pPr>
        <w:ind w:left="900" w:right="540"/>
        <w:rPr>
          <w:sz w:val="28"/>
          <w:szCs w:val="24"/>
          <w:highlight w:val="yellow"/>
        </w:rPr>
      </w:pPr>
    </w:p>
    <w:p w14:paraId="773EEAEB" w14:textId="77777777" w:rsidR="00162648" w:rsidRDefault="00162648" w:rsidP="00F77E93">
      <w:pPr>
        <w:ind w:left="900" w:right="540"/>
        <w:rPr>
          <w:sz w:val="28"/>
          <w:szCs w:val="24"/>
          <w:highlight w:val="yellow"/>
        </w:rPr>
      </w:pPr>
    </w:p>
    <w:p w14:paraId="6D09741E" w14:textId="43C7233F" w:rsidR="00F835D0" w:rsidRPr="001E1559" w:rsidRDefault="009108EA" w:rsidP="006F73F2">
      <w:pPr>
        <w:pStyle w:val="Heading4"/>
        <w:ind w:left="900" w:right="540"/>
        <w:rPr>
          <w:sz w:val="22"/>
          <w:szCs w:val="24"/>
        </w:rPr>
      </w:pPr>
      <w:bookmarkStart w:id="10" w:name="_Toc60923822"/>
      <w:r w:rsidRPr="001E1559">
        <w:rPr>
          <w:sz w:val="22"/>
          <w:szCs w:val="24"/>
        </w:rPr>
        <w:lastRenderedPageBreak/>
        <w:t>Granularity</w:t>
      </w:r>
      <w:bookmarkEnd w:id="10"/>
    </w:p>
    <w:p w14:paraId="4C377BFB" w14:textId="3676054F" w:rsidR="00732523" w:rsidRPr="009455A1" w:rsidRDefault="009108EA" w:rsidP="006D6F60">
      <w:pPr>
        <w:ind w:left="900" w:right="540"/>
        <w:jc w:val="both"/>
        <w:rPr>
          <w:sz w:val="20"/>
          <w:szCs w:val="24"/>
        </w:rPr>
      </w:pPr>
      <w:r w:rsidRPr="009455A1">
        <w:rPr>
          <w:sz w:val="20"/>
          <w:szCs w:val="24"/>
        </w:rPr>
        <w:t>After analyzing the frequency of the transactional data available and when comparing against the target questions to be ans</w:t>
      </w:r>
      <w:r w:rsidR="00732523" w:rsidRPr="009455A1">
        <w:rPr>
          <w:sz w:val="20"/>
          <w:szCs w:val="24"/>
        </w:rPr>
        <w:t xml:space="preserve">wered by our models and data warehouse, </w:t>
      </w:r>
      <w:r w:rsidR="001E61E5" w:rsidRPr="009455A1">
        <w:rPr>
          <w:sz w:val="20"/>
          <w:szCs w:val="24"/>
        </w:rPr>
        <w:t>we</w:t>
      </w:r>
      <w:r w:rsidR="00732523" w:rsidRPr="009455A1">
        <w:rPr>
          <w:sz w:val="20"/>
          <w:szCs w:val="24"/>
        </w:rPr>
        <w:t xml:space="preserve"> identify that the granularity had to be </w:t>
      </w:r>
      <w:r w:rsidR="002A4DBE" w:rsidRPr="009455A1">
        <w:rPr>
          <w:sz w:val="20"/>
          <w:szCs w:val="24"/>
        </w:rPr>
        <w:t>at the most detailed level</w:t>
      </w:r>
      <w:r w:rsidR="00732523" w:rsidRPr="009455A1">
        <w:rPr>
          <w:sz w:val="20"/>
          <w:szCs w:val="24"/>
        </w:rPr>
        <w:t xml:space="preserve">. </w:t>
      </w:r>
    </w:p>
    <w:p w14:paraId="33C5D5CC" w14:textId="6B4FD319" w:rsidR="00732523" w:rsidRPr="009455A1" w:rsidRDefault="00732523" w:rsidP="006D6F60">
      <w:pPr>
        <w:ind w:left="900" w:right="540"/>
        <w:jc w:val="both"/>
        <w:rPr>
          <w:sz w:val="20"/>
          <w:szCs w:val="24"/>
        </w:rPr>
      </w:pPr>
      <w:r w:rsidRPr="009455A1">
        <w:rPr>
          <w:sz w:val="20"/>
          <w:szCs w:val="24"/>
        </w:rPr>
        <w:t>For the sales data, the individual transaction holds value to our analyzes that if it gets summarized could lost value to the business. Similar situation is found with the Tutoring transactions on which each tutoring session is relevant to determine the user engagement, frequency of the sessions, tutor time etc.</w:t>
      </w:r>
      <w:r w:rsidR="007C29EB" w:rsidRPr="009455A1">
        <w:rPr>
          <w:sz w:val="20"/>
          <w:szCs w:val="24"/>
        </w:rPr>
        <w:t xml:space="preserve"> </w:t>
      </w:r>
    </w:p>
    <w:tbl>
      <w:tblPr>
        <w:tblStyle w:val="TableGrid"/>
        <w:tblW w:w="0" w:type="auto"/>
        <w:tblInd w:w="900" w:type="dxa"/>
        <w:tblLook w:val="04A0" w:firstRow="1" w:lastRow="0" w:firstColumn="1" w:lastColumn="0" w:noHBand="0" w:noVBand="1"/>
      </w:tblPr>
      <w:tblGrid>
        <w:gridCol w:w="1647"/>
        <w:gridCol w:w="7513"/>
      </w:tblGrid>
      <w:tr w:rsidR="009455A1" w:rsidRPr="009455A1" w14:paraId="485D8A98" w14:textId="77777777" w:rsidTr="001E61E5">
        <w:tc>
          <w:tcPr>
            <w:tcW w:w="1647" w:type="dxa"/>
          </w:tcPr>
          <w:p w14:paraId="2EB882E1" w14:textId="75ADC58D" w:rsidR="00E76490" w:rsidRPr="009455A1" w:rsidRDefault="00BF71C4" w:rsidP="00E453D0">
            <w:pPr>
              <w:ind w:right="540"/>
              <w:rPr>
                <w:sz w:val="20"/>
                <w:szCs w:val="24"/>
              </w:rPr>
            </w:pPr>
            <w:r w:rsidRPr="009455A1">
              <w:rPr>
                <w:sz w:val="20"/>
                <w:szCs w:val="24"/>
              </w:rPr>
              <w:t>S</w:t>
            </w:r>
            <w:r w:rsidR="00E76490" w:rsidRPr="009455A1">
              <w:rPr>
                <w:sz w:val="20"/>
                <w:szCs w:val="24"/>
              </w:rPr>
              <w:t>ales</w:t>
            </w:r>
          </w:p>
        </w:tc>
        <w:tc>
          <w:tcPr>
            <w:tcW w:w="7513" w:type="dxa"/>
          </w:tcPr>
          <w:p w14:paraId="7781C488" w14:textId="3D98D523" w:rsidR="00A4278C" w:rsidRPr="009455A1" w:rsidRDefault="001E61E5" w:rsidP="00E453D0">
            <w:pPr>
              <w:ind w:right="540"/>
              <w:rPr>
                <w:sz w:val="20"/>
                <w:szCs w:val="24"/>
                <w:lang w:val="en-GB"/>
              </w:rPr>
            </w:pPr>
            <w:r w:rsidRPr="009455A1">
              <w:rPr>
                <w:sz w:val="20"/>
                <w:szCs w:val="24"/>
                <w:lang w:val="en-GB"/>
              </w:rPr>
              <w:t>Sales</w:t>
            </w:r>
            <w:r w:rsidR="00E4778A" w:rsidRPr="009455A1">
              <w:rPr>
                <w:sz w:val="20"/>
                <w:szCs w:val="24"/>
                <w:lang w:val="en-GB"/>
              </w:rPr>
              <w:t xml:space="preserve"> </w:t>
            </w:r>
            <w:r w:rsidR="002469CB" w:rsidRPr="009455A1">
              <w:rPr>
                <w:sz w:val="20"/>
                <w:szCs w:val="24"/>
                <w:lang w:val="en-GB"/>
              </w:rPr>
              <w:t xml:space="preserve">per </w:t>
            </w:r>
            <w:r w:rsidR="0082578C">
              <w:rPr>
                <w:sz w:val="20"/>
                <w:szCs w:val="24"/>
                <w:lang w:val="en-GB"/>
              </w:rPr>
              <w:t>customer</w:t>
            </w:r>
            <w:r w:rsidR="00E4778A" w:rsidRPr="009455A1">
              <w:rPr>
                <w:sz w:val="20"/>
                <w:szCs w:val="24"/>
                <w:lang w:val="en-GB"/>
              </w:rPr>
              <w:t xml:space="preserve"> </w:t>
            </w:r>
            <w:r w:rsidR="002469CB" w:rsidRPr="009455A1">
              <w:rPr>
                <w:sz w:val="20"/>
                <w:szCs w:val="24"/>
                <w:lang w:val="en-GB"/>
              </w:rPr>
              <w:t xml:space="preserve">per tutor per course per </w:t>
            </w:r>
            <w:r w:rsidRPr="009455A1">
              <w:rPr>
                <w:sz w:val="20"/>
                <w:szCs w:val="24"/>
                <w:lang w:val="en-GB"/>
              </w:rPr>
              <w:t>promotion</w:t>
            </w:r>
            <w:r w:rsidR="00BC6120" w:rsidRPr="009455A1">
              <w:rPr>
                <w:sz w:val="20"/>
                <w:szCs w:val="24"/>
                <w:lang w:val="en-GB"/>
              </w:rPr>
              <w:t xml:space="preserve"> per </w:t>
            </w:r>
            <w:r w:rsidRPr="009455A1">
              <w:rPr>
                <w:sz w:val="20"/>
                <w:szCs w:val="24"/>
                <w:lang w:val="en-GB"/>
              </w:rPr>
              <w:t>day</w:t>
            </w:r>
          </w:p>
        </w:tc>
      </w:tr>
      <w:tr w:rsidR="000232D3" w:rsidRPr="009455A1" w14:paraId="17A4F9D8" w14:textId="77777777" w:rsidTr="001E61E5">
        <w:tc>
          <w:tcPr>
            <w:tcW w:w="1647" w:type="dxa"/>
          </w:tcPr>
          <w:p w14:paraId="479AC65B" w14:textId="77D75B8D" w:rsidR="00E76490" w:rsidRPr="009455A1" w:rsidRDefault="00E76490" w:rsidP="00E453D0">
            <w:pPr>
              <w:ind w:right="540"/>
              <w:rPr>
                <w:sz w:val="20"/>
                <w:szCs w:val="24"/>
              </w:rPr>
            </w:pPr>
            <w:r w:rsidRPr="009455A1">
              <w:rPr>
                <w:sz w:val="20"/>
                <w:szCs w:val="24"/>
              </w:rPr>
              <w:t>Tutoring</w:t>
            </w:r>
          </w:p>
        </w:tc>
        <w:tc>
          <w:tcPr>
            <w:tcW w:w="7513" w:type="dxa"/>
          </w:tcPr>
          <w:p w14:paraId="17B8626F" w14:textId="00F9985F" w:rsidR="00E76490" w:rsidRPr="009455A1" w:rsidRDefault="001E61E5" w:rsidP="00E453D0">
            <w:pPr>
              <w:ind w:right="540"/>
              <w:rPr>
                <w:sz w:val="20"/>
                <w:szCs w:val="24"/>
                <w:highlight w:val="yellow"/>
                <w:lang w:val="it-IT"/>
              </w:rPr>
            </w:pPr>
            <w:r w:rsidRPr="009455A1">
              <w:rPr>
                <w:sz w:val="20"/>
                <w:szCs w:val="24"/>
                <w:lang w:val="it-IT"/>
              </w:rPr>
              <w:t>Tutoring per</w:t>
            </w:r>
            <w:r w:rsidR="000232D3" w:rsidRPr="009455A1">
              <w:rPr>
                <w:sz w:val="20"/>
                <w:szCs w:val="24"/>
                <w:lang w:val="it-IT"/>
              </w:rPr>
              <w:t xml:space="preserve"> </w:t>
            </w:r>
            <w:r w:rsidR="0082578C">
              <w:rPr>
                <w:sz w:val="20"/>
                <w:szCs w:val="24"/>
                <w:lang w:val="it-IT"/>
              </w:rPr>
              <w:t>customer</w:t>
            </w:r>
            <w:r w:rsidR="000232D3" w:rsidRPr="009455A1">
              <w:rPr>
                <w:sz w:val="20"/>
                <w:szCs w:val="24"/>
                <w:lang w:val="it-IT"/>
              </w:rPr>
              <w:t xml:space="preserve"> per tutor per </w:t>
            </w:r>
            <w:r w:rsidRPr="009455A1">
              <w:rPr>
                <w:sz w:val="20"/>
                <w:szCs w:val="24"/>
                <w:lang w:val="it-IT"/>
              </w:rPr>
              <w:t>course</w:t>
            </w:r>
            <w:r w:rsidR="000232D3" w:rsidRPr="009455A1">
              <w:rPr>
                <w:sz w:val="20"/>
                <w:szCs w:val="24"/>
                <w:lang w:val="it-IT"/>
              </w:rPr>
              <w:t xml:space="preserve"> per </w:t>
            </w:r>
            <w:r w:rsidRPr="009455A1">
              <w:rPr>
                <w:sz w:val="20"/>
                <w:szCs w:val="24"/>
                <w:lang w:val="it-IT"/>
              </w:rPr>
              <w:t>day</w:t>
            </w:r>
          </w:p>
        </w:tc>
      </w:tr>
    </w:tbl>
    <w:p w14:paraId="60E8C546" w14:textId="60F15E13" w:rsidR="00A55666" w:rsidRPr="009455A1" w:rsidRDefault="00A55666" w:rsidP="00E453D0">
      <w:pPr>
        <w:ind w:left="900" w:right="540"/>
        <w:rPr>
          <w:sz w:val="20"/>
          <w:szCs w:val="24"/>
          <w:lang w:val="it-IT"/>
        </w:rPr>
      </w:pPr>
    </w:p>
    <w:p w14:paraId="3617E3DC" w14:textId="5A19C477" w:rsidR="00E4578D" w:rsidRPr="00E453D0" w:rsidRDefault="00E4578D" w:rsidP="00E4578D">
      <w:pPr>
        <w:pStyle w:val="ChapterNumber"/>
        <w:ind w:left="900" w:right="540"/>
        <w:rPr>
          <w:sz w:val="20"/>
          <w:szCs w:val="24"/>
        </w:rPr>
      </w:pPr>
      <w:bookmarkStart w:id="11" w:name="_Toc60923823"/>
      <w:r>
        <w:rPr>
          <w:sz w:val="20"/>
          <w:szCs w:val="24"/>
        </w:rPr>
        <w:t xml:space="preserve">2 </w:t>
      </w:r>
      <w:r w:rsidR="004F1F1A">
        <w:rPr>
          <w:sz w:val="28"/>
          <w:szCs w:val="28"/>
        </w:rPr>
        <w:t>Conceptual Design</w:t>
      </w:r>
      <w:bookmarkEnd w:id="11"/>
    </w:p>
    <w:p w14:paraId="2109CEA8" w14:textId="77777777" w:rsidR="0040341C" w:rsidRPr="0040341C" w:rsidRDefault="0040341C" w:rsidP="0040341C">
      <w:pPr>
        <w:pStyle w:val="ListParagraph"/>
        <w:numPr>
          <w:ilvl w:val="0"/>
          <w:numId w:val="22"/>
        </w:numPr>
        <w:ind w:right="540"/>
        <w:jc w:val="center"/>
        <w:rPr>
          <w:sz w:val="20"/>
          <w:szCs w:val="24"/>
        </w:rPr>
      </w:pPr>
    </w:p>
    <w:p w14:paraId="1031516C" w14:textId="3DB4F99E" w:rsidR="009D3051" w:rsidRPr="009D3051" w:rsidRDefault="006454B3" w:rsidP="008440C3">
      <w:pPr>
        <w:pStyle w:val="Heading3"/>
        <w:ind w:right="540" w:firstLine="720"/>
        <w:rPr>
          <w:color w:val="0070C0"/>
          <w:sz w:val="28"/>
          <w:szCs w:val="24"/>
        </w:rPr>
      </w:pPr>
      <w:bookmarkStart w:id="12" w:name="_Toc60923824"/>
      <w:r>
        <w:rPr>
          <w:color w:val="0070C0"/>
          <w:sz w:val="28"/>
          <w:szCs w:val="24"/>
        </w:rPr>
        <w:t xml:space="preserve">2.1 </w:t>
      </w:r>
      <w:r w:rsidR="009D3051" w:rsidRPr="009D3051">
        <w:rPr>
          <w:color w:val="0070C0"/>
          <w:sz w:val="28"/>
          <w:szCs w:val="24"/>
        </w:rPr>
        <w:t>Data Warehouse Bus Architecture</w:t>
      </w:r>
      <w:bookmarkEnd w:id="12"/>
    </w:p>
    <w:p w14:paraId="5828F611" w14:textId="2984105C" w:rsidR="008A2057" w:rsidRPr="009455A1" w:rsidRDefault="00213C59" w:rsidP="00AE379F">
      <w:pPr>
        <w:ind w:left="720" w:right="540"/>
        <w:jc w:val="both"/>
        <w:rPr>
          <w:sz w:val="20"/>
          <w:szCs w:val="24"/>
        </w:rPr>
      </w:pPr>
      <w:r w:rsidRPr="009455A1">
        <w:rPr>
          <w:sz w:val="20"/>
          <w:szCs w:val="24"/>
        </w:rPr>
        <w:t xml:space="preserve">The </w:t>
      </w:r>
      <w:r w:rsidR="004E3C7A" w:rsidRPr="009455A1">
        <w:rPr>
          <w:sz w:val="20"/>
          <w:szCs w:val="24"/>
        </w:rPr>
        <w:t>B</w:t>
      </w:r>
      <w:r w:rsidR="00A352AA" w:rsidRPr="009455A1">
        <w:rPr>
          <w:sz w:val="20"/>
          <w:szCs w:val="24"/>
        </w:rPr>
        <w:t xml:space="preserve">usiness </w:t>
      </w:r>
      <w:r w:rsidR="004E3C7A" w:rsidRPr="009455A1">
        <w:rPr>
          <w:sz w:val="20"/>
          <w:szCs w:val="24"/>
        </w:rPr>
        <w:t>I</w:t>
      </w:r>
      <w:r w:rsidR="00DD6CA5" w:rsidRPr="009455A1">
        <w:rPr>
          <w:sz w:val="20"/>
          <w:szCs w:val="24"/>
        </w:rPr>
        <w:t>ntelligence</w:t>
      </w:r>
      <w:r w:rsidR="004E3C7A" w:rsidRPr="009455A1">
        <w:rPr>
          <w:sz w:val="20"/>
          <w:szCs w:val="24"/>
        </w:rPr>
        <w:t xml:space="preserve"> Competence</w:t>
      </w:r>
      <w:r w:rsidR="00DD6CA5" w:rsidRPr="009455A1">
        <w:rPr>
          <w:sz w:val="20"/>
          <w:szCs w:val="24"/>
        </w:rPr>
        <w:t xml:space="preserve"> </w:t>
      </w:r>
      <w:r w:rsidR="004E3C7A" w:rsidRPr="009455A1">
        <w:rPr>
          <w:sz w:val="20"/>
          <w:szCs w:val="24"/>
        </w:rPr>
        <w:t>C</w:t>
      </w:r>
      <w:r w:rsidR="00DD6CA5" w:rsidRPr="009455A1">
        <w:rPr>
          <w:sz w:val="20"/>
          <w:szCs w:val="24"/>
        </w:rPr>
        <w:t>enter created to</w:t>
      </w:r>
      <w:r w:rsidR="00B65DF4" w:rsidRPr="009455A1">
        <w:rPr>
          <w:sz w:val="20"/>
          <w:szCs w:val="24"/>
        </w:rPr>
        <w:t xml:space="preserve"> develop the </w:t>
      </w:r>
      <w:r w:rsidR="001362A5" w:rsidRPr="009455A1">
        <w:rPr>
          <w:sz w:val="20"/>
          <w:szCs w:val="24"/>
        </w:rPr>
        <w:t>d</w:t>
      </w:r>
      <w:r w:rsidR="00216BD4" w:rsidRPr="009455A1">
        <w:rPr>
          <w:sz w:val="20"/>
          <w:szCs w:val="24"/>
        </w:rPr>
        <w:t xml:space="preserve">ata </w:t>
      </w:r>
      <w:r w:rsidR="001362A5" w:rsidRPr="009455A1">
        <w:rPr>
          <w:sz w:val="20"/>
          <w:szCs w:val="24"/>
        </w:rPr>
        <w:t>w</w:t>
      </w:r>
      <w:r w:rsidR="00216BD4" w:rsidRPr="009455A1">
        <w:rPr>
          <w:sz w:val="20"/>
          <w:szCs w:val="24"/>
        </w:rPr>
        <w:t xml:space="preserve">arehouse </w:t>
      </w:r>
      <w:r w:rsidR="009F280B" w:rsidRPr="009455A1">
        <w:rPr>
          <w:sz w:val="20"/>
          <w:szCs w:val="24"/>
        </w:rPr>
        <w:t>cho</w:t>
      </w:r>
      <w:r w:rsidR="00006E62" w:rsidRPr="009455A1">
        <w:rPr>
          <w:sz w:val="20"/>
          <w:szCs w:val="24"/>
        </w:rPr>
        <w:t>se</w:t>
      </w:r>
      <w:r w:rsidR="009F280B" w:rsidRPr="009455A1">
        <w:rPr>
          <w:sz w:val="20"/>
          <w:szCs w:val="24"/>
        </w:rPr>
        <w:t xml:space="preserve"> </w:t>
      </w:r>
      <w:r w:rsidR="00216BD4" w:rsidRPr="009455A1">
        <w:rPr>
          <w:sz w:val="20"/>
          <w:szCs w:val="24"/>
        </w:rPr>
        <w:t>t</w:t>
      </w:r>
      <w:r w:rsidR="00435D12" w:rsidRPr="009455A1">
        <w:rPr>
          <w:sz w:val="20"/>
          <w:szCs w:val="24"/>
        </w:rPr>
        <w:t xml:space="preserve">he </w:t>
      </w:r>
      <w:r w:rsidR="001362A5" w:rsidRPr="009455A1">
        <w:rPr>
          <w:sz w:val="20"/>
          <w:szCs w:val="24"/>
        </w:rPr>
        <w:t>“</w:t>
      </w:r>
      <w:r w:rsidR="00866E86" w:rsidRPr="009455A1">
        <w:rPr>
          <w:sz w:val="20"/>
          <w:szCs w:val="24"/>
        </w:rPr>
        <w:t>Data</w:t>
      </w:r>
      <w:r w:rsidR="009F280B" w:rsidRPr="009455A1">
        <w:rPr>
          <w:sz w:val="20"/>
          <w:szCs w:val="24"/>
        </w:rPr>
        <w:t xml:space="preserve"> </w:t>
      </w:r>
      <w:r w:rsidR="00866E86" w:rsidRPr="009455A1">
        <w:rPr>
          <w:sz w:val="20"/>
          <w:szCs w:val="24"/>
        </w:rPr>
        <w:t>warehouse Bus Architecture</w:t>
      </w:r>
      <w:r w:rsidR="001362A5" w:rsidRPr="009455A1">
        <w:rPr>
          <w:sz w:val="20"/>
          <w:szCs w:val="24"/>
        </w:rPr>
        <w:t>”</w:t>
      </w:r>
      <w:r w:rsidR="00866E86" w:rsidRPr="009455A1">
        <w:rPr>
          <w:sz w:val="20"/>
          <w:szCs w:val="24"/>
        </w:rPr>
        <w:t xml:space="preserve"> </w:t>
      </w:r>
      <w:r w:rsidR="00A72F0C" w:rsidRPr="009455A1">
        <w:rPr>
          <w:sz w:val="20"/>
          <w:szCs w:val="24"/>
        </w:rPr>
        <w:t xml:space="preserve">as a </w:t>
      </w:r>
      <w:r w:rsidR="00866E86" w:rsidRPr="009455A1">
        <w:rPr>
          <w:sz w:val="20"/>
          <w:szCs w:val="24"/>
        </w:rPr>
        <w:t xml:space="preserve">standard </w:t>
      </w:r>
      <w:r w:rsidR="00435D12" w:rsidRPr="009455A1">
        <w:rPr>
          <w:sz w:val="20"/>
          <w:szCs w:val="24"/>
        </w:rPr>
        <w:t>interface</w:t>
      </w:r>
      <w:r w:rsidR="00DD30FF" w:rsidRPr="009455A1">
        <w:rPr>
          <w:sz w:val="20"/>
          <w:szCs w:val="24"/>
        </w:rPr>
        <w:t xml:space="preserve">, since it supports </w:t>
      </w:r>
      <w:r w:rsidR="00504EAD" w:rsidRPr="009455A1">
        <w:rPr>
          <w:sz w:val="20"/>
          <w:szCs w:val="24"/>
        </w:rPr>
        <w:t>the incremental development</w:t>
      </w:r>
      <w:r w:rsidR="001362A5" w:rsidRPr="009455A1">
        <w:rPr>
          <w:sz w:val="20"/>
          <w:szCs w:val="24"/>
        </w:rPr>
        <w:t xml:space="preserve"> of a D</w:t>
      </w:r>
      <w:r w:rsidR="007A5F65" w:rsidRPr="009455A1">
        <w:rPr>
          <w:sz w:val="20"/>
          <w:szCs w:val="24"/>
        </w:rPr>
        <w:t>W</w:t>
      </w:r>
      <w:r w:rsidR="00E91CD1" w:rsidRPr="009455A1">
        <w:rPr>
          <w:sz w:val="20"/>
          <w:szCs w:val="24"/>
        </w:rPr>
        <w:t xml:space="preserve">. </w:t>
      </w:r>
    </w:p>
    <w:p w14:paraId="48A688BF" w14:textId="40D9036F" w:rsidR="00E57D6C" w:rsidRPr="009455A1" w:rsidRDefault="00006E62" w:rsidP="00AE379F">
      <w:pPr>
        <w:ind w:left="720" w:right="540"/>
        <w:jc w:val="both"/>
        <w:rPr>
          <w:sz w:val="20"/>
          <w:szCs w:val="24"/>
        </w:rPr>
      </w:pPr>
      <w:r w:rsidRPr="009455A1">
        <w:rPr>
          <w:sz w:val="20"/>
          <w:szCs w:val="24"/>
        </w:rPr>
        <w:t>T</w:t>
      </w:r>
      <w:r w:rsidR="007A5F65" w:rsidRPr="009455A1">
        <w:rPr>
          <w:sz w:val="20"/>
          <w:szCs w:val="24"/>
        </w:rPr>
        <w:t>he</w:t>
      </w:r>
      <w:r w:rsidR="00E91CD1" w:rsidRPr="009455A1">
        <w:rPr>
          <w:sz w:val="20"/>
          <w:szCs w:val="24"/>
        </w:rPr>
        <w:t xml:space="preserve"> Bus Matrix</w:t>
      </w:r>
      <w:r w:rsidR="007A5F65" w:rsidRPr="009455A1">
        <w:rPr>
          <w:sz w:val="20"/>
          <w:szCs w:val="24"/>
        </w:rPr>
        <w:t xml:space="preserve"> </w:t>
      </w:r>
      <w:r w:rsidRPr="009455A1">
        <w:rPr>
          <w:sz w:val="20"/>
          <w:szCs w:val="24"/>
        </w:rPr>
        <w:t>was</w:t>
      </w:r>
      <w:r w:rsidR="00E91CD1" w:rsidRPr="009455A1">
        <w:rPr>
          <w:sz w:val="20"/>
          <w:szCs w:val="24"/>
        </w:rPr>
        <w:t xml:space="preserve"> used </w:t>
      </w:r>
      <w:r w:rsidR="00392521" w:rsidRPr="009455A1">
        <w:rPr>
          <w:sz w:val="20"/>
          <w:szCs w:val="24"/>
        </w:rPr>
        <w:t>to document the bus Architecture</w:t>
      </w:r>
      <w:r w:rsidR="006430EB" w:rsidRPr="009455A1">
        <w:rPr>
          <w:sz w:val="20"/>
          <w:szCs w:val="24"/>
        </w:rPr>
        <w:t xml:space="preserve">, where the rows </w:t>
      </w:r>
      <w:r w:rsidR="00532212" w:rsidRPr="009455A1">
        <w:rPr>
          <w:sz w:val="20"/>
          <w:szCs w:val="24"/>
        </w:rPr>
        <w:t>represent business processes</w:t>
      </w:r>
      <w:r w:rsidR="00B85A9F" w:rsidRPr="009455A1">
        <w:rPr>
          <w:sz w:val="20"/>
          <w:szCs w:val="24"/>
        </w:rPr>
        <w:t xml:space="preserve"> (to be </w:t>
      </w:r>
      <w:r w:rsidR="008A141C" w:rsidRPr="009455A1">
        <w:rPr>
          <w:sz w:val="20"/>
          <w:szCs w:val="24"/>
        </w:rPr>
        <w:t>translate</w:t>
      </w:r>
      <w:r w:rsidR="00B85A9F" w:rsidRPr="009455A1">
        <w:rPr>
          <w:sz w:val="20"/>
          <w:szCs w:val="24"/>
        </w:rPr>
        <w:t>d</w:t>
      </w:r>
      <w:r w:rsidR="008A141C" w:rsidRPr="009455A1">
        <w:rPr>
          <w:sz w:val="20"/>
          <w:szCs w:val="24"/>
        </w:rPr>
        <w:t xml:space="preserve"> into DMs)</w:t>
      </w:r>
      <w:r w:rsidR="00AE379F" w:rsidRPr="009455A1">
        <w:rPr>
          <w:sz w:val="20"/>
          <w:szCs w:val="24"/>
        </w:rPr>
        <w:t xml:space="preserve"> and the columns represent a suite of standardized, </w:t>
      </w:r>
      <w:r w:rsidR="00377CA5" w:rsidRPr="009455A1">
        <w:rPr>
          <w:sz w:val="20"/>
          <w:szCs w:val="24"/>
        </w:rPr>
        <w:t>common,</w:t>
      </w:r>
      <w:r w:rsidR="00AE379F" w:rsidRPr="009455A1">
        <w:rPr>
          <w:sz w:val="20"/>
          <w:szCs w:val="24"/>
        </w:rPr>
        <w:t xml:space="preserve"> and shared dimensions.</w:t>
      </w:r>
    </w:p>
    <w:p w14:paraId="07E06975" w14:textId="112858C7" w:rsidR="0056308F" w:rsidRPr="009455A1" w:rsidRDefault="00AF3A8A" w:rsidP="00AF3A8A">
      <w:pPr>
        <w:ind w:left="720" w:right="540"/>
        <w:jc w:val="both"/>
        <w:rPr>
          <w:b/>
          <w:bCs/>
          <w:sz w:val="28"/>
          <w:szCs w:val="24"/>
        </w:rPr>
      </w:pPr>
      <w:r>
        <w:rPr>
          <w:color w:val="0070C0"/>
          <w:sz w:val="20"/>
          <w:szCs w:val="24"/>
        </w:rPr>
        <w:tab/>
      </w:r>
      <w:r>
        <w:rPr>
          <w:color w:val="0070C0"/>
          <w:sz w:val="20"/>
          <w:szCs w:val="24"/>
        </w:rPr>
        <w:tab/>
      </w:r>
      <w:r>
        <w:rPr>
          <w:color w:val="0070C0"/>
          <w:sz w:val="20"/>
          <w:szCs w:val="24"/>
        </w:rPr>
        <w:tab/>
      </w:r>
      <w:r>
        <w:rPr>
          <w:color w:val="0070C0"/>
          <w:sz w:val="20"/>
          <w:szCs w:val="24"/>
        </w:rPr>
        <w:tab/>
      </w:r>
      <w:r>
        <w:rPr>
          <w:color w:val="0070C0"/>
          <w:sz w:val="20"/>
          <w:szCs w:val="24"/>
        </w:rPr>
        <w:tab/>
      </w:r>
      <w:r w:rsidRPr="009455A1">
        <w:rPr>
          <w:b/>
          <w:bCs/>
          <w:sz w:val="20"/>
          <w:szCs w:val="24"/>
        </w:rPr>
        <w:t>Bus Matrix</w:t>
      </w:r>
    </w:p>
    <w:tbl>
      <w:tblPr>
        <w:tblStyle w:val="TableGrid"/>
        <w:tblW w:w="0" w:type="auto"/>
        <w:jc w:val="center"/>
        <w:tblLook w:val="04A0" w:firstRow="1" w:lastRow="0" w:firstColumn="1" w:lastColumn="0" w:noHBand="0" w:noVBand="1"/>
      </w:tblPr>
      <w:tblGrid>
        <w:gridCol w:w="1509"/>
        <w:gridCol w:w="758"/>
        <w:gridCol w:w="758"/>
        <w:gridCol w:w="758"/>
        <w:gridCol w:w="757"/>
        <w:gridCol w:w="757"/>
        <w:gridCol w:w="757"/>
        <w:gridCol w:w="926"/>
      </w:tblGrid>
      <w:tr w:rsidR="00323782" w14:paraId="7388D63A" w14:textId="77777777" w:rsidTr="008440C3">
        <w:trPr>
          <w:cantSplit/>
          <w:trHeight w:val="1705"/>
          <w:jc w:val="center"/>
        </w:trPr>
        <w:tc>
          <w:tcPr>
            <w:tcW w:w="1509" w:type="dxa"/>
          </w:tcPr>
          <w:p w14:paraId="7E71ED51" w14:textId="77777777" w:rsidR="00323782" w:rsidRDefault="00323782" w:rsidP="002A410E">
            <w:pPr>
              <w:ind w:right="540"/>
              <w:rPr>
                <w:sz w:val="20"/>
                <w:szCs w:val="24"/>
              </w:rPr>
            </w:pPr>
          </w:p>
        </w:tc>
        <w:tc>
          <w:tcPr>
            <w:tcW w:w="758" w:type="dxa"/>
            <w:textDirection w:val="btLr"/>
            <w:vAlign w:val="center"/>
          </w:tcPr>
          <w:p w14:paraId="555D6974" w14:textId="0BAD536D" w:rsidR="00323782" w:rsidRDefault="00323782" w:rsidP="002A410E">
            <w:pPr>
              <w:ind w:left="113" w:right="113"/>
              <w:rPr>
                <w:sz w:val="20"/>
                <w:szCs w:val="24"/>
              </w:rPr>
            </w:pPr>
            <w:r>
              <w:rPr>
                <w:sz w:val="20"/>
                <w:szCs w:val="24"/>
              </w:rPr>
              <w:t>Date</w:t>
            </w:r>
          </w:p>
        </w:tc>
        <w:tc>
          <w:tcPr>
            <w:tcW w:w="758" w:type="dxa"/>
            <w:textDirection w:val="btLr"/>
            <w:vAlign w:val="center"/>
          </w:tcPr>
          <w:p w14:paraId="6D963CDF" w14:textId="6319386E" w:rsidR="00323782" w:rsidRDefault="0082578C" w:rsidP="002A410E">
            <w:pPr>
              <w:ind w:left="113" w:right="113"/>
              <w:rPr>
                <w:sz w:val="20"/>
                <w:szCs w:val="24"/>
              </w:rPr>
            </w:pPr>
            <w:r>
              <w:rPr>
                <w:sz w:val="20"/>
                <w:szCs w:val="24"/>
              </w:rPr>
              <w:t>Customer</w:t>
            </w:r>
          </w:p>
        </w:tc>
        <w:tc>
          <w:tcPr>
            <w:tcW w:w="758" w:type="dxa"/>
            <w:textDirection w:val="btLr"/>
            <w:vAlign w:val="center"/>
          </w:tcPr>
          <w:p w14:paraId="2006DB94" w14:textId="416ADC5F" w:rsidR="00323782" w:rsidRPr="00F8241C" w:rsidRDefault="00323782" w:rsidP="002A410E">
            <w:pPr>
              <w:ind w:left="113" w:right="113"/>
              <w:rPr>
                <w:sz w:val="20"/>
                <w:szCs w:val="24"/>
              </w:rPr>
            </w:pPr>
            <w:r w:rsidRPr="00A2304D">
              <w:rPr>
                <w:sz w:val="20"/>
                <w:szCs w:val="24"/>
              </w:rPr>
              <w:t>Student</w:t>
            </w:r>
          </w:p>
        </w:tc>
        <w:tc>
          <w:tcPr>
            <w:tcW w:w="757" w:type="dxa"/>
            <w:textDirection w:val="btLr"/>
            <w:vAlign w:val="center"/>
          </w:tcPr>
          <w:p w14:paraId="59AE1D46" w14:textId="362FA542" w:rsidR="00323782" w:rsidRDefault="00323782" w:rsidP="002A410E">
            <w:pPr>
              <w:ind w:left="113" w:right="113"/>
              <w:rPr>
                <w:sz w:val="20"/>
                <w:szCs w:val="24"/>
              </w:rPr>
            </w:pPr>
            <w:r>
              <w:rPr>
                <w:sz w:val="20"/>
                <w:szCs w:val="24"/>
              </w:rPr>
              <w:t>Tutor</w:t>
            </w:r>
          </w:p>
        </w:tc>
        <w:tc>
          <w:tcPr>
            <w:tcW w:w="757" w:type="dxa"/>
            <w:textDirection w:val="btLr"/>
            <w:vAlign w:val="center"/>
          </w:tcPr>
          <w:p w14:paraId="196DE899" w14:textId="5CE3B03D" w:rsidR="00323782" w:rsidRDefault="00323782" w:rsidP="002A410E">
            <w:pPr>
              <w:ind w:left="113" w:right="113"/>
              <w:rPr>
                <w:sz w:val="20"/>
                <w:szCs w:val="24"/>
              </w:rPr>
            </w:pPr>
            <w:r>
              <w:rPr>
                <w:sz w:val="20"/>
                <w:szCs w:val="24"/>
              </w:rPr>
              <w:t>Course</w:t>
            </w:r>
          </w:p>
        </w:tc>
        <w:tc>
          <w:tcPr>
            <w:tcW w:w="757" w:type="dxa"/>
            <w:textDirection w:val="btLr"/>
            <w:vAlign w:val="center"/>
          </w:tcPr>
          <w:p w14:paraId="24128633" w14:textId="25ECF724" w:rsidR="00323782" w:rsidRDefault="00323782" w:rsidP="002A410E">
            <w:pPr>
              <w:ind w:left="113" w:right="113"/>
              <w:rPr>
                <w:sz w:val="20"/>
                <w:szCs w:val="24"/>
              </w:rPr>
            </w:pPr>
            <w:r>
              <w:t>P</w:t>
            </w:r>
            <w:r w:rsidRPr="000C7A81">
              <w:rPr>
                <w:sz w:val="20"/>
                <w:szCs w:val="24"/>
              </w:rPr>
              <w:t>romotion</w:t>
            </w:r>
          </w:p>
        </w:tc>
        <w:tc>
          <w:tcPr>
            <w:tcW w:w="926" w:type="dxa"/>
            <w:textDirection w:val="btLr"/>
            <w:vAlign w:val="center"/>
          </w:tcPr>
          <w:p w14:paraId="73AA4B03" w14:textId="6C3F545D" w:rsidR="00323782" w:rsidRDefault="00323782" w:rsidP="002A410E">
            <w:pPr>
              <w:ind w:left="113" w:right="113"/>
              <w:rPr>
                <w:sz w:val="20"/>
                <w:szCs w:val="24"/>
              </w:rPr>
            </w:pPr>
            <w:r>
              <w:rPr>
                <w:sz w:val="20"/>
                <w:szCs w:val="24"/>
              </w:rPr>
              <w:t>…</w:t>
            </w:r>
          </w:p>
        </w:tc>
      </w:tr>
      <w:tr w:rsidR="00323782" w14:paraId="21C19E60" w14:textId="77777777" w:rsidTr="008440C3">
        <w:trPr>
          <w:jc w:val="center"/>
        </w:trPr>
        <w:tc>
          <w:tcPr>
            <w:tcW w:w="1509" w:type="dxa"/>
          </w:tcPr>
          <w:p w14:paraId="638F6767" w14:textId="40760BCF" w:rsidR="00323782" w:rsidRDefault="00323782" w:rsidP="002A410E">
            <w:pPr>
              <w:ind w:right="540"/>
              <w:rPr>
                <w:sz w:val="20"/>
                <w:szCs w:val="24"/>
              </w:rPr>
            </w:pPr>
            <w:r>
              <w:t>Sales</w:t>
            </w:r>
          </w:p>
        </w:tc>
        <w:tc>
          <w:tcPr>
            <w:tcW w:w="758" w:type="dxa"/>
            <w:vAlign w:val="center"/>
          </w:tcPr>
          <w:p w14:paraId="16D7FFD8" w14:textId="3151B36A" w:rsidR="00323782" w:rsidRDefault="00323782" w:rsidP="002A410E">
            <w:pPr>
              <w:jc w:val="center"/>
              <w:rPr>
                <w:sz w:val="20"/>
                <w:szCs w:val="24"/>
              </w:rPr>
            </w:pPr>
            <w:r>
              <w:rPr>
                <w:sz w:val="20"/>
                <w:szCs w:val="24"/>
              </w:rPr>
              <w:t>X</w:t>
            </w:r>
          </w:p>
        </w:tc>
        <w:tc>
          <w:tcPr>
            <w:tcW w:w="758" w:type="dxa"/>
            <w:vAlign w:val="center"/>
          </w:tcPr>
          <w:p w14:paraId="5DFCA452" w14:textId="265CB410" w:rsidR="00323782" w:rsidRDefault="00323782" w:rsidP="002A410E">
            <w:pPr>
              <w:jc w:val="center"/>
              <w:rPr>
                <w:sz w:val="20"/>
                <w:szCs w:val="24"/>
              </w:rPr>
            </w:pPr>
            <w:r>
              <w:rPr>
                <w:sz w:val="20"/>
                <w:szCs w:val="24"/>
              </w:rPr>
              <w:t>X</w:t>
            </w:r>
          </w:p>
        </w:tc>
        <w:tc>
          <w:tcPr>
            <w:tcW w:w="758" w:type="dxa"/>
            <w:vAlign w:val="center"/>
          </w:tcPr>
          <w:p w14:paraId="59DCADA9" w14:textId="3B950B1E" w:rsidR="00323782" w:rsidRDefault="00323782" w:rsidP="002A410E">
            <w:pPr>
              <w:jc w:val="center"/>
              <w:rPr>
                <w:sz w:val="20"/>
                <w:szCs w:val="24"/>
              </w:rPr>
            </w:pPr>
          </w:p>
        </w:tc>
        <w:tc>
          <w:tcPr>
            <w:tcW w:w="757" w:type="dxa"/>
            <w:vAlign w:val="center"/>
          </w:tcPr>
          <w:p w14:paraId="38D1DD4D" w14:textId="0D2D4110" w:rsidR="00323782" w:rsidRDefault="00323782" w:rsidP="002A410E">
            <w:pPr>
              <w:jc w:val="center"/>
              <w:rPr>
                <w:sz w:val="20"/>
                <w:szCs w:val="24"/>
              </w:rPr>
            </w:pPr>
            <w:r>
              <w:rPr>
                <w:sz w:val="20"/>
                <w:szCs w:val="24"/>
              </w:rPr>
              <w:t>X</w:t>
            </w:r>
          </w:p>
        </w:tc>
        <w:tc>
          <w:tcPr>
            <w:tcW w:w="757" w:type="dxa"/>
            <w:vAlign w:val="center"/>
          </w:tcPr>
          <w:p w14:paraId="59DD632A" w14:textId="1C25AAFA" w:rsidR="00323782" w:rsidRDefault="00323782" w:rsidP="002A410E">
            <w:pPr>
              <w:jc w:val="center"/>
              <w:rPr>
                <w:sz w:val="20"/>
                <w:szCs w:val="24"/>
              </w:rPr>
            </w:pPr>
            <w:r>
              <w:rPr>
                <w:sz w:val="20"/>
                <w:szCs w:val="24"/>
              </w:rPr>
              <w:t>X</w:t>
            </w:r>
          </w:p>
        </w:tc>
        <w:tc>
          <w:tcPr>
            <w:tcW w:w="757" w:type="dxa"/>
            <w:vAlign w:val="center"/>
          </w:tcPr>
          <w:p w14:paraId="1E377A5C" w14:textId="71B2225E" w:rsidR="00323782" w:rsidRDefault="00323782" w:rsidP="002A410E">
            <w:pPr>
              <w:jc w:val="center"/>
              <w:rPr>
                <w:sz w:val="20"/>
                <w:szCs w:val="24"/>
              </w:rPr>
            </w:pPr>
          </w:p>
        </w:tc>
        <w:tc>
          <w:tcPr>
            <w:tcW w:w="926" w:type="dxa"/>
            <w:vAlign w:val="center"/>
          </w:tcPr>
          <w:p w14:paraId="0F7ECFD5" w14:textId="0F507F7C" w:rsidR="00323782" w:rsidRDefault="00323782" w:rsidP="002A410E">
            <w:pPr>
              <w:jc w:val="center"/>
              <w:rPr>
                <w:sz w:val="20"/>
                <w:szCs w:val="24"/>
              </w:rPr>
            </w:pPr>
          </w:p>
        </w:tc>
      </w:tr>
      <w:tr w:rsidR="00323782" w14:paraId="0BB5D22C" w14:textId="77777777" w:rsidTr="008440C3">
        <w:trPr>
          <w:jc w:val="center"/>
        </w:trPr>
        <w:tc>
          <w:tcPr>
            <w:tcW w:w="1509" w:type="dxa"/>
          </w:tcPr>
          <w:p w14:paraId="1BE57BAE" w14:textId="0A28348C" w:rsidR="00323782" w:rsidRDefault="00323782" w:rsidP="002A410E">
            <w:pPr>
              <w:ind w:right="540"/>
              <w:rPr>
                <w:sz w:val="20"/>
                <w:szCs w:val="24"/>
              </w:rPr>
            </w:pPr>
            <w:r w:rsidRPr="00FA255B">
              <w:t>Tutoring</w:t>
            </w:r>
          </w:p>
        </w:tc>
        <w:tc>
          <w:tcPr>
            <w:tcW w:w="758" w:type="dxa"/>
            <w:vAlign w:val="center"/>
          </w:tcPr>
          <w:p w14:paraId="7BA5A213" w14:textId="37E213F9" w:rsidR="00323782" w:rsidRDefault="00323782" w:rsidP="002A410E">
            <w:pPr>
              <w:jc w:val="center"/>
              <w:rPr>
                <w:sz w:val="20"/>
                <w:szCs w:val="24"/>
              </w:rPr>
            </w:pPr>
            <w:r>
              <w:rPr>
                <w:sz w:val="20"/>
                <w:szCs w:val="24"/>
              </w:rPr>
              <w:t>X</w:t>
            </w:r>
          </w:p>
        </w:tc>
        <w:tc>
          <w:tcPr>
            <w:tcW w:w="758" w:type="dxa"/>
            <w:vAlign w:val="center"/>
          </w:tcPr>
          <w:p w14:paraId="3BC8D011" w14:textId="77250814" w:rsidR="00323782" w:rsidRDefault="00323782" w:rsidP="002A410E">
            <w:pPr>
              <w:jc w:val="center"/>
              <w:rPr>
                <w:sz w:val="20"/>
                <w:szCs w:val="24"/>
              </w:rPr>
            </w:pPr>
            <w:r>
              <w:rPr>
                <w:sz w:val="20"/>
                <w:szCs w:val="24"/>
              </w:rPr>
              <w:t>X</w:t>
            </w:r>
          </w:p>
        </w:tc>
        <w:tc>
          <w:tcPr>
            <w:tcW w:w="758" w:type="dxa"/>
            <w:vAlign w:val="center"/>
          </w:tcPr>
          <w:p w14:paraId="6AF36FBA" w14:textId="62B3D230" w:rsidR="00323782" w:rsidRDefault="00323782" w:rsidP="002A410E">
            <w:pPr>
              <w:jc w:val="center"/>
              <w:rPr>
                <w:sz w:val="20"/>
                <w:szCs w:val="24"/>
              </w:rPr>
            </w:pPr>
            <w:r>
              <w:rPr>
                <w:sz w:val="20"/>
                <w:szCs w:val="24"/>
              </w:rPr>
              <w:t>X</w:t>
            </w:r>
          </w:p>
        </w:tc>
        <w:tc>
          <w:tcPr>
            <w:tcW w:w="757" w:type="dxa"/>
            <w:vAlign w:val="center"/>
          </w:tcPr>
          <w:p w14:paraId="337049C4" w14:textId="2AF3EDB8" w:rsidR="00323782" w:rsidRDefault="00323782" w:rsidP="002A410E">
            <w:pPr>
              <w:jc w:val="center"/>
              <w:rPr>
                <w:sz w:val="20"/>
                <w:szCs w:val="24"/>
              </w:rPr>
            </w:pPr>
          </w:p>
        </w:tc>
        <w:tc>
          <w:tcPr>
            <w:tcW w:w="757" w:type="dxa"/>
            <w:vAlign w:val="center"/>
          </w:tcPr>
          <w:p w14:paraId="33497D6F" w14:textId="5E385DB8" w:rsidR="00323782" w:rsidRDefault="00323782" w:rsidP="002A410E">
            <w:pPr>
              <w:jc w:val="center"/>
              <w:rPr>
                <w:sz w:val="20"/>
                <w:szCs w:val="24"/>
              </w:rPr>
            </w:pPr>
          </w:p>
        </w:tc>
        <w:tc>
          <w:tcPr>
            <w:tcW w:w="757" w:type="dxa"/>
            <w:vAlign w:val="center"/>
          </w:tcPr>
          <w:p w14:paraId="7BFC9427" w14:textId="6D69E865" w:rsidR="00323782" w:rsidRDefault="00323782" w:rsidP="002A410E">
            <w:pPr>
              <w:jc w:val="center"/>
              <w:rPr>
                <w:sz w:val="20"/>
                <w:szCs w:val="24"/>
              </w:rPr>
            </w:pPr>
            <w:r>
              <w:rPr>
                <w:sz w:val="20"/>
                <w:szCs w:val="24"/>
              </w:rPr>
              <w:t>X</w:t>
            </w:r>
          </w:p>
        </w:tc>
        <w:tc>
          <w:tcPr>
            <w:tcW w:w="926" w:type="dxa"/>
            <w:vAlign w:val="center"/>
          </w:tcPr>
          <w:p w14:paraId="4DC67B88" w14:textId="2DBB0D5E" w:rsidR="00323782" w:rsidRDefault="00323782" w:rsidP="002A410E">
            <w:pPr>
              <w:rPr>
                <w:sz w:val="20"/>
                <w:szCs w:val="24"/>
              </w:rPr>
            </w:pPr>
          </w:p>
        </w:tc>
      </w:tr>
      <w:tr w:rsidR="00323782" w14:paraId="7A27C482" w14:textId="77777777" w:rsidTr="008440C3">
        <w:trPr>
          <w:jc w:val="center"/>
        </w:trPr>
        <w:tc>
          <w:tcPr>
            <w:tcW w:w="1509" w:type="dxa"/>
          </w:tcPr>
          <w:p w14:paraId="147B0957" w14:textId="09A95C10" w:rsidR="00323782" w:rsidRPr="00FA255B" w:rsidRDefault="00323782" w:rsidP="002A410E">
            <w:pPr>
              <w:ind w:right="540"/>
            </w:pPr>
            <w:r>
              <w:t>…</w:t>
            </w:r>
          </w:p>
        </w:tc>
        <w:tc>
          <w:tcPr>
            <w:tcW w:w="758" w:type="dxa"/>
            <w:vAlign w:val="center"/>
          </w:tcPr>
          <w:p w14:paraId="4F21FB6A" w14:textId="77777777" w:rsidR="00323782" w:rsidRDefault="00323782" w:rsidP="002A410E">
            <w:pPr>
              <w:jc w:val="center"/>
              <w:rPr>
                <w:sz w:val="20"/>
                <w:szCs w:val="24"/>
              </w:rPr>
            </w:pPr>
          </w:p>
        </w:tc>
        <w:tc>
          <w:tcPr>
            <w:tcW w:w="758" w:type="dxa"/>
            <w:vAlign w:val="center"/>
          </w:tcPr>
          <w:p w14:paraId="65B6EB2D" w14:textId="77777777" w:rsidR="00323782" w:rsidRDefault="00323782" w:rsidP="002A410E">
            <w:pPr>
              <w:jc w:val="center"/>
              <w:rPr>
                <w:sz w:val="20"/>
                <w:szCs w:val="24"/>
              </w:rPr>
            </w:pPr>
          </w:p>
        </w:tc>
        <w:tc>
          <w:tcPr>
            <w:tcW w:w="758" w:type="dxa"/>
            <w:vAlign w:val="center"/>
          </w:tcPr>
          <w:p w14:paraId="35690F51" w14:textId="77777777" w:rsidR="00323782" w:rsidRDefault="00323782" w:rsidP="002A410E">
            <w:pPr>
              <w:jc w:val="center"/>
              <w:rPr>
                <w:sz w:val="20"/>
                <w:szCs w:val="24"/>
              </w:rPr>
            </w:pPr>
          </w:p>
        </w:tc>
        <w:tc>
          <w:tcPr>
            <w:tcW w:w="757" w:type="dxa"/>
            <w:vAlign w:val="center"/>
          </w:tcPr>
          <w:p w14:paraId="1A7D5478" w14:textId="77777777" w:rsidR="00323782" w:rsidRDefault="00323782" w:rsidP="002A410E">
            <w:pPr>
              <w:jc w:val="center"/>
              <w:rPr>
                <w:sz w:val="20"/>
                <w:szCs w:val="24"/>
              </w:rPr>
            </w:pPr>
          </w:p>
        </w:tc>
        <w:tc>
          <w:tcPr>
            <w:tcW w:w="757" w:type="dxa"/>
            <w:vAlign w:val="center"/>
          </w:tcPr>
          <w:p w14:paraId="551E425B" w14:textId="77777777" w:rsidR="00323782" w:rsidRDefault="00323782" w:rsidP="002A410E">
            <w:pPr>
              <w:jc w:val="center"/>
              <w:rPr>
                <w:sz w:val="20"/>
                <w:szCs w:val="24"/>
              </w:rPr>
            </w:pPr>
          </w:p>
        </w:tc>
        <w:tc>
          <w:tcPr>
            <w:tcW w:w="757" w:type="dxa"/>
            <w:vAlign w:val="center"/>
          </w:tcPr>
          <w:p w14:paraId="04E470D5" w14:textId="77777777" w:rsidR="00323782" w:rsidRDefault="00323782" w:rsidP="002A410E">
            <w:pPr>
              <w:jc w:val="center"/>
              <w:rPr>
                <w:sz w:val="20"/>
                <w:szCs w:val="24"/>
              </w:rPr>
            </w:pPr>
          </w:p>
        </w:tc>
        <w:tc>
          <w:tcPr>
            <w:tcW w:w="926" w:type="dxa"/>
            <w:vAlign w:val="center"/>
          </w:tcPr>
          <w:p w14:paraId="4AC951B4" w14:textId="77777777" w:rsidR="00323782" w:rsidRDefault="00323782" w:rsidP="002A410E">
            <w:pPr>
              <w:rPr>
                <w:sz w:val="20"/>
                <w:szCs w:val="24"/>
              </w:rPr>
            </w:pPr>
          </w:p>
        </w:tc>
      </w:tr>
    </w:tbl>
    <w:p w14:paraId="64C298D1" w14:textId="3798D343" w:rsidR="0040341C" w:rsidRPr="009455A1" w:rsidRDefault="0040341C" w:rsidP="00F77E93">
      <w:pPr>
        <w:ind w:left="720" w:firstLine="720"/>
      </w:pPr>
      <w:r w:rsidRPr="009455A1">
        <w:t xml:space="preserve">The table 1 </w:t>
      </w:r>
      <w:r w:rsidR="009455A1">
        <w:t xml:space="preserve">- </w:t>
      </w:r>
      <w:r w:rsidR="009A0915" w:rsidRPr="009455A1">
        <w:t>Bus Matrix representing the</w:t>
      </w:r>
      <w:r w:rsidR="00323782" w:rsidRPr="009455A1">
        <w:t xml:space="preserve"> Sales and Tutoring process and </w:t>
      </w:r>
      <w:r w:rsidR="00837CCA" w:rsidRPr="009455A1">
        <w:t xml:space="preserve">the </w:t>
      </w:r>
      <w:r w:rsidR="00323782" w:rsidRPr="009455A1">
        <w:t>dimension</w:t>
      </w:r>
      <w:r w:rsidR="00837CCA" w:rsidRPr="009455A1">
        <w:t>s</w:t>
      </w:r>
      <w:r w:rsidRPr="009455A1">
        <w:t>.</w:t>
      </w:r>
    </w:p>
    <w:p w14:paraId="13BC2589" w14:textId="6E1EB50F" w:rsidR="00B80343" w:rsidRPr="009455A1" w:rsidRDefault="00B26649" w:rsidP="00A441F3">
      <w:pPr>
        <w:ind w:left="900" w:right="540"/>
        <w:jc w:val="both"/>
      </w:pPr>
      <w:r w:rsidRPr="009455A1">
        <w:t>After that</w:t>
      </w:r>
      <w:r w:rsidR="009D2A60" w:rsidRPr="009455A1">
        <w:t xml:space="preserve">, a conceptual design for </w:t>
      </w:r>
      <w:r w:rsidR="00671BA3" w:rsidRPr="009455A1">
        <w:t>the DW was</w:t>
      </w:r>
      <w:r w:rsidR="009F7F71" w:rsidRPr="009455A1">
        <w:t xml:space="preserve"> designed </w:t>
      </w:r>
      <w:r w:rsidR="00A9103E" w:rsidRPr="009455A1">
        <w:t>using a mixed approach</w:t>
      </w:r>
      <w:r w:rsidR="00CA3AE4" w:rsidRPr="009455A1">
        <w:t xml:space="preserve"> of supply-driven and demand-driven</w:t>
      </w:r>
      <w:r w:rsidR="009472C5" w:rsidRPr="009455A1">
        <w:t xml:space="preserve">, where requirement and data source analysis </w:t>
      </w:r>
      <w:r w:rsidR="007E32D2" w:rsidRPr="009455A1">
        <w:t>were</w:t>
      </w:r>
      <w:r w:rsidR="009472C5" w:rsidRPr="009455A1">
        <w:t xml:space="preserve"> done at the same time</w:t>
      </w:r>
      <w:r w:rsidR="007B3FC4" w:rsidRPr="009455A1">
        <w:t xml:space="preserve">. Therefore, the conceptual schema for </w:t>
      </w:r>
      <w:r w:rsidR="00BD4B7F" w:rsidRPr="009455A1">
        <w:t>the model</w:t>
      </w:r>
      <w:r w:rsidR="00533D27" w:rsidRPr="009455A1">
        <w:t xml:space="preserve"> was</w:t>
      </w:r>
      <w:r w:rsidR="007B3FC4" w:rsidRPr="009455A1">
        <w:t xml:space="preserve"> derived from the reconciled layer</w:t>
      </w:r>
      <w:r w:rsidR="00C2201E" w:rsidRPr="009455A1">
        <w:t>.</w:t>
      </w:r>
      <w:r w:rsidR="008D11A1" w:rsidRPr="009455A1">
        <w:t xml:space="preserve"> </w:t>
      </w:r>
    </w:p>
    <w:p w14:paraId="2B14E468" w14:textId="77777777" w:rsidR="00A44287" w:rsidRDefault="00A44287" w:rsidP="00A441F3">
      <w:pPr>
        <w:ind w:left="900" w:right="540"/>
        <w:jc w:val="both"/>
        <w:rPr>
          <w:color w:val="0070C0"/>
        </w:rPr>
      </w:pPr>
    </w:p>
    <w:p w14:paraId="30C5F0C4" w14:textId="47E1CFE2" w:rsidR="006454B3" w:rsidRPr="006454B3" w:rsidRDefault="001B38A0" w:rsidP="006454B3">
      <w:pPr>
        <w:pStyle w:val="Heading3"/>
        <w:ind w:right="540" w:firstLine="720"/>
        <w:rPr>
          <w:color w:val="0070C0"/>
          <w:sz w:val="28"/>
          <w:szCs w:val="24"/>
        </w:rPr>
      </w:pPr>
      <w:bookmarkStart w:id="13" w:name="_Toc60923825"/>
      <w:r>
        <w:rPr>
          <w:color w:val="0070C0"/>
          <w:sz w:val="28"/>
          <w:szCs w:val="24"/>
        </w:rPr>
        <w:lastRenderedPageBreak/>
        <w:t xml:space="preserve">2.2. </w:t>
      </w:r>
      <w:r w:rsidR="006454B3" w:rsidRPr="006454B3">
        <w:rPr>
          <w:color w:val="0070C0"/>
          <w:sz w:val="28"/>
          <w:szCs w:val="24"/>
        </w:rPr>
        <w:t>Dimensional Fact model</w:t>
      </w:r>
      <w:bookmarkEnd w:id="13"/>
    </w:p>
    <w:p w14:paraId="7BB8B346" w14:textId="2FEDEFF4" w:rsidR="008D11A1" w:rsidRPr="009455A1" w:rsidRDefault="007A520E" w:rsidP="007E4B72">
      <w:pPr>
        <w:ind w:left="900" w:right="540"/>
        <w:jc w:val="both"/>
      </w:pPr>
      <w:r w:rsidRPr="009455A1">
        <w:t>A</w:t>
      </w:r>
      <w:r w:rsidR="008D11A1" w:rsidRPr="009455A1">
        <w:t xml:space="preserve"> graphical conceptual model for DWs, </w:t>
      </w:r>
      <w:r w:rsidR="00B80343" w:rsidRPr="009455A1">
        <w:t>the</w:t>
      </w:r>
      <w:r w:rsidR="00F36ABF" w:rsidRPr="009455A1">
        <w:rPr>
          <w:b/>
          <w:bCs/>
          <w:sz w:val="20"/>
          <w:szCs w:val="24"/>
        </w:rPr>
        <w:t xml:space="preserve"> Dimensional Fact model</w:t>
      </w:r>
      <w:r w:rsidR="00F36ABF" w:rsidRPr="009455A1">
        <w:rPr>
          <w:sz w:val="20"/>
          <w:szCs w:val="24"/>
        </w:rPr>
        <w:t xml:space="preserve"> </w:t>
      </w:r>
      <w:r w:rsidR="0094433A" w:rsidRPr="009455A1">
        <w:rPr>
          <w:sz w:val="20"/>
          <w:szCs w:val="24"/>
        </w:rPr>
        <w:t>(DFM)</w:t>
      </w:r>
      <w:r w:rsidR="00C84330" w:rsidRPr="009455A1">
        <w:rPr>
          <w:sz w:val="20"/>
          <w:szCs w:val="24"/>
        </w:rPr>
        <w:t xml:space="preserve">, </w:t>
      </w:r>
      <w:r w:rsidR="00C84330" w:rsidRPr="009455A1">
        <w:t>was conceived</w:t>
      </w:r>
      <w:r w:rsidR="00CB5A6D" w:rsidRPr="009455A1">
        <w:t>.</w:t>
      </w:r>
      <w:r w:rsidR="008F77BE" w:rsidRPr="009455A1">
        <w:t xml:space="preserve"> </w:t>
      </w:r>
    </w:p>
    <w:p w14:paraId="13768257" w14:textId="6BA78FE8" w:rsidR="00E85BED" w:rsidRPr="009455A1" w:rsidRDefault="00CB74A5" w:rsidP="007E4B72">
      <w:pPr>
        <w:ind w:left="900" w:right="540"/>
        <w:jc w:val="both"/>
      </w:pPr>
      <w:r w:rsidRPr="009455A1">
        <w:t xml:space="preserve">According to </w:t>
      </w:r>
      <w:sdt>
        <w:sdtPr>
          <w:id w:val="28387033"/>
          <w:citation/>
        </w:sdtPr>
        <w:sdtEndPr/>
        <w:sdtContent>
          <w:r w:rsidRPr="009455A1">
            <w:fldChar w:fldCharType="begin"/>
          </w:r>
          <w:r w:rsidRPr="009455A1">
            <w:rPr>
              <w:lang w:val="en-GB"/>
            </w:rPr>
            <w:instrText xml:space="preserve"> CITATION MAT98 \l 1046 </w:instrText>
          </w:r>
          <w:r w:rsidRPr="009455A1">
            <w:fldChar w:fldCharType="separate"/>
          </w:r>
          <w:r w:rsidR="00727B45" w:rsidRPr="00727B45">
            <w:rPr>
              <w:noProof/>
              <w:lang w:val="en-GB"/>
            </w:rPr>
            <w:t>(MATTEO GOLFARELLI, 1998)</w:t>
          </w:r>
          <w:r w:rsidRPr="009455A1">
            <w:fldChar w:fldCharType="end"/>
          </w:r>
        </w:sdtContent>
      </w:sdt>
      <w:r w:rsidRPr="009455A1">
        <w:t xml:space="preserve"> t</w:t>
      </w:r>
      <w:r w:rsidR="008F77BE" w:rsidRPr="009455A1">
        <w:t xml:space="preserve">he representation of reality built using the DFM is called dimensional scheme and consists of a set of fact schemes whose basic elements are facts, </w:t>
      </w:r>
      <w:r w:rsidR="00980ECD" w:rsidRPr="009455A1">
        <w:t xml:space="preserve">measures, </w:t>
      </w:r>
      <w:r w:rsidR="008B64E6" w:rsidRPr="009455A1">
        <w:t>dimensions,</w:t>
      </w:r>
      <w:r w:rsidR="008F77BE" w:rsidRPr="009455A1">
        <w:t xml:space="preserve"> and hierarchies.</w:t>
      </w:r>
      <w:r w:rsidR="00FF6486" w:rsidRPr="009455A1">
        <w:t xml:space="preserve"> </w:t>
      </w:r>
      <w:r w:rsidR="00CD336E" w:rsidRPr="009455A1">
        <w:t xml:space="preserve">In </w:t>
      </w:r>
      <w:r w:rsidR="00EA2E7D" w:rsidRPr="009455A1">
        <w:t>the following an intuitive description of these concepts is given</w:t>
      </w:r>
      <w:r w:rsidR="008D7CDB" w:rsidRPr="009455A1">
        <w:t>:</w:t>
      </w:r>
    </w:p>
    <w:p w14:paraId="1840F935" w14:textId="0968865B" w:rsidR="00E85BED" w:rsidRPr="009455A1" w:rsidRDefault="00E85BED" w:rsidP="007E4B72">
      <w:pPr>
        <w:ind w:left="900" w:right="540"/>
        <w:jc w:val="both"/>
      </w:pPr>
      <w:r w:rsidRPr="009455A1">
        <w:rPr>
          <w:b/>
          <w:bCs/>
        </w:rPr>
        <w:t>Facts</w:t>
      </w:r>
      <w:r w:rsidRPr="009455A1">
        <w:t xml:space="preserve"> are the concepts on which data mart end users base their decision-making process</w:t>
      </w:r>
      <w:r w:rsidR="008756C9" w:rsidRPr="009455A1">
        <w:t>.</w:t>
      </w:r>
      <w:r w:rsidR="00CC4619" w:rsidRPr="009455A1">
        <w:t xml:space="preserve"> </w:t>
      </w:r>
      <w:r w:rsidRPr="009455A1">
        <w:t xml:space="preserve">In </w:t>
      </w:r>
      <w:r w:rsidR="00F43161" w:rsidRPr="009455A1">
        <w:t xml:space="preserve">our </w:t>
      </w:r>
      <w:r w:rsidR="004B1A8D" w:rsidRPr="009455A1">
        <w:t xml:space="preserve">case </w:t>
      </w:r>
      <w:r w:rsidR="00F43161" w:rsidRPr="009455A1">
        <w:t xml:space="preserve">study </w:t>
      </w:r>
      <w:r w:rsidRPr="009455A1">
        <w:t>we will focus on the company's main processes and core business: sales and tutoring.</w:t>
      </w:r>
    </w:p>
    <w:p w14:paraId="2CCA8492" w14:textId="5BE2A877" w:rsidR="00B8119E" w:rsidRPr="009455A1" w:rsidRDefault="00B8119E" w:rsidP="007E4B72">
      <w:pPr>
        <w:ind w:left="900" w:right="540"/>
        <w:jc w:val="both"/>
      </w:pPr>
      <w:r w:rsidRPr="009455A1">
        <w:t>Compatible fact schemes may be overlapped to relate and compare data</w:t>
      </w:r>
      <w:r w:rsidR="007666FF" w:rsidRPr="009455A1">
        <w:t xml:space="preserve">. </w:t>
      </w:r>
      <w:r w:rsidR="00191684" w:rsidRPr="009455A1">
        <w:t xml:space="preserve">In our case, for instance, it can be necessary to analyze how many courses </w:t>
      </w:r>
      <w:r w:rsidR="00821195" w:rsidRPr="009455A1">
        <w:t xml:space="preserve">sold </w:t>
      </w:r>
      <w:r w:rsidR="00191684" w:rsidRPr="009455A1">
        <w:t>where concluded</w:t>
      </w:r>
      <w:r w:rsidR="001E3B53" w:rsidRPr="009455A1">
        <w:t xml:space="preserve"> or </w:t>
      </w:r>
      <w:r w:rsidR="00CF7861" w:rsidRPr="009455A1">
        <w:t>wh</w:t>
      </w:r>
      <w:r w:rsidR="002336A2" w:rsidRPr="009455A1">
        <w:t>o</w:t>
      </w:r>
      <w:r w:rsidR="00CF7861" w:rsidRPr="009455A1">
        <w:t xml:space="preserve"> were the </w:t>
      </w:r>
      <w:r w:rsidR="00CE55B5" w:rsidRPr="009455A1">
        <w:t xml:space="preserve">students </w:t>
      </w:r>
      <w:r w:rsidR="00E47EDF" w:rsidRPr="009455A1">
        <w:t xml:space="preserve">and </w:t>
      </w:r>
      <w:r w:rsidR="002336A2" w:rsidRPr="009455A1">
        <w:t>the</w:t>
      </w:r>
      <w:r w:rsidR="00C5759F" w:rsidRPr="009455A1">
        <w:t xml:space="preserve"> age group</w:t>
      </w:r>
      <w:r w:rsidR="00E47EDF" w:rsidRPr="009455A1">
        <w:t xml:space="preserve"> that s</w:t>
      </w:r>
      <w:r w:rsidR="002336A2" w:rsidRPr="009455A1">
        <w:t>old</w:t>
      </w:r>
      <w:r w:rsidR="00E47EDF" w:rsidRPr="009455A1">
        <w:t xml:space="preserve"> the most</w:t>
      </w:r>
      <w:r w:rsidR="00C5759F" w:rsidRPr="009455A1">
        <w:t>.</w:t>
      </w:r>
    </w:p>
    <w:p w14:paraId="319D66B2" w14:textId="2003A55B" w:rsidR="00161212" w:rsidRPr="009455A1" w:rsidRDefault="00123C9D" w:rsidP="007E4B72">
      <w:pPr>
        <w:ind w:left="900" w:right="540"/>
        <w:jc w:val="both"/>
        <w:rPr>
          <w:b/>
          <w:bCs/>
        </w:rPr>
      </w:pPr>
      <w:r w:rsidRPr="009455A1">
        <w:rPr>
          <w:b/>
          <w:bCs/>
        </w:rPr>
        <w:t>The m</w:t>
      </w:r>
      <w:r w:rsidR="00161212" w:rsidRPr="009455A1">
        <w:rPr>
          <w:b/>
          <w:bCs/>
        </w:rPr>
        <w:t>easures</w:t>
      </w:r>
      <w:r w:rsidR="00161212" w:rsidRPr="009455A1">
        <w:t xml:space="preserve"> are continuously valued (typically numerical) attributes which describe the fact from different points of view</w:t>
      </w:r>
      <w:r w:rsidRPr="009455A1">
        <w:t xml:space="preserve">. </w:t>
      </w:r>
      <w:r w:rsidR="00603F22" w:rsidRPr="009455A1">
        <w:t xml:space="preserve">For example, </w:t>
      </w:r>
      <w:r w:rsidR="00161212" w:rsidRPr="009455A1">
        <w:t xml:space="preserve">each sale is measured by </w:t>
      </w:r>
      <w:r w:rsidR="00C372FD" w:rsidRPr="009455A1">
        <w:t>the</w:t>
      </w:r>
      <w:r w:rsidR="00EB4A69" w:rsidRPr="009455A1">
        <w:t xml:space="preserve"> </w:t>
      </w:r>
      <w:r w:rsidR="00603F22" w:rsidRPr="009455A1">
        <w:t xml:space="preserve">gross </w:t>
      </w:r>
      <w:r w:rsidR="00C836C4" w:rsidRPr="009455A1">
        <w:t xml:space="preserve">sales </w:t>
      </w:r>
      <w:r w:rsidR="00106296" w:rsidRPr="009455A1">
        <w:t>amount</w:t>
      </w:r>
      <w:r w:rsidR="00603F22" w:rsidRPr="009455A1">
        <w:t xml:space="preserve">, </w:t>
      </w:r>
      <w:r w:rsidR="00C836C4" w:rsidRPr="009455A1">
        <w:t>in dollar</w:t>
      </w:r>
      <w:r w:rsidR="00161212" w:rsidRPr="009455A1">
        <w:rPr>
          <w:b/>
          <w:bCs/>
        </w:rPr>
        <w:t>.</w:t>
      </w:r>
    </w:p>
    <w:p w14:paraId="52E0FD77" w14:textId="053B94BF" w:rsidR="00A364B0" w:rsidRPr="009455A1" w:rsidRDefault="00F60BF6" w:rsidP="007E4B72">
      <w:pPr>
        <w:ind w:left="900" w:right="540"/>
        <w:jc w:val="both"/>
      </w:pPr>
      <w:r w:rsidRPr="009455A1">
        <w:rPr>
          <w:b/>
          <w:bCs/>
          <w:sz w:val="20"/>
          <w:szCs w:val="24"/>
        </w:rPr>
        <w:t>D</w:t>
      </w:r>
      <w:r w:rsidR="00E85BED" w:rsidRPr="009455A1">
        <w:rPr>
          <w:b/>
          <w:bCs/>
          <w:sz w:val="20"/>
          <w:szCs w:val="24"/>
        </w:rPr>
        <w:t>imensions</w:t>
      </w:r>
      <w:r w:rsidR="00E85BED" w:rsidRPr="009455A1">
        <w:rPr>
          <w:sz w:val="20"/>
          <w:szCs w:val="24"/>
        </w:rPr>
        <w:t xml:space="preserve"> </w:t>
      </w:r>
      <w:r w:rsidR="00E85BED" w:rsidRPr="009455A1">
        <w:t xml:space="preserve">represent the </w:t>
      </w:r>
      <w:r w:rsidR="007E2B32" w:rsidRPr="009455A1">
        <w:t>attributes</w:t>
      </w:r>
      <w:r w:rsidR="00E85BED" w:rsidRPr="009455A1">
        <w:t xml:space="preserve"> related to the fact, </w:t>
      </w:r>
      <w:r w:rsidR="004B1A8D" w:rsidRPr="009455A1">
        <w:t>based on</w:t>
      </w:r>
      <w:r w:rsidR="00E85BED" w:rsidRPr="009455A1">
        <w:t xml:space="preserve"> which the facts can be analyzed, </w:t>
      </w:r>
      <w:proofErr w:type="gramStart"/>
      <w:r w:rsidR="00E85BED" w:rsidRPr="009455A1">
        <w:t>sliced</w:t>
      </w:r>
      <w:proofErr w:type="gramEnd"/>
      <w:r w:rsidR="00E85BED" w:rsidRPr="009455A1">
        <w:t xml:space="preserve"> and diced, or rolled through different hierarchies.</w:t>
      </w:r>
      <w:r w:rsidR="00CB746E" w:rsidRPr="009455A1">
        <w:t xml:space="preserve">  </w:t>
      </w:r>
      <w:r w:rsidR="00E27C36" w:rsidRPr="009455A1">
        <w:t>For instance, i</w:t>
      </w:r>
      <w:r w:rsidR="007A66CB" w:rsidRPr="009455A1">
        <w:t xml:space="preserve">n our </w:t>
      </w:r>
      <w:r w:rsidR="00D0647D" w:rsidRPr="009455A1">
        <w:t xml:space="preserve">sales </w:t>
      </w:r>
      <w:r w:rsidR="007A66CB" w:rsidRPr="009455A1">
        <w:t>fact scheme the</w:t>
      </w:r>
      <w:r w:rsidR="00DE1E24" w:rsidRPr="009455A1">
        <w:t xml:space="preserve"> </w:t>
      </w:r>
      <w:r w:rsidR="00CB746E" w:rsidRPr="009455A1">
        <w:t xml:space="preserve">dimensions </w:t>
      </w:r>
      <w:r w:rsidR="00EC341D" w:rsidRPr="009455A1">
        <w:t xml:space="preserve">are date, </w:t>
      </w:r>
      <w:r w:rsidR="0082578C">
        <w:t>customer</w:t>
      </w:r>
      <w:r w:rsidR="00EC341D" w:rsidRPr="009455A1">
        <w:t>,</w:t>
      </w:r>
      <w:r w:rsidR="000C295A" w:rsidRPr="009455A1">
        <w:t xml:space="preserve"> tutor, </w:t>
      </w:r>
      <w:r w:rsidR="00DE1E24" w:rsidRPr="009455A1">
        <w:t>course,</w:t>
      </w:r>
      <w:r w:rsidR="000C295A" w:rsidRPr="009455A1">
        <w:t xml:space="preserve"> and</w:t>
      </w:r>
      <w:r w:rsidR="00DE1E24" w:rsidRPr="009455A1">
        <w:t xml:space="preserve"> promotion</w:t>
      </w:r>
      <w:r w:rsidR="00D849D7" w:rsidRPr="009455A1">
        <w:t>.</w:t>
      </w:r>
      <w:r w:rsidR="00D65AE9" w:rsidRPr="009455A1">
        <w:rPr>
          <w:highlight w:val="yellow"/>
        </w:rPr>
        <w:t xml:space="preserve"> </w:t>
      </w:r>
    </w:p>
    <w:p w14:paraId="072014C4" w14:textId="34A620C6" w:rsidR="0021721F" w:rsidRPr="009455A1" w:rsidRDefault="0021721F" w:rsidP="005774D9">
      <w:pPr>
        <w:ind w:left="900" w:right="540"/>
        <w:jc w:val="both"/>
      </w:pPr>
      <w:r w:rsidRPr="009455A1">
        <w:rPr>
          <w:b/>
        </w:rPr>
        <w:t xml:space="preserve">Conformed </w:t>
      </w:r>
      <w:r w:rsidR="00485059" w:rsidRPr="009455A1">
        <w:rPr>
          <w:b/>
          <w:bCs/>
        </w:rPr>
        <w:t>d</w:t>
      </w:r>
      <w:r w:rsidRPr="009455A1">
        <w:rPr>
          <w:b/>
          <w:bCs/>
        </w:rPr>
        <w:t>imensions</w:t>
      </w:r>
      <w:r w:rsidR="00485059" w:rsidRPr="009455A1">
        <w:t>,</w:t>
      </w:r>
      <w:r w:rsidRPr="009455A1">
        <w:t xml:space="preserve"> identical or strict mathematical subsets of the most granular, detailed dimension </w:t>
      </w:r>
      <w:r w:rsidR="00D17669" w:rsidRPr="009455A1">
        <w:t xml:space="preserve">are necessary to </w:t>
      </w:r>
      <w:r w:rsidR="00436BF4" w:rsidRPr="009455A1">
        <w:t>the point of view of the uniformity of the logical model and that of the flexibility of OLAP operators.</w:t>
      </w:r>
      <w:r w:rsidR="000A6808" w:rsidRPr="009455A1">
        <w:t xml:space="preserve"> This allows the users r</w:t>
      </w:r>
      <w:r w:rsidRPr="009455A1">
        <w:t>oll-up dimensions conform to the base-level dimension</w:t>
      </w:r>
      <w:r w:rsidR="000A6808" w:rsidRPr="009455A1">
        <w:t>.</w:t>
      </w:r>
    </w:p>
    <w:p w14:paraId="7D5D9E42" w14:textId="54A12630" w:rsidR="00EF7E3D" w:rsidRPr="009455A1" w:rsidRDefault="00AA2963" w:rsidP="00B923FF">
      <w:pPr>
        <w:ind w:left="900" w:right="540"/>
        <w:jc w:val="both"/>
      </w:pPr>
      <w:r w:rsidRPr="009455A1">
        <w:rPr>
          <w:b/>
          <w:bCs/>
        </w:rPr>
        <w:t xml:space="preserve">Hierarchies </w:t>
      </w:r>
      <w:r w:rsidRPr="009455A1">
        <w:t xml:space="preserve">are made up of discrete dimension attributes linked by -to-one </w:t>
      </w:r>
      <w:r w:rsidR="00673EF8" w:rsidRPr="009455A1">
        <w:t>relationships and</w:t>
      </w:r>
      <w:r w:rsidRPr="009455A1">
        <w:t xml:space="preserve"> determine how facts may be aggregated and selected significantly for the decision-making process.</w:t>
      </w:r>
      <w:r w:rsidR="00367A2E" w:rsidRPr="009455A1">
        <w:t xml:space="preserve"> The dimension in which a hierarchy is rooted defines its finest aggregation granularity; the other dimension attributes define progressively coarser granularities</w:t>
      </w:r>
      <w:r w:rsidR="00D47F15" w:rsidRPr="009455A1">
        <w:t xml:space="preserve"> </w:t>
      </w:r>
      <w:sdt>
        <w:sdtPr>
          <w:id w:val="1448195330"/>
          <w:citation/>
        </w:sdtPr>
        <w:sdtEndPr/>
        <w:sdtContent>
          <w:r w:rsidR="00367A2E" w:rsidRPr="009455A1">
            <w:fldChar w:fldCharType="begin"/>
          </w:r>
          <w:r w:rsidR="00367A2E" w:rsidRPr="009455A1">
            <w:rPr>
              <w:lang w:val="en-GB"/>
            </w:rPr>
            <w:instrText xml:space="preserve"> CITATION MAT98 \l 1046 </w:instrText>
          </w:r>
          <w:r w:rsidR="00367A2E" w:rsidRPr="009455A1">
            <w:fldChar w:fldCharType="separate"/>
          </w:r>
          <w:r w:rsidR="00727B45" w:rsidRPr="00727B45">
            <w:rPr>
              <w:noProof/>
              <w:lang w:val="en-GB"/>
            </w:rPr>
            <w:t>(MATTEO GOLFARELLI, 1998)</w:t>
          </w:r>
          <w:r w:rsidR="00367A2E" w:rsidRPr="009455A1">
            <w:fldChar w:fldCharType="end"/>
          </w:r>
        </w:sdtContent>
      </w:sdt>
      <w:r w:rsidR="00367A2E" w:rsidRPr="009455A1">
        <w:t xml:space="preserve">. </w:t>
      </w:r>
      <w:r w:rsidR="00D161FF" w:rsidRPr="009455A1">
        <w:t xml:space="preserve">For example, </w:t>
      </w:r>
      <w:r w:rsidR="00F14CBF" w:rsidRPr="009455A1">
        <w:t>a</w:t>
      </w:r>
      <w:r w:rsidR="00C31FF4" w:rsidRPr="009455A1">
        <w:t xml:space="preserve"> hierarchy on the course dimension include the attributes </w:t>
      </w:r>
      <w:r w:rsidR="00B5484F" w:rsidRPr="009455A1">
        <w:t xml:space="preserve">course, </w:t>
      </w:r>
      <w:r w:rsidR="00207F26" w:rsidRPr="009455A1">
        <w:t>course</w:t>
      </w:r>
      <w:r w:rsidR="00C31FF4" w:rsidRPr="009455A1">
        <w:t xml:space="preserve"> type, </w:t>
      </w:r>
      <w:r w:rsidR="00207F26" w:rsidRPr="009455A1">
        <w:t xml:space="preserve">course </w:t>
      </w:r>
      <w:r w:rsidR="00673EF8" w:rsidRPr="009455A1">
        <w:t>subcategory</w:t>
      </w:r>
      <w:r w:rsidR="00C31FF4" w:rsidRPr="009455A1">
        <w:t xml:space="preserve">, </w:t>
      </w:r>
      <w:r w:rsidR="00337874" w:rsidRPr="009455A1">
        <w:t>course category</w:t>
      </w:r>
      <w:r w:rsidR="005747F0" w:rsidRPr="009455A1">
        <w:t xml:space="preserve"> and institution</w:t>
      </w:r>
      <w:r w:rsidR="00462AED" w:rsidRPr="009455A1">
        <w:t xml:space="preserve">. </w:t>
      </w:r>
    </w:p>
    <w:p w14:paraId="44654D42" w14:textId="3587BE8D" w:rsidR="00593F95" w:rsidRPr="009455A1" w:rsidRDefault="00593F95" w:rsidP="00593F95">
      <w:pPr>
        <w:ind w:left="900" w:right="540"/>
        <w:jc w:val="both"/>
      </w:pPr>
      <w:r w:rsidRPr="009455A1">
        <w:t xml:space="preserve">Hierarchies may also include non-dimension attributes (descriptive attributes). A non-dimension attribute contains additional information about a dimension attribute of the hierarchy and is connected by a -to-one relationship (e.g., phone number); unlike dimension attributes, it cannot be used for aggregation </w:t>
      </w:r>
      <w:sdt>
        <w:sdtPr>
          <w:id w:val="673384601"/>
          <w:citation/>
        </w:sdtPr>
        <w:sdtEndPr/>
        <w:sdtContent>
          <w:r w:rsidRPr="009455A1">
            <w:fldChar w:fldCharType="begin"/>
          </w:r>
          <w:r w:rsidRPr="009455A1">
            <w:rPr>
              <w:lang w:val="en-GB"/>
            </w:rPr>
            <w:instrText xml:space="preserve"> CITATION MAT98 \l 1046 </w:instrText>
          </w:r>
          <w:r w:rsidRPr="009455A1">
            <w:fldChar w:fldCharType="separate"/>
          </w:r>
          <w:r w:rsidR="00727B45" w:rsidRPr="00727B45">
            <w:rPr>
              <w:noProof/>
              <w:lang w:val="en-GB"/>
            </w:rPr>
            <w:t>(MATTEO GOLFARELLI, 1998)</w:t>
          </w:r>
          <w:r w:rsidRPr="009455A1">
            <w:fldChar w:fldCharType="end"/>
          </w:r>
        </w:sdtContent>
      </w:sdt>
      <w:r w:rsidRPr="009455A1">
        <w:t>.</w:t>
      </w:r>
    </w:p>
    <w:p w14:paraId="306E44EB" w14:textId="60AA1551" w:rsidR="00335DD3" w:rsidRPr="009455A1" w:rsidRDefault="00DE3D76" w:rsidP="00DE3D76">
      <w:pPr>
        <w:ind w:left="900" w:right="540"/>
        <w:jc w:val="both"/>
      </w:pPr>
      <w:r w:rsidRPr="009455A1">
        <w:t>Other features which are represented on the fact schemes are the</w:t>
      </w:r>
      <w:r w:rsidR="00533763" w:rsidRPr="009455A1">
        <w:t xml:space="preserve"> </w:t>
      </w:r>
      <w:r w:rsidRPr="009455A1">
        <w:t>additivity of fact attributes along dimensions, the optionality of dimension attributes and the existence of non-dimension attributes.</w:t>
      </w:r>
    </w:p>
    <w:p w14:paraId="699421C3" w14:textId="7D621948" w:rsidR="008F2EDA" w:rsidRPr="009455A1" w:rsidRDefault="008F2EDA" w:rsidP="00F36BE9">
      <w:pPr>
        <w:ind w:left="900" w:right="540"/>
        <w:jc w:val="both"/>
      </w:pPr>
      <w:r w:rsidRPr="009455A1">
        <w:t xml:space="preserve">A measure is additive on a dimension if its values can be aggregated along the corresponding hierarchy by the sum operator. Since this is the most frequent case, </w:t>
      </w:r>
      <w:r w:rsidR="006B352C" w:rsidRPr="009455A1">
        <w:t>to</w:t>
      </w:r>
      <w:r w:rsidRPr="009455A1">
        <w:t xml:space="preserve"> simplify the graphic notation in the DFM, only the exceptions </w:t>
      </w:r>
      <w:r w:rsidR="00395B7F" w:rsidRPr="009455A1">
        <w:t>will be specified</w:t>
      </w:r>
      <w:r w:rsidRPr="009455A1">
        <w:t>.</w:t>
      </w:r>
    </w:p>
    <w:p w14:paraId="31C169C7" w14:textId="13B334F2" w:rsidR="00BB598B" w:rsidRPr="009455A1" w:rsidRDefault="00BB598B" w:rsidP="00C24ADC">
      <w:pPr>
        <w:ind w:left="900" w:right="540"/>
      </w:pPr>
      <w:r w:rsidRPr="009455A1">
        <w:t xml:space="preserve">In the following we will discuss the </w:t>
      </w:r>
      <w:r w:rsidR="00492B12" w:rsidRPr="009455A1">
        <w:t>graphic representation</w:t>
      </w:r>
      <w:r w:rsidR="003C1332" w:rsidRPr="009455A1">
        <w:t xml:space="preserve"> </w:t>
      </w:r>
      <w:r w:rsidRPr="009455A1">
        <w:t xml:space="preserve">of the </w:t>
      </w:r>
      <w:r w:rsidR="00A27005" w:rsidRPr="009455A1">
        <w:t>concepts</w:t>
      </w:r>
      <w:r w:rsidR="00F625D9" w:rsidRPr="009455A1">
        <w:t xml:space="preserve"> </w:t>
      </w:r>
      <w:r w:rsidR="00492B12" w:rsidRPr="009455A1">
        <w:t xml:space="preserve">introduced </w:t>
      </w:r>
      <w:r w:rsidR="006474D6" w:rsidRPr="009455A1">
        <w:t>above</w:t>
      </w:r>
      <w:r w:rsidR="00492B12" w:rsidRPr="009455A1">
        <w:t xml:space="preserve"> with reference to the fact scheme</w:t>
      </w:r>
      <w:r w:rsidR="00D153FF" w:rsidRPr="009455A1">
        <w:t>s</w:t>
      </w:r>
      <w:r w:rsidR="00492B12" w:rsidRPr="009455A1">
        <w:t xml:space="preserve"> </w:t>
      </w:r>
      <w:r w:rsidR="00D153FF" w:rsidRPr="009455A1">
        <w:t>sales and t</w:t>
      </w:r>
      <w:r w:rsidR="003C1332" w:rsidRPr="009455A1">
        <w:t>utoring</w:t>
      </w:r>
      <w:r w:rsidR="00F625D9" w:rsidRPr="009455A1">
        <w:t>.</w:t>
      </w:r>
    </w:p>
    <w:p w14:paraId="73735A9E" w14:textId="77777777" w:rsidR="00CF20E2" w:rsidRDefault="00CF20E2">
      <w:pPr>
        <w:rPr>
          <w:color w:val="0070C0"/>
        </w:rPr>
      </w:pPr>
    </w:p>
    <w:p w14:paraId="5C709C8D" w14:textId="77777777" w:rsidR="007D1A5C" w:rsidRDefault="007D1A5C">
      <w:pPr>
        <w:rPr>
          <w:color w:val="0070C0"/>
        </w:rPr>
      </w:pPr>
    </w:p>
    <w:p w14:paraId="21C64E5E" w14:textId="77777777" w:rsidR="00A44287" w:rsidRDefault="00A44287">
      <w:pPr>
        <w:rPr>
          <w:color w:val="0070C0"/>
        </w:rPr>
      </w:pPr>
    </w:p>
    <w:p w14:paraId="4FB93A5F" w14:textId="77DB6008" w:rsidR="00A44287" w:rsidRDefault="00A44287" w:rsidP="00A44287">
      <w:pPr>
        <w:pStyle w:val="Heading3"/>
        <w:ind w:left="900" w:right="540"/>
        <w:rPr>
          <w:color w:val="0070C0"/>
          <w:sz w:val="28"/>
          <w:szCs w:val="24"/>
        </w:rPr>
      </w:pPr>
      <w:bookmarkStart w:id="14" w:name="_Toc60923826"/>
      <w:r w:rsidRPr="00D44091">
        <w:rPr>
          <w:color w:val="0070C0"/>
          <w:sz w:val="28"/>
          <w:szCs w:val="24"/>
        </w:rPr>
        <w:lastRenderedPageBreak/>
        <w:t>Sales</w:t>
      </w:r>
      <w:r w:rsidRPr="004B186F">
        <w:rPr>
          <w:color w:val="0070C0"/>
          <w:sz w:val="28"/>
          <w:szCs w:val="24"/>
        </w:rPr>
        <w:t xml:space="preserve"> </w:t>
      </w:r>
      <w:r w:rsidR="00DE49D9">
        <w:rPr>
          <w:color w:val="0070C0"/>
          <w:sz w:val="28"/>
          <w:szCs w:val="24"/>
        </w:rPr>
        <w:t>D</w:t>
      </w:r>
      <w:r w:rsidRPr="00D44091">
        <w:rPr>
          <w:color w:val="0070C0"/>
          <w:sz w:val="28"/>
          <w:szCs w:val="24"/>
        </w:rPr>
        <w:t>F</w:t>
      </w:r>
      <w:r w:rsidR="00DE49D9">
        <w:rPr>
          <w:color w:val="0070C0"/>
          <w:sz w:val="28"/>
          <w:szCs w:val="24"/>
        </w:rPr>
        <w:t>M</w:t>
      </w:r>
      <w:bookmarkEnd w:id="14"/>
    </w:p>
    <w:p w14:paraId="42619685" w14:textId="1EB0F988" w:rsidR="00B00413" w:rsidRPr="00B00413" w:rsidRDefault="00910B9B" w:rsidP="00B00413">
      <w:r>
        <w:rPr>
          <w:noProof/>
        </w:rPr>
        <mc:AlternateContent>
          <mc:Choice Requires="wps">
            <w:drawing>
              <wp:anchor distT="0" distB="0" distL="114300" distR="114300" simplePos="0" relativeHeight="251658244" behindDoc="0" locked="0" layoutInCell="1" allowOverlap="1" wp14:anchorId="5D65111A" wp14:editId="4232E3E7">
                <wp:simplePos x="0" y="0"/>
                <wp:positionH relativeFrom="column">
                  <wp:posOffset>1842347</wp:posOffset>
                </wp:positionH>
                <wp:positionV relativeFrom="paragraph">
                  <wp:posOffset>726016</wp:posOffset>
                </wp:positionV>
                <wp:extent cx="197465" cy="7951"/>
                <wp:effectExtent l="0" t="0" r="31750" b="30480"/>
                <wp:wrapNone/>
                <wp:docPr id="145" name="Straight Connector 145"/>
                <wp:cNvGraphicFramePr/>
                <a:graphic xmlns:a="http://schemas.openxmlformats.org/drawingml/2006/main">
                  <a:graphicData uri="http://schemas.microsoft.com/office/word/2010/wordprocessingShape">
                    <wps:wsp>
                      <wps:cNvCnPr/>
                      <wps:spPr>
                        <a:xfrm flipV="1">
                          <a:off x="0" y="0"/>
                          <a:ext cx="197465"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E414AC" id="Straight Connector 145" o:spid="_x0000_s1026" style="position:absolute;flip:y;z-index:251658244;visibility:visible;mso-wrap-style:square;mso-wrap-distance-left:9pt;mso-wrap-distance-top:0;mso-wrap-distance-right:9pt;mso-wrap-distance-bottom:0;mso-position-horizontal:absolute;mso-position-horizontal-relative:text;mso-position-vertical:absolute;mso-position-vertical-relative:text" from="145.05pt,57.15pt" to="160.6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" strokecolor="#4579b8 [3044]"/>
            </w:pict>
          </mc:Fallback>
        </mc:AlternateContent>
      </w:r>
      <w:r w:rsidR="00B00413">
        <w:rPr>
          <w:noProof/>
        </w:rPr>
        <mc:AlternateContent>
          <mc:Choice Requires="wpg">
            <w:drawing>
              <wp:anchor distT="0" distB="0" distL="114300" distR="114300" simplePos="0" relativeHeight="251658242" behindDoc="0" locked="0" layoutInCell="1" allowOverlap="1" wp14:anchorId="6587F442" wp14:editId="0C58D083">
                <wp:simplePos x="0" y="0"/>
                <wp:positionH relativeFrom="margin">
                  <wp:posOffset>921597</wp:posOffset>
                </wp:positionH>
                <wp:positionV relativeFrom="paragraph">
                  <wp:posOffset>433493</wp:posOffset>
                </wp:positionV>
                <wp:extent cx="4597453" cy="4653281"/>
                <wp:effectExtent l="0" t="0" r="31750" b="33020"/>
                <wp:wrapNone/>
                <wp:docPr id="74" name="Group 74"/>
                <wp:cNvGraphicFramePr/>
                <a:graphic xmlns:a="http://schemas.openxmlformats.org/drawingml/2006/main">
                  <a:graphicData uri="http://schemas.microsoft.com/office/word/2010/wordprocessingGroup">
                    <wpg:wgp>
                      <wpg:cNvGrpSpPr/>
                      <wpg:grpSpPr>
                        <a:xfrm>
                          <a:off x="0" y="0"/>
                          <a:ext cx="4597453" cy="4653281"/>
                          <a:chOff x="29498" y="3170"/>
                          <a:chExt cx="4342708" cy="4653281"/>
                        </a:xfrm>
                      </wpg:grpSpPr>
                      <wpg:grpSp>
                        <wpg:cNvPr id="61" name="Group 61"/>
                        <wpg:cNvGrpSpPr/>
                        <wpg:grpSpPr>
                          <a:xfrm>
                            <a:off x="29498" y="3170"/>
                            <a:ext cx="4286675" cy="4653281"/>
                            <a:chOff x="-389986" y="144850"/>
                            <a:chExt cx="4122542" cy="4474037"/>
                          </a:xfrm>
                        </wpg:grpSpPr>
                        <wps:wsp>
                          <wps:cNvPr id="44" name="Straight Connector 44"/>
                          <wps:cNvCnPr/>
                          <wps:spPr>
                            <a:xfrm flipH="1" flipV="1">
                              <a:off x="-389986" y="524626"/>
                              <a:ext cx="1666017" cy="9784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H="1" flipV="1">
                              <a:off x="-131558" y="1297550"/>
                              <a:ext cx="1483284" cy="2409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0" name="Group 60"/>
                          <wpg:cNvGrpSpPr/>
                          <wpg:grpSpPr>
                            <a:xfrm>
                              <a:off x="-119252" y="144850"/>
                              <a:ext cx="3851808" cy="4474037"/>
                              <a:chOff x="-143965" y="144850"/>
                              <a:chExt cx="3851808" cy="4474037"/>
                            </a:xfrm>
                          </wpg:grpSpPr>
                          <wpg:grpSp>
                            <wpg:cNvPr id="38" name="Group 38"/>
                            <wpg:cNvGrpSpPr/>
                            <wpg:grpSpPr>
                              <a:xfrm>
                                <a:off x="-143965" y="144850"/>
                                <a:ext cx="3851808" cy="4474037"/>
                                <a:chOff x="-146616" y="51413"/>
                                <a:chExt cx="3651837" cy="4241219"/>
                              </a:xfrm>
                            </wpg:grpSpPr>
                            <wps:wsp>
                              <wps:cNvPr id="39" name="Straight Connector 39"/>
                              <wps:cNvCnPr/>
                              <wps:spPr>
                                <a:xfrm flipH="1" flipV="1">
                                  <a:off x="422349" y="51413"/>
                                  <a:ext cx="88917" cy="575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H="1" flipV="1">
                                  <a:off x="530082" y="650229"/>
                                  <a:ext cx="612529" cy="648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flipH="1" flipV="1">
                                  <a:off x="-146616" y="156363"/>
                                  <a:ext cx="1331097" cy="11758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flipH="1" flipV="1">
                                  <a:off x="2199387" y="3047190"/>
                                  <a:ext cx="1305834" cy="5972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flipV="1">
                                  <a:off x="2228086" y="3017833"/>
                                  <a:ext cx="577851" cy="1274799"/>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47" name="Straight Connector 47"/>
                            <wps:cNvCnPr/>
                            <wps:spPr>
                              <a:xfrm flipH="1" flipV="1">
                                <a:off x="998766" y="568144"/>
                                <a:ext cx="297082" cy="976878"/>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59" name="Group 59"/>
                        <wpg:cNvGrpSpPr/>
                        <wpg:grpSpPr>
                          <a:xfrm>
                            <a:off x="2433063" y="619431"/>
                            <a:ext cx="1939143" cy="998824"/>
                            <a:chOff x="577142" y="18762"/>
                            <a:chExt cx="1969324" cy="1034860"/>
                          </a:xfrm>
                        </wpg:grpSpPr>
                        <wps:wsp>
                          <wps:cNvPr id="49" name="Straight Connector 49"/>
                          <wps:cNvCnPr/>
                          <wps:spPr>
                            <a:xfrm flipV="1">
                              <a:off x="2477397" y="95962"/>
                              <a:ext cx="69069" cy="11189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flipV="1">
                              <a:off x="1815250" y="1045384"/>
                              <a:ext cx="189470" cy="82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V="1">
                              <a:off x="1710723" y="827910"/>
                              <a:ext cx="189470" cy="8238"/>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1" name="Group 31"/>
                          <wpg:cNvGrpSpPr/>
                          <wpg:grpSpPr>
                            <a:xfrm>
                              <a:off x="577142" y="18762"/>
                              <a:ext cx="862689" cy="1004471"/>
                              <a:chOff x="577142" y="-162470"/>
                              <a:chExt cx="862689" cy="1004471"/>
                            </a:xfrm>
                          </wpg:grpSpPr>
                          <wps:wsp>
                            <wps:cNvPr id="15" name="Rectangle 15"/>
                            <wps:cNvSpPr/>
                            <wps:spPr>
                              <a:xfrm>
                                <a:off x="577142" y="-162470"/>
                                <a:ext cx="584653" cy="229218"/>
                              </a:xfrm>
                              <a:prstGeom prst="rect">
                                <a:avLst/>
                              </a:prstGeom>
                              <a:noFill/>
                              <a:ln w="31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784005" y="626024"/>
                                <a:ext cx="655826" cy="215977"/>
                              </a:xfrm>
                              <a:prstGeom prst="rect">
                                <a:avLst/>
                              </a:prstGeom>
                              <a:noFill/>
                              <a:ln w="31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E0B3B1A" id="Group 74" o:spid="_x0000_s1026" style="position:absolute;margin-left:72.55pt;margin-top:34.15pt;width:362pt;height:366.4pt;z-index:251658242;mso-position-horizontal-relative:margin;mso-width-relative:margin;mso-height-relative:margin" coordorigin="294,31" coordsize="43427,46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">
                <v:group id="Group 61" o:spid="_x0000_s1027" style="position:absolute;left:294;top:31;width:42867;height:46533" coordorigin="-3899,1448" coordsize="41225,4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Straight Connector 44" o:spid="_x0000_s1028" style="position:absolute;flip:x y;visibility:visible;mso-wrap-style:square" from="-3899,5246" to="12760,1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" strokecolor="#4579b8 [3044]"/>
                  <v:line id="Straight Connector 45" o:spid="_x0000_s1029" style="position:absolute;flip:x y;visibility:visible;mso-wrap-style:square" from="-1315,12975" to="13517,1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" strokecolor="#4579b8 [3044]"/>
                  <v:group id="Group 60" o:spid="_x0000_s1030" style="position:absolute;left:-1192;top:1448;width:38517;height:44740" coordorigin="-1439,1448" coordsize="38518,4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38" o:spid="_x0000_s1031" style="position:absolute;left:-1439;top:1448;width:38517;height:44740" coordorigin="-1466,514" coordsize="36518,4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Straight Connector 39" o:spid="_x0000_s1032" style="position:absolute;flip:x y;visibility:visible;mso-wrap-style:square" from="4223,514" to="5112,6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" strokecolor="#4579b8 [3044]"/>
                      <v:line id="Straight Connector 40" o:spid="_x0000_s1033" style="position:absolute;flip:x y;visibility:visible;mso-wrap-style:square" from="5300,6502" to="11426,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" strokecolor="#4579b8 [3044]"/>
                      <v:line id="Straight Connector 41" o:spid="_x0000_s1034" style="position:absolute;flip:x y;visibility:visible;mso-wrap-style:square" from="-1466,1563" to="11844,13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" strokecolor="#4579b8 [3044]"/>
                      <v:line id="Straight Connector 42" o:spid="_x0000_s1035" style="position:absolute;flip:x y;visibility:visible;mso-wrap-style:square" from="21993,30471" to="35052,36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" strokecolor="#4579b8 [3044]"/>
                      <v:line id="Straight Connector 43" o:spid="_x0000_s1036" style="position:absolute;flip:x y;visibility:visible;mso-wrap-style:square" from="22280,30178" to="28059,4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" strokecolor="#4579b8 [3044]"/>
                    </v:group>
                    <v:line id="Straight Connector 47" o:spid="_x0000_s1037" style="position:absolute;flip:x y;visibility:visible;mso-wrap-style:square" from="9987,5681" to="1295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" strokecolor="#4579b8 [3044]"/>
                  </v:group>
                </v:group>
                <v:group id="Group 59" o:spid="_x0000_s1038" style="position:absolute;left:24330;top:6194;width:19392;height:9988" coordorigin="5771,187" coordsize="19693,1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49" o:spid="_x0000_s1039" style="position:absolute;flip:y;visibility:visible;mso-wrap-style:square" from="24773,959" to="25464,2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" strokecolor="#4579b8 [3044]"/>
                  <v:line id="Straight Connector 57" o:spid="_x0000_s1040" style="position:absolute;flip:y;visibility:visible;mso-wrap-style:square" from="18152,10453" to="20047,10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" strokecolor="#4579b8 [3044]"/>
                  <v:line id="Straight Connector 58" o:spid="_x0000_s1041" style="position:absolute;flip:y;visibility:visible;mso-wrap-style:square" from="17107,8279" to="19001,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" strokecolor="#4579b8 [3044]"/>
                  <v:group id="Group 31" o:spid="_x0000_s1042" style="position:absolute;left:5771;top:187;width:8627;height:10045" coordorigin="5771,-1624" coordsize="8626,1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5" o:spid="_x0000_s1043" style="position:absolute;left:5771;top:-1624;width:5846;height:2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" filled="f" strokecolor="#0070c0" strokeweight=".25pt"/>
                    <v:rect id="Rectangle 18" o:spid="_x0000_s1044" style="position:absolute;left:7840;top:6260;width:655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" filled="f" strokecolor="#0070c0" strokeweight=".25pt"/>
                  </v:group>
                </v:group>
                <w10:wrap anchorx="margin"/>
              </v:group>
            </w:pict>
          </mc:Fallback>
        </mc:AlternateContent>
      </w:r>
      <w:r w:rsidR="00B35A6D" w:rsidRPr="00B35A6D">
        <w:t xml:space="preserve"> </w:t>
      </w:r>
      <w:r w:rsidR="00B35A6D">
        <w:rPr>
          <w:noProof/>
        </w:rPr>
        <w:drawing>
          <wp:inline distT="0" distB="0" distL="0" distR="0" wp14:anchorId="47ACF4AB" wp14:editId="4643F985">
            <wp:extent cx="6725920" cy="5712436"/>
            <wp:effectExtent l="0" t="0" r="0"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175" t="9449" r="17268" b="5159"/>
                    <a:stretch/>
                  </pic:blipFill>
                  <pic:spPr bwMode="auto">
                    <a:xfrm>
                      <a:off x="0" y="0"/>
                      <a:ext cx="6737109" cy="5721939"/>
                    </a:xfrm>
                    <a:prstGeom prst="rect">
                      <a:avLst/>
                    </a:prstGeom>
                    <a:ln>
                      <a:noFill/>
                    </a:ln>
                    <a:extLst>
                      <a:ext uri="{53640926-AAD7-44D8-BBD7-CCE9431645EC}">
                        <a14:shadowObscured xmlns:a14="http://schemas.microsoft.com/office/drawing/2010/main"/>
                      </a:ext>
                    </a:extLst>
                  </pic:spPr>
                </pic:pic>
              </a:graphicData>
            </a:graphic>
          </wp:inline>
        </w:drawing>
      </w:r>
    </w:p>
    <w:p w14:paraId="209B0A08" w14:textId="16A0141B" w:rsidR="00CA4C02" w:rsidRPr="00B72A7D" w:rsidRDefault="007911E6" w:rsidP="007A5FD5">
      <w:pPr>
        <w:ind w:left="180" w:right="540" w:firstLine="720"/>
        <w:jc w:val="both"/>
        <w:rPr>
          <w:color w:val="0070C0"/>
        </w:rPr>
      </w:pPr>
      <w:r w:rsidRPr="00A87F61">
        <w:rPr>
          <w:b/>
          <w:bCs/>
          <w:color w:val="0070C0"/>
        </w:rPr>
        <w:t>Sales</w:t>
      </w:r>
      <w:r w:rsidR="00947446">
        <w:rPr>
          <w:b/>
          <w:bCs/>
          <w:color w:val="0070C0"/>
        </w:rPr>
        <w:t xml:space="preserve"> f</w:t>
      </w:r>
      <w:r w:rsidRPr="00A87F61">
        <w:rPr>
          <w:b/>
          <w:bCs/>
          <w:color w:val="0070C0"/>
        </w:rPr>
        <w:t>act</w:t>
      </w:r>
    </w:p>
    <w:p w14:paraId="74910368" w14:textId="203404C7" w:rsidR="002E4F9F" w:rsidRPr="009455A1" w:rsidRDefault="006E47F0" w:rsidP="002E4F9F">
      <w:pPr>
        <w:ind w:left="900" w:right="540"/>
        <w:jc w:val="both"/>
      </w:pPr>
      <w:r w:rsidRPr="009455A1">
        <w:t xml:space="preserve">In the sale scheme, each primary instance describes </w:t>
      </w:r>
      <w:r w:rsidR="005B4C32" w:rsidRPr="009455A1">
        <w:t xml:space="preserve">a </w:t>
      </w:r>
      <w:r w:rsidR="0082578C">
        <w:t>customer</w:t>
      </w:r>
      <w:r w:rsidR="005B4C32" w:rsidRPr="009455A1">
        <w:t>’s</w:t>
      </w:r>
      <w:r w:rsidRPr="009455A1">
        <w:t xml:space="preserve"> s</w:t>
      </w:r>
      <w:r w:rsidR="00E75C26" w:rsidRPr="009455A1">
        <w:t>ubscription</w:t>
      </w:r>
      <w:r w:rsidR="001B5943" w:rsidRPr="009455A1">
        <w:t xml:space="preserve"> (</w:t>
      </w:r>
      <w:r w:rsidR="002E4F9F" w:rsidRPr="009455A1">
        <w:t>s</w:t>
      </w:r>
      <w:r w:rsidR="001B5943" w:rsidRPr="009455A1">
        <w:t>ale</w:t>
      </w:r>
      <w:r w:rsidR="002E4F9F" w:rsidRPr="009455A1">
        <w:t>)</w:t>
      </w:r>
      <w:r w:rsidR="00E75C26" w:rsidRPr="009455A1">
        <w:t xml:space="preserve"> </w:t>
      </w:r>
      <w:r w:rsidR="005B4C32" w:rsidRPr="009455A1">
        <w:t xml:space="preserve">to </w:t>
      </w:r>
      <w:r w:rsidRPr="009455A1">
        <w:t xml:space="preserve">one </w:t>
      </w:r>
      <w:r w:rsidR="008456D5" w:rsidRPr="009455A1">
        <w:t xml:space="preserve">course </w:t>
      </w:r>
      <w:r w:rsidR="00880EFC" w:rsidRPr="009455A1">
        <w:t xml:space="preserve">adopting one promotion </w:t>
      </w:r>
      <w:r w:rsidR="00EB3714" w:rsidRPr="009455A1">
        <w:t xml:space="preserve">on </w:t>
      </w:r>
      <w:r w:rsidR="002D1F7E" w:rsidRPr="009455A1">
        <w:t>a certain date</w:t>
      </w:r>
      <w:r w:rsidR="004B1875" w:rsidRPr="009455A1">
        <w:t xml:space="preserve">, </w:t>
      </w:r>
      <w:r w:rsidR="009C05E6" w:rsidRPr="009455A1">
        <w:t>with one</w:t>
      </w:r>
      <w:r w:rsidR="005D4480" w:rsidRPr="009455A1">
        <w:t xml:space="preserve"> </w:t>
      </w:r>
      <w:r w:rsidR="009C05E6" w:rsidRPr="009455A1">
        <w:t>t</w:t>
      </w:r>
      <w:r w:rsidR="00AD74A0" w:rsidRPr="009455A1">
        <w:t>utor</w:t>
      </w:r>
      <w:r w:rsidR="002D43C5" w:rsidRPr="009455A1">
        <w:t>.</w:t>
      </w:r>
      <w:r w:rsidR="00A21311" w:rsidRPr="009455A1">
        <w:t xml:space="preserve"> </w:t>
      </w:r>
      <w:r w:rsidR="002E4F9F" w:rsidRPr="009455A1">
        <w:t>No promotion' should be considered as a particular case of promotion.</w:t>
      </w:r>
      <w:r w:rsidR="00BD4DBB" w:rsidRPr="009455A1">
        <w:rPr>
          <w:noProof/>
        </w:rPr>
        <w:t xml:space="preserve"> </w:t>
      </w:r>
    </w:p>
    <w:p w14:paraId="157E4653" w14:textId="0EFB23D0" w:rsidR="002C2B0B" w:rsidRDefault="002C2B0B" w:rsidP="007A5FD5">
      <w:pPr>
        <w:ind w:left="180" w:right="540" w:firstLine="720"/>
        <w:jc w:val="both"/>
        <w:rPr>
          <w:color w:val="FF0000"/>
        </w:rPr>
      </w:pPr>
      <w:r w:rsidRPr="007911E6">
        <w:rPr>
          <w:b/>
          <w:bCs/>
          <w:color w:val="0070C0"/>
        </w:rPr>
        <w:t>Measures</w:t>
      </w:r>
    </w:p>
    <w:p w14:paraId="42574805" w14:textId="1E1FE4E7" w:rsidR="003C0418" w:rsidRPr="009455A1" w:rsidRDefault="002C2B0B" w:rsidP="003C0418">
      <w:pPr>
        <w:ind w:left="540" w:right="540" w:firstLine="720"/>
        <w:jc w:val="both"/>
      </w:pPr>
      <w:r w:rsidRPr="009455A1">
        <w:t>Measures of the sales fact</w:t>
      </w:r>
      <w:r w:rsidR="00AC5191" w:rsidRPr="009455A1">
        <w:t>:</w:t>
      </w:r>
    </w:p>
    <w:p w14:paraId="5E1D3EA1" w14:textId="77777777" w:rsidR="00460B90" w:rsidRPr="009455A1" w:rsidRDefault="00064D76" w:rsidP="00460B90">
      <w:pPr>
        <w:pStyle w:val="ListParagraph"/>
        <w:numPr>
          <w:ilvl w:val="0"/>
          <w:numId w:val="24"/>
        </w:numPr>
        <w:ind w:right="540"/>
        <w:jc w:val="both"/>
      </w:pPr>
      <w:r w:rsidRPr="009455A1">
        <w:t xml:space="preserve">number of sessions </w:t>
      </w:r>
      <w:r w:rsidR="003C0418" w:rsidRPr="009455A1">
        <w:t>per</w:t>
      </w:r>
      <w:r w:rsidRPr="009455A1">
        <w:t xml:space="preserve"> </w:t>
      </w:r>
      <w:proofErr w:type="gramStart"/>
      <w:r w:rsidRPr="009455A1">
        <w:t>week;</w:t>
      </w:r>
      <w:proofErr w:type="gramEnd"/>
      <w:r w:rsidRPr="009455A1">
        <w:t xml:space="preserve"> </w:t>
      </w:r>
    </w:p>
    <w:p w14:paraId="50A82A39" w14:textId="77777777" w:rsidR="00582BBE" w:rsidRPr="009455A1" w:rsidRDefault="00582BBE" w:rsidP="00582BBE">
      <w:pPr>
        <w:pStyle w:val="ListParagraph"/>
        <w:numPr>
          <w:ilvl w:val="0"/>
          <w:numId w:val="24"/>
        </w:numPr>
        <w:ind w:right="540"/>
        <w:jc w:val="both"/>
      </w:pPr>
      <w:r w:rsidRPr="009455A1">
        <w:t xml:space="preserve">minutes per </w:t>
      </w:r>
      <w:proofErr w:type="gramStart"/>
      <w:r w:rsidRPr="009455A1">
        <w:t>session;</w:t>
      </w:r>
      <w:proofErr w:type="gramEnd"/>
      <w:r w:rsidRPr="009455A1">
        <w:t xml:space="preserve"> </w:t>
      </w:r>
    </w:p>
    <w:p w14:paraId="187527D9" w14:textId="2C714A4D" w:rsidR="00582BBE" w:rsidRPr="009455A1" w:rsidRDefault="00064D76" w:rsidP="00582BBE">
      <w:pPr>
        <w:pStyle w:val="ListParagraph"/>
        <w:numPr>
          <w:ilvl w:val="0"/>
          <w:numId w:val="24"/>
        </w:numPr>
        <w:ind w:right="540"/>
        <w:jc w:val="both"/>
      </w:pPr>
      <w:r w:rsidRPr="009455A1">
        <w:t xml:space="preserve">number of </w:t>
      </w:r>
      <w:proofErr w:type="gramStart"/>
      <w:r w:rsidRPr="009455A1">
        <w:t>months;</w:t>
      </w:r>
      <w:proofErr w:type="gramEnd"/>
    </w:p>
    <w:p w14:paraId="468140C6" w14:textId="09D055B8" w:rsidR="00582BBE" w:rsidRPr="009455A1" w:rsidRDefault="00582BBE" w:rsidP="00582BBE">
      <w:pPr>
        <w:pStyle w:val="ListParagraph"/>
        <w:numPr>
          <w:ilvl w:val="0"/>
          <w:numId w:val="24"/>
        </w:numPr>
        <w:ind w:right="540"/>
        <w:jc w:val="both"/>
      </w:pPr>
      <w:r w:rsidRPr="009455A1">
        <w:lastRenderedPageBreak/>
        <w:t>number of sessions (number of sessions per week * weeks per month* number of months)</w:t>
      </w:r>
    </w:p>
    <w:p w14:paraId="1FF1A6C7" w14:textId="2391088C" w:rsidR="00582BBE" w:rsidRPr="009455A1" w:rsidRDefault="00582BBE" w:rsidP="00582BBE">
      <w:pPr>
        <w:pStyle w:val="ListParagraph"/>
        <w:numPr>
          <w:ilvl w:val="0"/>
          <w:numId w:val="24"/>
        </w:numPr>
        <w:ind w:right="540"/>
        <w:jc w:val="both"/>
      </w:pPr>
      <w:r w:rsidRPr="009455A1">
        <w:t>minutes subscribed (minutes per session * total sessions contracted</w:t>
      </w:r>
      <w:proofErr w:type="gramStart"/>
      <w:r w:rsidRPr="009455A1">
        <w:t>);</w:t>
      </w:r>
      <w:proofErr w:type="gramEnd"/>
    </w:p>
    <w:p w14:paraId="503E86F5" w14:textId="77777777" w:rsidR="00582BBE" w:rsidRPr="009455A1" w:rsidRDefault="00AC5191" w:rsidP="00582BBE">
      <w:pPr>
        <w:pStyle w:val="ListParagraph"/>
        <w:numPr>
          <w:ilvl w:val="0"/>
          <w:numId w:val="24"/>
        </w:numPr>
        <w:ind w:right="540"/>
        <w:jc w:val="both"/>
      </w:pPr>
      <w:r w:rsidRPr="009455A1">
        <w:t>s</w:t>
      </w:r>
      <w:r w:rsidR="002C2B0B" w:rsidRPr="009455A1">
        <w:t>alles dollar amount</w:t>
      </w:r>
      <w:r w:rsidR="006A5EB3" w:rsidRPr="009455A1">
        <w:t xml:space="preserve"> (already with </w:t>
      </w:r>
      <w:r w:rsidR="00582BBE" w:rsidRPr="009455A1">
        <w:t xml:space="preserve">the </w:t>
      </w:r>
      <w:r w:rsidR="006A5EB3" w:rsidRPr="009455A1">
        <w:t>discounts</w:t>
      </w:r>
      <w:proofErr w:type="gramStart"/>
      <w:r w:rsidR="006A5EB3" w:rsidRPr="009455A1">
        <w:t>)</w:t>
      </w:r>
      <w:r w:rsidRPr="009455A1">
        <w:t>;</w:t>
      </w:r>
      <w:proofErr w:type="gramEnd"/>
      <w:r w:rsidR="002C2B0B" w:rsidRPr="009455A1">
        <w:t xml:space="preserve"> </w:t>
      </w:r>
    </w:p>
    <w:p w14:paraId="07B5C431" w14:textId="77777777" w:rsidR="00582BBE" w:rsidRPr="009455A1" w:rsidRDefault="00AC5191" w:rsidP="00582BBE">
      <w:pPr>
        <w:pStyle w:val="ListParagraph"/>
        <w:numPr>
          <w:ilvl w:val="0"/>
          <w:numId w:val="24"/>
        </w:numPr>
        <w:ind w:right="540"/>
        <w:jc w:val="both"/>
      </w:pPr>
      <w:r w:rsidRPr="009455A1">
        <w:t>c</w:t>
      </w:r>
      <w:r w:rsidR="002C2B0B" w:rsidRPr="009455A1">
        <w:t xml:space="preserve">ost dollar amount </w:t>
      </w:r>
      <w:r w:rsidR="00582BBE" w:rsidRPr="009455A1">
        <w:t xml:space="preserve">(including </w:t>
      </w:r>
      <w:r w:rsidR="002C2B0B" w:rsidRPr="009455A1">
        <w:t xml:space="preserve">costs </w:t>
      </w:r>
      <w:r w:rsidR="00582BBE" w:rsidRPr="009455A1">
        <w:t xml:space="preserve">with the </w:t>
      </w:r>
      <w:r w:rsidR="002C2B0B" w:rsidRPr="009455A1">
        <w:t xml:space="preserve">tutor, </w:t>
      </w:r>
      <w:r w:rsidR="00582BBE" w:rsidRPr="009455A1">
        <w:t xml:space="preserve">the </w:t>
      </w:r>
      <w:r w:rsidR="002C2B0B" w:rsidRPr="009455A1">
        <w:t>course</w:t>
      </w:r>
      <w:r w:rsidR="003B5E7F" w:rsidRPr="009455A1">
        <w:t>,</w:t>
      </w:r>
      <w:r w:rsidR="00582BBE" w:rsidRPr="009455A1">
        <w:t xml:space="preserve"> the </w:t>
      </w:r>
      <w:r w:rsidR="002C2B0B" w:rsidRPr="009455A1">
        <w:t>system maintenance</w:t>
      </w:r>
      <w:r w:rsidR="00582BBE" w:rsidRPr="009455A1">
        <w:t>, administrative costs and taxes</w:t>
      </w:r>
      <w:proofErr w:type="gramStart"/>
      <w:r w:rsidR="002C2B0B" w:rsidRPr="009455A1">
        <w:t>)</w:t>
      </w:r>
      <w:r w:rsidRPr="009455A1">
        <w:t>;</w:t>
      </w:r>
      <w:proofErr w:type="gramEnd"/>
    </w:p>
    <w:p w14:paraId="2005C431" w14:textId="607F285C" w:rsidR="002C2B0B" w:rsidRPr="009455A1" w:rsidRDefault="00AC5191" w:rsidP="00582BBE">
      <w:pPr>
        <w:pStyle w:val="ListParagraph"/>
        <w:numPr>
          <w:ilvl w:val="0"/>
          <w:numId w:val="24"/>
        </w:numPr>
        <w:ind w:right="540"/>
        <w:jc w:val="both"/>
      </w:pPr>
      <w:r w:rsidRPr="009455A1">
        <w:t>g</w:t>
      </w:r>
      <w:r w:rsidR="002C2B0B" w:rsidRPr="009455A1">
        <w:t>ross profit dollar amount (salles – cost)</w:t>
      </w:r>
      <w:r w:rsidRPr="009455A1">
        <w:t>.</w:t>
      </w:r>
    </w:p>
    <w:p w14:paraId="1471B2F5" w14:textId="77777777" w:rsidR="00B64D60" w:rsidRDefault="00B64D60" w:rsidP="00B64D60">
      <w:pPr>
        <w:ind w:left="1260" w:right="540"/>
        <w:jc w:val="both"/>
        <w:rPr>
          <w:color w:val="0070C0"/>
        </w:rPr>
      </w:pPr>
      <w:r w:rsidRPr="001B2C56">
        <w:rPr>
          <w:b/>
          <w:bCs/>
          <w:color w:val="0070C0"/>
        </w:rPr>
        <w:t>Additivity</w:t>
      </w:r>
    </w:p>
    <w:p w14:paraId="68EB1A06" w14:textId="77777777" w:rsidR="00B64D60" w:rsidRPr="009455A1" w:rsidRDefault="00B64D60" w:rsidP="00B64D60">
      <w:pPr>
        <w:ind w:left="1260" w:right="540"/>
        <w:jc w:val="both"/>
      </w:pPr>
      <w:r w:rsidRPr="009455A1">
        <w:t xml:space="preserve">As we wrote before, a measure is additive if its values can be aggregated along the corresponding hierarchy by the sum of operator. </w:t>
      </w:r>
    </w:p>
    <w:p w14:paraId="12ABE519" w14:textId="77777777" w:rsidR="00F804CA" w:rsidRPr="009455A1" w:rsidRDefault="00B64D60" w:rsidP="00F804CA">
      <w:pPr>
        <w:ind w:left="1260" w:right="540"/>
        <w:jc w:val="both"/>
      </w:pPr>
      <w:r w:rsidRPr="009455A1">
        <w:t>In our conceptual scheme almost all measures of our sales fact are additive.</w:t>
      </w:r>
    </w:p>
    <w:p w14:paraId="7B2277E9" w14:textId="6882B463" w:rsidR="00B64D60" w:rsidRPr="009455A1" w:rsidRDefault="00B64D60" w:rsidP="00F804CA">
      <w:pPr>
        <w:ind w:left="1260" w:right="540"/>
        <w:jc w:val="both"/>
      </w:pPr>
      <w:r w:rsidRPr="009455A1">
        <w:t xml:space="preserve">However, there are two </w:t>
      </w:r>
      <w:r w:rsidR="001B3252" w:rsidRPr="009455A1">
        <w:t>non-additive</w:t>
      </w:r>
      <w:r w:rsidRPr="009455A1">
        <w:t xml:space="preserve"> measures, that can be misinterpreted if analyzed in an aggregate way. Th</w:t>
      </w:r>
      <w:r w:rsidR="00184C93" w:rsidRPr="009455A1">
        <w:t>ese</w:t>
      </w:r>
      <w:r w:rsidRPr="009455A1">
        <w:t xml:space="preserve"> kind</w:t>
      </w:r>
      <w:r w:rsidR="00184C93" w:rsidRPr="009455A1">
        <w:t>s</w:t>
      </w:r>
      <w:r w:rsidRPr="009455A1">
        <w:t xml:space="preserve"> of measure</w:t>
      </w:r>
      <w:r w:rsidR="00184C93" w:rsidRPr="009455A1">
        <w:t>s</w:t>
      </w:r>
      <w:r w:rsidRPr="009455A1">
        <w:t xml:space="preserve"> can still be aggregated by using operators such as average, maximum, minimum. </w:t>
      </w:r>
    </w:p>
    <w:p w14:paraId="745F2CBD" w14:textId="48B35ABC" w:rsidR="00B64D60" w:rsidRPr="009455A1" w:rsidRDefault="001B3252" w:rsidP="00B64D60">
      <w:pPr>
        <w:ind w:left="720" w:right="540" w:firstLine="720"/>
        <w:jc w:val="both"/>
      </w:pPr>
      <w:r w:rsidRPr="009455A1">
        <w:t xml:space="preserve">Non </w:t>
      </w:r>
      <w:r w:rsidR="00B64D60" w:rsidRPr="009455A1">
        <w:t>additive measures:</w:t>
      </w:r>
    </w:p>
    <w:p w14:paraId="02443BAF" w14:textId="77777777" w:rsidR="00B64D60" w:rsidRPr="009455A1" w:rsidRDefault="00B64D60" w:rsidP="00B64D60">
      <w:pPr>
        <w:pStyle w:val="ListParagraph"/>
        <w:numPr>
          <w:ilvl w:val="0"/>
          <w:numId w:val="24"/>
        </w:numPr>
        <w:ind w:right="540"/>
        <w:jc w:val="both"/>
      </w:pPr>
      <w:r w:rsidRPr="009455A1">
        <w:t xml:space="preserve">number of sessions per </w:t>
      </w:r>
      <w:proofErr w:type="gramStart"/>
      <w:r w:rsidRPr="009455A1">
        <w:t>week;</w:t>
      </w:r>
      <w:proofErr w:type="gramEnd"/>
      <w:r w:rsidRPr="009455A1">
        <w:t xml:space="preserve"> </w:t>
      </w:r>
    </w:p>
    <w:p w14:paraId="0EB26725" w14:textId="794F3093" w:rsidR="00B64D60" w:rsidRPr="009455A1" w:rsidRDefault="00B64D60" w:rsidP="00B64D60">
      <w:pPr>
        <w:pStyle w:val="ListParagraph"/>
        <w:numPr>
          <w:ilvl w:val="0"/>
          <w:numId w:val="24"/>
        </w:numPr>
        <w:ind w:right="540"/>
        <w:jc w:val="both"/>
      </w:pPr>
      <w:r w:rsidRPr="009455A1">
        <w:t xml:space="preserve">minutes per </w:t>
      </w:r>
      <w:proofErr w:type="gramStart"/>
      <w:r w:rsidRPr="009455A1">
        <w:t>session;</w:t>
      </w:r>
      <w:proofErr w:type="gramEnd"/>
      <w:r w:rsidRPr="009455A1">
        <w:t xml:space="preserve"> </w:t>
      </w:r>
    </w:p>
    <w:p w14:paraId="6D2B9D41" w14:textId="1079E158" w:rsidR="00B64D60" w:rsidRPr="009455A1" w:rsidRDefault="00B64D60" w:rsidP="00F804CA">
      <w:pPr>
        <w:ind w:left="1440" w:right="540"/>
        <w:jc w:val="both"/>
      </w:pPr>
      <w:r w:rsidRPr="009455A1">
        <w:t>For aggregate analysis we can use the columns number of sessions and</w:t>
      </w:r>
      <w:r w:rsidR="00921903" w:rsidRPr="009455A1">
        <w:t xml:space="preserve"> </w:t>
      </w:r>
      <w:r w:rsidRPr="009455A1">
        <w:t>minutes</w:t>
      </w:r>
      <w:r w:rsidR="00921903" w:rsidRPr="009455A1">
        <w:t xml:space="preserve"> subscri</w:t>
      </w:r>
      <w:r w:rsidR="009455A1" w:rsidRPr="009455A1">
        <w:t>bed</w:t>
      </w:r>
      <w:r w:rsidRPr="009455A1">
        <w:t>.</w:t>
      </w:r>
    </w:p>
    <w:p w14:paraId="61491F0E" w14:textId="77777777" w:rsidR="00BE4F76" w:rsidRDefault="00BE4F76" w:rsidP="007559CF">
      <w:pPr>
        <w:ind w:left="900" w:right="540"/>
        <w:jc w:val="both"/>
        <w:rPr>
          <w:b/>
          <w:bCs/>
          <w:color w:val="0070C0"/>
        </w:rPr>
      </w:pPr>
    </w:p>
    <w:p w14:paraId="443A0E3D" w14:textId="4E8F0F41" w:rsidR="007911E6" w:rsidRDefault="00617137" w:rsidP="007559CF">
      <w:pPr>
        <w:ind w:left="900" w:right="540"/>
        <w:jc w:val="both"/>
        <w:rPr>
          <w:b/>
          <w:bCs/>
          <w:color w:val="0070C0"/>
        </w:rPr>
      </w:pPr>
      <w:r w:rsidRPr="00A87F61">
        <w:rPr>
          <w:b/>
          <w:bCs/>
          <w:color w:val="0070C0"/>
        </w:rPr>
        <w:t>Dimensions</w:t>
      </w:r>
    </w:p>
    <w:p w14:paraId="49F13DBE" w14:textId="5C8C2FBF" w:rsidR="00D25843" w:rsidRPr="009455A1" w:rsidRDefault="00D25843" w:rsidP="007559CF">
      <w:pPr>
        <w:ind w:left="900" w:right="540"/>
        <w:jc w:val="both"/>
      </w:pPr>
      <w:r>
        <w:rPr>
          <w:b/>
          <w:bCs/>
          <w:color w:val="0070C0"/>
        </w:rPr>
        <w:tab/>
      </w:r>
      <w:r w:rsidRPr="009455A1">
        <w:t>In the following we will present the dimensional attributes for each dimension</w:t>
      </w:r>
      <w:r w:rsidR="003B52CE" w:rsidRPr="009455A1">
        <w:t>.</w:t>
      </w:r>
      <w:r w:rsidRPr="009455A1">
        <w:t xml:space="preserve"> </w:t>
      </w:r>
    </w:p>
    <w:p w14:paraId="57E3F6F4" w14:textId="7062616E" w:rsidR="001405AE" w:rsidRDefault="001405AE" w:rsidP="001405AE">
      <w:pPr>
        <w:ind w:left="1440" w:right="540"/>
        <w:jc w:val="both"/>
        <w:rPr>
          <w:b/>
          <w:bCs/>
          <w:color w:val="0070C0"/>
        </w:rPr>
      </w:pPr>
      <w:r w:rsidRPr="00C8010B">
        <w:rPr>
          <w:b/>
          <w:bCs/>
          <w:color w:val="0070C0"/>
        </w:rPr>
        <w:t>Tutor:</w:t>
      </w:r>
    </w:p>
    <w:p w14:paraId="6649535E" w14:textId="77777777" w:rsidR="00F97CE6" w:rsidRPr="009455A1" w:rsidRDefault="00F97CE6" w:rsidP="00F97CE6">
      <w:pPr>
        <w:ind w:left="1440" w:right="540"/>
        <w:jc w:val="both"/>
      </w:pPr>
      <w:r w:rsidRPr="009455A1">
        <w:t xml:space="preserve">Attributes related to tutor: </w:t>
      </w:r>
    </w:p>
    <w:p w14:paraId="7E04B793" w14:textId="03159F01" w:rsidR="001A02B0" w:rsidRPr="009455A1" w:rsidRDefault="001A02B0" w:rsidP="003502D0">
      <w:pPr>
        <w:pStyle w:val="ListParagraph"/>
        <w:numPr>
          <w:ilvl w:val="0"/>
          <w:numId w:val="26"/>
        </w:numPr>
        <w:ind w:right="540"/>
        <w:jc w:val="both"/>
      </w:pPr>
      <w:r w:rsidRPr="009455A1">
        <w:t xml:space="preserve">tutor average </w:t>
      </w:r>
      <w:proofErr w:type="gramStart"/>
      <w:r w:rsidRPr="009455A1">
        <w:t>rating</w:t>
      </w:r>
      <w:r w:rsidR="000C462E" w:rsidRPr="009455A1">
        <w:t>;</w:t>
      </w:r>
      <w:proofErr w:type="gramEnd"/>
    </w:p>
    <w:p w14:paraId="6203564B" w14:textId="6F818EFA" w:rsidR="00CC58E9" w:rsidRPr="009455A1" w:rsidRDefault="003502D0" w:rsidP="00952126">
      <w:pPr>
        <w:pStyle w:val="ListParagraph"/>
        <w:numPr>
          <w:ilvl w:val="0"/>
          <w:numId w:val="26"/>
        </w:numPr>
        <w:ind w:right="540"/>
        <w:jc w:val="both"/>
      </w:pPr>
      <w:r w:rsidRPr="009455A1">
        <w:t>languages</w:t>
      </w:r>
      <w:r w:rsidR="005260AE" w:rsidRPr="009455A1">
        <w:t xml:space="preserve"> </w:t>
      </w:r>
      <w:r w:rsidR="00601479" w:rsidRPr="009455A1">
        <w:t xml:space="preserve">that they are proficient </w:t>
      </w:r>
      <w:proofErr w:type="gramStart"/>
      <w:r w:rsidR="00601479" w:rsidRPr="009455A1">
        <w:t>in</w:t>
      </w:r>
      <w:r w:rsidR="000C462E" w:rsidRPr="009455A1">
        <w:t>;</w:t>
      </w:r>
      <w:proofErr w:type="gramEnd"/>
    </w:p>
    <w:p w14:paraId="31350DCE" w14:textId="5856EDB4" w:rsidR="003502D0" w:rsidRPr="009455A1" w:rsidRDefault="00601479" w:rsidP="00952126">
      <w:pPr>
        <w:pStyle w:val="ListParagraph"/>
        <w:numPr>
          <w:ilvl w:val="0"/>
          <w:numId w:val="26"/>
        </w:numPr>
        <w:ind w:right="540"/>
        <w:jc w:val="both"/>
      </w:pPr>
      <w:r w:rsidRPr="009455A1">
        <w:t xml:space="preserve">native </w:t>
      </w:r>
      <w:proofErr w:type="gramStart"/>
      <w:r w:rsidRPr="009455A1">
        <w:t>language</w:t>
      </w:r>
      <w:r w:rsidR="000C462E" w:rsidRPr="009455A1">
        <w:t>;</w:t>
      </w:r>
      <w:proofErr w:type="gramEnd"/>
    </w:p>
    <w:p w14:paraId="26A422E5" w14:textId="02233D5A" w:rsidR="00601479" w:rsidRPr="009455A1" w:rsidRDefault="005F77FB" w:rsidP="00952126">
      <w:pPr>
        <w:pStyle w:val="ListParagraph"/>
        <w:numPr>
          <w:ilvl w:val="0"/>
          <w:numId w:val="26"/>
        </w:numPr>
        <w:ind w:right="540"/>
        <w:jc w:val="both"/>
      </w:pPr>
      <w:r w:rsidRPr="009455A1">
        <w:t>education</w:t>
      </w:r>
      <w:r w:rsidR="004C3BAA" w:rsidRPr="009455A1">
        <w:t xml:space="preserve"> (</w:t>
      </w:r>
      <w:r w:rsidR="006E66DC" w:rsidRPr="009455A1">
        <w:t>graduation, maste</w:t>
      </w:r>
      <w:r w:rsidR="006840EE" w:rsidRPr="009455A1">
        <w:t>r’s</w:t>
      </w:r>
      <w:r w:rsidR="006E66DC" w:rsidRPr="009455A1">
        <w:t xml:space="preserve">, </w:t>
      </w:r>
      <w:r w:rsidR="00AC4216" w:rsidRPr="009455A1">
        <w:t>doctor</w:t>
      </w:r>
      <w:r w:rsidR="00B16719" w:rsidRPr="009455A1">
        <w:t>ate</w:t>
      </w:r>
      <w:r w:rsidR="00583D71" w:rsidRPr="009455A1">
        <w:t>, proficiency exams</w:t>
      </w:r>
      <w:proofErr w:type="gramStart"/>
      <w:r w:rsidR="004C3BAA" w:rsidRPr="009455A1">
        <w:t>)</w:t>
      </w:r>
      <w:r w:rsidR="000C462E" w:rsidRPr="009455A1">
        <w:t>;</w:t>
      </w:r>
      <w:proofErr w:type="gramEnd"/>
    </w:p>
    <w:p w14:paraId="396A596E" w14:textId="73019CF3" w:rsidR="001A0E4B" w:rsidRPr="009455A1" w:rsidRDefault="005F77FB" w:rsidP="006D1F58">
      <w:pPr>
        <w:pStyle w:val="ListParagraph"/>
        <w:numPr>
          <w:ilvl w:val="0"/>
          <w:numId w:val="26"/>
        </w:numPr>
        <w:ind w:right="540"/>
        <w:jc w:val="both"/>
      </w:pPr>
      <w:r w:rsidRPr="009455A1">
        <w:t xml:space="preserve">certificates </w:t>
      </w:r>
      <w:r w:rsidR="005F4873" w:rsidRPr="009455A1">
        <w:t>(</w:t>
      </w:r>
      <w:r w:rsidR="00C46C4C" w:rsidRPr="009455A1">
        <w:t xml:space="preserve">graduation, master’s, doctorate, </w:t>
      </w:r>
      <w:r w:rsidR="00C6083E" w:rsidRPr="009455A1">
        <w:t xml:space="preserve">IELTS, </w:t>
      </w:r>
      <w:r w:rsidR="006D1F58" w:rsidRPr="009455A1">
        <w:t xml:space="preserve">TOEFL, </w:t>
      </w:r>
      <w:r w:rsidR="00607F46" w:rsidRPr="009455A1">
        <w:t xml:space="preserve">PTE Academic, </w:t>
      </w:r>
      <w:r w:rsidR="000D33FA" w:rsidRPr="009455A1">
        <w:t xml:space="preserve">CAE, </w:t>
      </w:r>
      <w:proofErr w:type="spellStart"/>
      <w:r w:rsidR="001A0E4B" w:rsidRPr="009455A1">
        <w:t>etc</w:t>
      </w:r>
      <w:proofErr w:type="spellEnd"/>
      <w:proofErr w:type="gramStart"/>
      <w:r w:rsidR="001A0E4B" w:rsidRPr="009455A1">
        <w:t>)</w:t>
      </w:r>
      <w:r w:rsidR="00390AC4" w:rsidRPr="009455A1">
        <w:t>;</w:t>
      </w:r>
      <w:proofErr w:type="gramEnd"/>
    </w:p>
    <w:p w14:paraId="07BB2D7D" w14:textId="2A58BCB6" w:rsidR="006D1F58" w:rsidRPr="009455A1" w:rsidRDefault="0075662A" w:rsidP="006D1F58">
      <w:pPr>
        <w:pStyle w:val="ListParagraph"/>
        <w:numPr>
          <w:ilvl w:val="0"/>
          <w:numId w:val="26"/>
        </w:numPr>
        <w:ind w:right="540"/>
        <w:jc w:val="both"/>
      </w:pPr>
      <w:r w:rsidRPr="009455A1">
        <w:t>interests</w:t>
      </w:r>
      <w:r w:rsidR="0068072E" w:rsidRPr="009455A1">
        <w:t>:</w:t>
      </w:r>
      <w:r w:rsidR="00F46AC7" w:rsidRPr="009455A1">
        <w:t xml:space="preserve"> </w:t>
      </w:r>
      <w:r w:rsidR="00F46AC7" w:rsidRPr="009455A1">
        <w:rPr>
          <w:lang w:val="en-GB"/>
        </w:rPr>
        <w:t xml:space="preserve">science and technology, language and culture, world news, entertainment and lifestyle, business, sports, </w:t>
      </w:r>
      <w:proofErr w:type="gramStart"/>
      <w:r w:rsidR="00F46AC7" w:rsidRPr="009455A1">
        <w:rPr>
          <w:lang w:val="en-GB"/>
        </w:rPr>
        <w:t>literature</w:t>
      </w:r>
      <w:r w:rsidR="00390AC4" w:rsidRPr="009455A1">
        <w:rPr>
          <w:lang w:val="en-GB"/>
        </w:rPr>
        <w:t>;</w:t>
      </w:r>
      <w:proofErr w:type="gramEnd"/>
    </w:p>
    <w:p w14:paraId="7ACA1193" w14:textId="32D94D9D" w:rsidR="007F0873" w:rsidRPr="009455A1" w:rsidRDefault="00147398" w:rsidP="007F0873">
      <w:pPr>
        <w:pStyle w:val="ListParagraph"/>
        <w:numPr>
          <w:ilvl w:val="0"/>
          <w:numId w:val="26"/>
        </w:numPr>
        <w:ind w:right="540"/>
        <w:jc w:val="both"/>
        <w:rPr>
          <w:lang w:val="en-GB"/>
        </w:rPr>
      </w:pPr>
      <w:r w:rsidRPr="009455A1">
        <w:t>Specialties</w:t>
      </w:r>
      <w:r w:rsidR="0068072E" w:rsidRPr="009455A1">
        <w:t>:</w:t>
      </w:r>
      <w:r w:rsidR="007F0873" w:rsidRPr="009455A1">
        <w:t xml:space="preserve"> </w:t>
      </w:r>
      <w:r w:rsidR="007F0873" w:rsidRPr="009455A1">
        <w:rPr>
          <w:lang w:val="en-GB"/>
        </w:rPr>
        <w:t>accent coaching, business, friendly conversation, grammar instructions, tests preparatory (</w:t>
      </w:r>
      <w:proofErr w:type="gramStart"/>
      <w:r w:rsidR="007F0873" w:rsidRPr="009455A1">
        <w:rPr>
          <w:lang w:val="en-GB"/>
        </w:rPr>
        <w:t>e.g.</w:t>
      </w:r>
      <w:proofErr w:type="gramEnd"/>
      <w:r w:rsidR="007F0873" w:rsidRPr="009455A1">
        <w:rPr>
          <w:lang w:val="en-GB"/>
        </w:rPr>
        <w:t xml:space="preserve"> IELTS, TOEFL)</w:t>
      </w:r>
      <w:r w:rsidR="00390AC4" w:rsidRPr="009455A1">
        <w:rPr>
          <w:lang w:val="en-GB"/>
        </w:rPr>
        <w:t>;</w:t>
      </w:r>
    </w:p>
    <w:p w14:paraId="55834A4A" w14:textId="13536820" w:rsidR="001F7D3F" w:rsidRPr="009455A1" w:rsidRDefault="007C33EB" w:rsidP="007F0873">
      <w:pPr>
        <w:pStyle w:val="ListParagraph"/>
        <w:numPr>
          <w:ilvl w:val="0"/>
          <w:numId w:val="26"/>
        </w:numPr>
        <w:ind w:right="540"/>
        <w:jc w:val="both"/>
        <w:rPr>
          <w:lang w:val="en-GB"/>
        </w:rPr>
      </w:pPr>
      <w:r w:rsidRPr="009455A1">
        <w:rPr>
          <w:lang w:val="en-GB"/>
        </w:rPr>
        <w:t>s</w:t>
      </w:r>
      <w:r w:rsidR="00C06CEC" w:rsidRPr="009455A1">
        <w:rPr>
          <w:lang w:val="en-GB"/>
        </w:rPr>
        <w:t>tyle</w:t>
      </w:r>
      <w:r w:rsidR="001F7D3F" w:rsidRPr="009455A1">
        <w:rPr>
          <w:lang w:val="en-GB"/>
        </w:rPr>
        <w:t xml:space="preserve">: </w:t>
      </w:r>
      <w:r w:rsidR="00C06CEC" w:rsidRPr="009455A1">
        <w:t xml:space="preserve">kind and patient, fun and gregarious, scholarly and </w:t>
      </w:r>
      <w:proofErr w:type="gramStart"/>
      <w:r w:rsidR="00C06CEC" w:rsidRPr="009455A1">
        <w:t>knowledgeable;</w:t>
      </w:r>
      <w:proofErr w:type="gramEnd"/>
    </w:p>
    <w:p w14:paraId="37522486" w14:textId="545111E4" w:rsidR="006D1F58" w:rsidRPr="009455A1" w:rsidRDefault="003D7F2B" w:rsidP="00C46C4C">
      <w:pPr>
        <w:pStyle w:val="ListParagraph"/>
        <w:numPr>
          <w:ilvl w:val="0"/>
          <w:numId w:val="26"/>
        </w:numPr>
        <w:ind w:right="540"/>
        <w:jc w:val="both"/>
        <w:rPr>
          <w:lang w:val="en-GB"/>
        </w:rPr>
      </w:pPr>
      <w:r w:rsidRPr="009455A1">
        <w:rPr>
          <w:lang w:val="en-GB"/>
        </w:rPr>
        <w:t>b</w:t>
      </w:r>
      <w:r w:rsidR="00696884" w:rsidRPr="009455A1">
        <w:rPr>
          <w:lang w:val="en-GB"/>
        </w:rPr>
        <w:t>est with levels (</w:t>
      </w:r>
      <w:r w:rsidRPr="009455A1">
        <w:rPr>
          <w:lang w:val="en-GB"/>
        </w:rPr>
        <w:t>b</w:t>
      </w:r>
      <w:r w:rsidR="00696884" w:rsidRPr="009455A1">
        <w:rPr>
          <w:lang w:val="en-GB"/>
        </w:rPr>
        <w:t xml:space="preserve">eginner, </w:t>
      </w:r>
      <w:r w:rsidRPr="009455A1">
        <w:rPr>
          <w:lang w:val="en-GB"/>
        </w:rPr>
        <w:t>elementary, conversational, intermediate, a</w:t>
      </w:r>
      <w:r w:rsidR="00696884" w:rsidRPr="009455A1">
        <w:rPr>
          <w:lang w:val="en-GB"/>
        </w:rPr>
        <w:t>dvanced)</w:t>
      </w:r>
      <w:r w:rsidR="00C46C4C" w:rsidRPr="009455A1">
        <w:rPr>
          <w:lang w:val="en-GB"/>
        </w:rPr>
        <w:t>.</w:t>
      </w:r>
    </w:p>
    <w:p w14:paraId="790DB4CA" w14:textId="77777777" w:rsidR="00C46C4C" w:rsidRDefault="00C46C4C" w:rsidP="00C46C4C">
      <w:pPr>
        <w:ind w:left="1440" w:right="540"/>
        <w:jc w:val="both"/>
        <w:rPr>
          <w:b/>
          <w:bCs/>
          <w:color w:val="0070C0"/>
        </w:rPr>
      </w:pPr>
      <w:r w:rsidRPr="00154992">
        <w:rPr>
          <w:b/>
          <w:bCs/>
          <w:color w:val="0070C0"/>
        </w:rPr>
        <w:t>Customer:</w:t>
      </w:r>
    </w:p>
    <w:p w14:paraId="1DDDAA56" w14:textId="77777777" w:rsidR="00C46C4C" w:rsidRPr="009455A1" w:rsidRDefault="00C46C4C" w:rsidP="00C46C4C">
      <w:pPr>
        <w:ind w:left="1440" w:right="540"/>
        <w:jc w:val="both"/>
      </w:pPr>
      <w:r w:rsidRPr="009455A1">
        <w:t xml:space="preserve">Attributes related to customer: </w:t>
      </w:r>
    </w:p>
    <w:p w14:paraId="5BDC6FF2" w14:textId="7739944F" w:rsidR="00C46C4C" w:rsidRPr="009455A1" w:rsidRDefault="0082578C" w:rsidP="00C46C4C">
      <w:pPr>
        <w:pStyle w:val="ListParagraph"/>
        <w:numPr>
          <w:ilvl w:val="0"/>
          <w:numId w:val="26"/>
        </w:numPr>
        <w:ind w:right="540"/>
        <w:jc w:val="both"/>
      </w:pPr>
      <w:r>
        <w:t>customer</w:t>
      </w:r>
      <w:r w:rsidR="00C46C4C" w:rsidRPr="009455A1">
        <w:t xml:space="preserve"> type:  a company, a responsible person for one or more kids or a </w:t>
      </w:r>
      <w:proofErr w:type="gramStart"/>
      <w:r w:rsidR="00C46C4C" w:rsidRPr="009455A1">
        <w:t>student;</w:t>
      </w:r>
      <w:proofErr w:type="gramEnd"/>
    </w:p>
    <w:p w14:paraId="6C01BB3D" w14:textId="77777777" w:rsidR="00D67F6C" w:rsidRDefault="00D67F6C" w:rsidP="00080E1B">
      <w:pPr>
        <w:ind w:left="1440" w:right="540"/>
        <w:jc w:val="both"/>
        <w:rPr>
          <w:b/>
          <w:bCs/>
          <w:color w:val="0070C0"/>
        </w:rPr>
      </w:pPr>
    </w:p>
    <w:p w14:paraId="5679B386" w14:textId="53472921" w:rsidR="00080E1B" w:rsidRDefault="00080E1B" w:rsidP="00080E1B">
      <w:pPr>
        <w:ind w:left="1440" w:right="540"/>
        <w:jc w:val="both"/>
        <w:rPr>
          <w:b/>
          <w:bCs/>
          <w:color w:val="0070C0"/>
        </w:rPr>
      </w:pPr>
      <w:r w:rsidRPr="00BF0282">
        <w:rPr>
          <w:b/>
          <w:bCs/>
          <w:color w:val="0070C0"/>
        </w:rPr>
        <w:lastRenderedPageBreak/>
        <w:t>User account</w:t>
      </w:r>
      <w:r w:rsidR="00E45237">
        <w:rPr>
          <w:b/>
          <w:bCs/>
          <w:color w:val="0070C0"/>
        </w:rPr>
        <w:t xml:space="preserve"> (for tutor and customer)</w:t>
      </w:r>
    </w:p>
    <w:p w14:paraId="15E9015C" w14:textId="77777777" w:rsidR="00080E1B" w:rsidRPr="009455A1" w:rsidRDefault="00080E1B" w:rsidP="00080E1B">
      <w:pPr>
        <w:ind w:left="1440" w:right="540"/>
        <w:jc w:val="both"/>
      </w:pPr>
      <w:r w:rsidRPr="009455A1">
        <w:t xml:space="preserve">Attributes related to user account: </w:t>
      </w:r>
    </w:p>
    <w:p w14:paraId="5DB0DE06" w14:textId="77777777" w:rsidR="00080E1B" w:rsidRPr="009455A1" w:rsidRDefault="00080E1B" w:rsidP="00080E1B">
      <w:pPr>
        <w:pStyle w:val="ListParagraph"/>
        <w:numPr>
          <w:ilvl w:val="0"/>
          <w:numId w:val="26"/>
        </w:numPr>
        <w:ind w:right="540"/>
        <w:jc w:val="both"/>
      </w:pPr>
      <w:r w:rsidRPr="009455A1">
        <w:t xml:space="preserve">status (active/inactive) - when more than 1 month without </w:t>
      </w:r>
      <w:proofErr w:type="gramStart"/>
      <w:r w:rsidRPr="009455A1">
        <w:t>activity;</w:t>
      </w:r>
      <w:proofErr w:type="gramEnd"/>
    </w:p>
    <w:p w14:paraId="65426F3C" w14:textId="77777777" w:rsidR="00080E1B" w:rsidRPr="009455A1" w:rsidRDefault="00080E1B" w:rsidP="00080E1B">
      <w:pPr>
        <w:pStyle w:val="ListParagraph"/>
        <w:numPr>
          <w:ilvl w:val="0"/>
          <w:numId w:val="26"/>
        </w:numPr>
        <w:ind w:right="540"/>
        <w:jc w:val="both"/>
      </w:pPr>
      <w:r w:rsidRPr="009455A1">
        <w:t xml:space="preserve">first login </w:t>
      </w:r>
      <w:proofErr w:type="gramStart"/>
      <w:r w:rsidRPr="009455A1">
        <w:t>date;</w:t>
      </w:r>
      <w:proofErr w:type="gramEnd"/>
    </w:p>
    <w:p w14:paraId="40B22F95" w14:textId="30B9D35F" w:rsidR="00080E1B" w:rsidRPr="009455A1" w:rsidRDefault="00080E1B" w:rsidP="00080E1B">
      <w:pPr>
        <w:pStyle w:val="ListParagraph"/>
        <w:numPr>
          <w:ilvl w:val="0"/>
          <w:numId w:val="26"/>
        </w:numPr>
        <w:ind w:right="540"/>
        <w:jc w:val="both"/>
      </w:pPr>
      <w:r w:rsidRPr="009455A1">
        <w:t xml:space="preserve">account closure date – only when </w:t>
      </w:r>
      <w:r w:rsidR="000178D1" w:rsidRPr="009455A1">
        <w:t xml:space="preserve">the user </w:t>
      </w:r>
      <w:proofErr w:type="gramStart"/>
      <w:r w:rsidR="000178D1" w:rsidRPr="009455A1">
        <w:t>delete</w:t>
      </w:r>
      <w:proofErr w:type="gramEnd"/>
      <w:r w:rsidR="000178D1" w:rsidRPr="009455A1">
        <w:t xml:space="preserve"> his account from the system</w:t>
      </w:r>
      <w:r w:rsidRPr="009455A1">
        <w:t>;</w:t>
      </w:r>
    </w:p>
    <w:p w14:paraId="2AAD1B83" w14:textId="77777777" w:rsidR="000178D1" w:rsidRPr="009455A1" w:rsidRDefault="00080E1B" w:rsidP="000178D1">
      <w:pPr>
        <w:pStyle w:val="ListParagraph"/>
        <w:numPr>
          <w:ilvl w:val="0"/>
          <w:numId w:val="26"/>
        </w:numPr>
        <w:ind w:right="540"/>
        <w:jc w:val="both"/>
      </w:pPr>
      <w:proofErr w:type="gramStart"/>
      <w:r w:rsidRPr="009455A1">
        <w:t>gender;</w:t>
      </w:r>
      <w:proofErr w:type="gramEnd"/>
      <w:r w:rsidR="000178D1" w:rsidRPr="009455A1">
        <w:t xml:space="preserve"> </w:t>
      </w:r>
    </w:p>
    <w:p w14:paraId="17F6AAA4" w14:textId="315F28CD" w:rsidR="00080E1B" w:rsidRPr="009455A1" w:rsidRDefault="00080E1B" w:rsidP="000178D1">
      <w:pPr>
        <w:pStyle w:val="ListParagraph"/>
        <w:numPr>
          <w:ilvl w:val="0"/>
          <w:numId w:val="26"/>
        </w:numPr>
        <w:ind w:right="540"/>
        <w:jc w:val="both"/>
      </w:pPr>
      <w:r w:rsidRPr="009455A1">
        <w:t xml:space="preserve">birthday and </w:t>
      </w:r>
      <w:proofErr w:type="gramStart"/>
      <w:r w:rsidRPr="009455A1">
        <w:t>age;</w:t>
      </w:r>
      <w:proofErr w:type="gramEnd"/>
    </w:p>
    <w:p w14:paraId="44483920" w14:textId="6A5746DD" w:rsidR="00080E1B" w:rsidRPr="009455A1" w:rsidRDefault="00080E1B" w:rsidP="000178D1">
      <w:pPr>
        <w:pStyle w:val="ListParagraph"/>
        <w:numPr>
          <w:ilvl w:val="0"/>
          <w:numId w:val="26"/>
        </w:numPr>
        <w:ind w:right="540"/>
        <w:jc w:val="both"/>
      </w:pPr>
      <w:r w:rsidRPr="009455A1">
        <w:t>mobile;</w:t>
      </w:r>
      <w:r w:rsidR="000178D1" w:rsidRPr="009455A1">
        <w:t xml:space="preserve"> </w:t>
      </w:r>
      <w:proofErr w:type="gramStart"/>
      <w:r w:rsidRPr="009455A1">
        <w:t>email;</w:t>
      </w:r>
      <w:proofErr w:type="gramEnd"/>
    </w:p>
    <w:p w14:paraId="0280644E" w14:textId="5CF7527F" w:rsidR="00080E1B" w:rsidRPr="009455A1" w:rsidRDefault="00080E1B" w:rsidP="00E45237">
      <w:pPr>
        <w:pStyle w:val="ListParagraph"/>
        <w:numPr>
          <w:ilvl w:val="0"/>
          <w:numId w:val="26"/>
        </w:numPr>
        <w:ind w:right="540"/>
        <w:jc w:val="both"/>
      </w:pPr>
      <w:r w:rsidRPr="009455A1">
        <w:t xml:space="preserve">address, </w:t>
      </w:r>
      <w:proofErr w:type="gramStart"/>
      <w:r w:rsidRPr="009455A1">
        <w:t>city</w:t>
      </w:r>
      <w:proofErr w:type="gramEnd"/>
      <w:r w:rsidRPr="009455A1">
        <w:t xml:space="preserve"> or district, </w:t>
      </w:r>
      <w:r w:rsidR="00C30BA4" w:rsidRPr="009455A1">
        <w:t xml:space="preserve">postal, </w:t>
      </w:r>
      <w:r w:rsidRPr="009455A1">
        <w:t xml:space="preserve">county/district/province, state/region, country/nation, continent. </w:t>
      </w:r>
    </w:p>
    <w:p w14:paraId="4D899E17" w14:textId="3704AE9D" w:rsidR="00B371D3" w:rsidRDefault="00B371D3" w:rsidP="0025513E">
      <w:pPr>
        <w:ind w:left="720" w:right="540" w:firstLine="720"/>
        <w:jc w:val="both"/>
        <w:rPr>
          <w:b/>
          <w:bCs/>
          <w:color w:val="0070C0"/>
        </w:rPr>
      </w:pPr>
      <w:r>
        <w:rPr>
          <w:b/>
          <w:bCs/>
          <w:color w:val="0070C0"/>
        </w:rPr>
        <w:t>Course:</w:t>
      </w:r>
    </w:p>
    <w:p w14:paraId="579A8EA9" w14:textId="4B3FE8E5" w:rsidR="00C47D83" w:rsidRPr="009455A1" w:rsidRDefault="00C47D83" w:rsidP="000F087E">
      <w:pPr>
        <w:ind w:left="720" w:right="540" w:firstLine="720"/>
        <w:jc w:val="both"/>
      </w:pPr>
      <w:r w:rsidRPr="009455A1">
        <w:t xml:space="preserve">Attributes related to </w:t>
      </w:r>
      <w:r w:rsidR="00A06535" w:rsidRPr="009455A1">
        <w:t>course</w:t>
      </w:r>
      <w:r w:rsidRPr="009455A1">
        <w:t xml:space="preserve">: </w:t>
      </w:r>
    </w:p>
    <w:p w14:paraId="0BB055A9" w14:textId="2AB8536E" w:rsidR="00A06535" w:rsidRPr="009455A1" w:rsidRDefault="00313358" w:rsidP="00313358">
      <w:pPr>
        <w:pStyle w:val="ListParagraph"/>
        <w:numPr>
          <w:ilvl w:val="0"/>
          <w:numId w:val="26"/>
        </w:numPr>
        <w:ind w:right="540"/>
        <w:jc w:val="both"/>
      </w:pPr>
      <w:r w:rsidRPr="009455A1">
        <w:t>c</w:t>
      </w:r>
      <w:r w:rsidR="00A06535" w:rsidRPr="009455A1">
        <w:t xml:space="preserve">ourse </w:t>
      </w:r>
      <w:proofErr w:type="gramStart"/>
      <w:r w:rsidR="00A06535" w:rsidRPr="009455A1">
        <w:t>rating;</w:t>
      </w:r>
      <w:proofErr w:type="gramEnd"/>
    </w:p>
    <w:p w14:paraId="5A1CCBA3" w14:textId="77777777" w:rsidR="00313358" w:rsidRPr="009455A1" w:rsidRDefault="00313358" w:rsidP="00313358">
      <w:pPr>
        <w:pStyle w:val="ListParagraph"/>
        <w:numPr>
          <w:ilvl w:val="0"/>
          <w:numId w:val="26"/>
        </w:numPr>
        <w:ind w:right="540"/>
        <w:jc w:val="both"/>
      </w:pPr>
      <w:r w:rsidRPr="009455A1">
        <w:t>l</w:t>
      </w:r>
      <w:r w:rsidR="00A06535" w:rsidRPr="009455A1">
        <w:t xml:space="preserve">ink to the </w:t>
      </w:r>
      <w:proofErr w:type="gramStart"/>
      <w:r w:rsidR="00A06535" w:rsidRPr="009455A1">
        <w:t>course;</w:t>
      </w:r>
      <w:proofErr w:type="gramEnd"/>
    </w:p>
    <w:p w14:paraId="10EC0D84" w14:textId="59057C4A" w:rsidR="00A06535" w:rsidRPr="009455A1" w:rsidRDefault="00313358" w:rsidP="00313358">
      <w:pPr>
        <w:pStyle w:val="ListParagraph"/>
        <w:numPr>
          <w:ilvl w:val="0"/>
          <w:numId w:val="26"/>
        </w:numPr>
        <w:ind w:right="540"/>
        <w:jc w:val="both"/>
      </w:pPr>
      <w:r w:rsidRPr="009455A1">
        <w:t>time required</w:t>
      </w:r>
      <w:r w:rsidR="000F087E" w:rsidRPr="009455A1">
        <w:t xml:space="preserve"> to do the </w:t>
      </w:r>
      <w:proofErr w:type="gramStart"/>
      <w:r w:rsidR="000F087E" w:rsidRPr="009455A1">
        <w:t>course;</w:t>
      </w:r>
      <w:proofErr w:type="gramEnd"/>
    </w:p>
    <w:p w14:paraId="427E09E9" w14:textId="64573FEE" w:rsidR="000F087E" w:rsidRPr="009455A1" w:rsidRDefault="00702AE5" w:rsidP="00313358">
      <w:pPr>
        <w:pStyle w:val="ListParagraph"/>
        <w:numPr>
          <w:ilvl w:val="0"/>
          <w:numId w:val="26"/>
        </w:numPr>
        <w:ind w:right="540"/>
        <w:jc w:val="both"/>
      </w:pPr>
      <w:proofErr w:type="spellStart"/>
      <w:r w:rsidRPr="009455A1">
        <w:t>course</w:t>
      </w:r>
      <w:proofErr w:type="spellEnd"/>
      <w:r w:rsidRPr="009455A1">
        <w:t xml:space="preserve"> language and </w:t>
      </w:r>
      <w:proofErr w:type="gramStart"/>
      <w:r w:rsidRPr="009455A1">
        <w:t>subtitles;</w:t>
      </w:r>
      <w:proofErr w:type="gramEnd"/>
    </w:p>
    <w:p w14:paraId="023C78B0" w14:textId="473A9B9A" w:rsidR="00702AE5" w:rsidRPr="009455A1" w:rsidRDefault="00702AE5" w:rsidP="00313358">
      <w:pPr>
        <w:pStyle w:val="ListParagraph"/>
        <w:numPr>
          <w:ilvl w:val="0"/>
          <w:numId w:val="26"/>
        </w:numPr>
        <w:ind w:right="540"/>
        <w:jc w:val="both"/>
      </w:pPr>
      <w:r w:rsidRPr="009455A1">
        <w:t xml:space="preserve">course type, </w:t>
      </w:r>
      <w:proofErr w:type="gramStart"/>
      <w:r w:rsidRPr="009455A1">
        <w:t>sub category</w:t>
      </w:r>
      <w:proofErr w:type="gramEnd"/>
      <w:r w:rsidRPr="009455A1">
        <w:t xml:space="preserve">, category, </w:t>
      </w:r>
      <w:r w:rsidR="004D4AF6" w:rsidRPr="009455A1">
        <w:t>institution</w:t>
      </w:r>
      <w:r w:rsidRPr="009455A1">
        <w:t xml:space="preserve"> that </w:t>
      </w:r>
      <w:r w:rsidR="008206E9" w:rsidRPr="009455A1">
        <w:t xml:space="preserve">elaborated </w:t>
      </w:r>
      <w:r w:rsidR="004D4AF6" w:rsidRPr="009455A1">
        <w:t xml:space="preserve">the course </w:t>
      </w:r>
      <w:r w:rsidR="008206E9" w:rsidRPr="009455A1">
        <w:t>and link</w:t>
      </w:r>
      <w:r w:rsidR="003C1897" w:rsidRPr="009455A1">
        <w:t xml:space="preserve"> for the institution</w:t>
      </w:r>
    </w:p>
    <w:p w14:paraId="09CED0A2" w14:textId="1724AB61" w:rsidR="008206E9" w:rsidRPr="009455A1" w:rsidRDefault="008206E9" w:rsidP="00313358">
      <w:pPr>
        <w:pStyle w:val="ListParagraph"/>
        <w:numPr>
          <w:ilvl w:val="0"/>
          <w:numId w:val="26"/>
        </w:numPr>
        <w:ind w:right="540"/>
        <w:jc w:val="both"/>
      </w:pPr>
      <w:r w:rsidRPr="009455A1">
        <w:t xml:space="preserve">course </w:t>
      </w:r>
      <w:proofErr w:type="gramStart"/>
      <w:r w:rsidRPr="009455A1">
        <w:t>requirements;</w:t>
      </w:r>
      <w:proofErr w:type="gramEnd"/>
    </w:p>
    <w:p w14:paraId="74CF6886" w14:textId="48DB88EE" w:rsidR="00C30BA4" w:rsidRPr="009455A1" w:rsidRDefault="00C30BA4" w:rsidP="00313358">
      <w:pPr>
        <w:pStyle w:val="ListParagraph"/>
        <w:numPr>
          <w:ilvl w:val="0"/>
          <w:numId w:val="26"/>
        </w:numPr>
        <w:ind w:right="540"/>
        <w:jc w:val="both"/>
      </w:pPr>
      <w:r w:rsidRPr="009455A1">
        <w:t>course level</w:t>
      </w:r>
      <w:r w:rsidR="004D4AF6" w:rsidRPr="009455A1">
        <w:t>.</w:t>
      </w:r>
    </w:p>
    <w:p w14:paraId="2A11C1DA" w14:textId="393EA065" w:rsidR="00D52831" w:rsidRPr="00D52831" w:rsidRDefault="00D52831" w:rsidP="00D52831">
      <w:pPr>
        <w:ind w:left="1440" w:right="540"/>
        <w:jc w:val="both"/>
        <w:rPr>
          <w:color w:val="0070C0"/>
        </w:rPr>
      </w:pPr>
      <w:r w:rsidRPr="00D52831">
        <w:rPr>
          <w:b/>
          <w:bCs/>
          <w:color w:val="0070C0"/>
        </w:rPr>
        <w:t>Promotion:</w:t>
      </w:r>
      <w:r w:rsidRPr="00D52831">
        <w:rPr>
          <w:color w:val="0070C0"/>
        </w:rPr>
        <w:t xml:space="preserve"> </w:t>
      </w:r>
    </w:p>
    <w:p w14:paraId="16730CD9" w14:textId="77777777" w:rsidR="004023E1" w:rsidRPr="009455A1" w:rsidRDefault="00D52831" w:rsidP="00D4713B">
      <w:pPr>
        <w:ind w:left="720" w:right="540" w:firstLine="720"/>
        <w:jc w:val="both"/>
      </w:pPr>
      <w:r w:rsidRPr="009455A1">
        <w:t xml:space="preserve">Attributes related to promotion: </w:t>
      </w:r>
    </w:p>
    <w:p w14:paraId="17BAB892" w14:textId="77777777" w:rsidR="004023E1" w:rsidRPr="009455A1" w:rsidRDefault="00D52831" w:rsidP="004023E1">
      <w:pPr>
        <w:pStyle w:val="ListParagraph"/>
        <w:numPr>
          <w:ilvl w:val="0"/>
          <w:numId w:val="26"/>
        </w:numPr>
        <w:ind w:right="540"/>
        <w:jc w:val="both"/>
      </w:pPr>
      <w:r w:rsidRPr="009455A1">
        <w:t>type (</w:t>
      </w:r>
      <w:proofErr w:type="gramStart"/>
      <w:r w:rsidRPr="009455A1">
        <w:t>e.g.</w:t>
      </w:r>
      <w:proofErr w:type="gramEnd"/>
      <w:r w:rsidRPr="009455A1">
        <w:t xml:space="preserve"> “buy a quarter plan and get more 2 months free”)</w:t>
      </w:r>
      <w:r w:rsidR="00196484" w:rsidRPr="009455A1">
        <w:t>;</w:t>
      </w:r>
    </w:p>
    <w:p w14:paraId="1F71FE00" w14:textId="77777777" w:rsidR="004023E1" w:rsidRPr="009455A1" w:rsidRDefault="00D52831" w:rsidP="004023E1">
      <w:pPr>
        <w:pStyle w:val="ListParagraph"/>
        <w:numPr>
          <w:ilvl w:val="0"/>
          <w:numId w:val="26"/>
        </w:numPr>
        <w:ind w:right="540"/>
        <w:jc w:val="both"/>
      </w:pPr>
      <w:r w:rsidRPr="009455A1">
        <w:t>plan subscribed in that transition (month, quarter, year</w:t>
      </w:r>
      <w:proofErr w:type="gramStart"/>
      <w:r w:rsidRPr="009455A1">
        <w:t>)</w:t>
      </w:r>
      <w:r w:rsidR="00196484" w:rsidRPr="009455A1">
        <w:t>;</w:t>
      </w:r>
      <w:proofErr w:type="gramEnd"/>
    </w:p>
    <w:p w14:paraId="5CE76A37" w14:textId="77777777" w:rsidR="009F0D98" w:rsidRPr="009455A1" w:rsidRDefault="00D52831" w:rsidP="004023E1">
      <w:pPr>
        <w:pStyle w:val="ListParagraph"/>
        <w:numPr>
          <w:ilvl w:val="0"/>
          <w:numId w:val="26"/>
        </w:numPr>
        <w:ind w:right="540"/>
        <w:jc w:val="both"/>
      </w:pPr>
      <w:r w:rsidRPr="009455A1">
        <w:t xml:space="preserve">percentage of </w:t>
      </w:r>
      <w:proofErr w:type="gramStart"/>
      <w:r w:rsidRPr="009455A1">
        <w:t>discount</w:t>
      </w:r>
      <w:r w:rsidR="009F0D98" w:rsidRPr="009455A1">
        <w:t>;</w:t>
      </w:r>
      <w:proofErr w:type="gramEnd"/>
    </w:p>
    <w:p w14:paraId="41E6B761" w14:textId="292DCB92" w:rsidR="004023E1" w:rsidRPr="009455A1" w:rsidRDefault="00D52831" w:rsidP="004023E1">
      <w:pPr>
        <w:pStyle w:val="ListParagraph"/>
        <w:numPr>
          <w:ilvl w:val="0"/>
          <w:numId w:val="26"/>
        </w:numPr>
        <w:ind w:right="540"/>
        <w:jc w:val="both"/>
      </w:pPr>
      <w:r w:rsidRPr="009455A1">
        <w:t>number of months subscribed (plan + free month</w:t>
      </w:r>
      <w:proofErr w:type="gramStart"/>
      <w:r w:rsidRPr="009455A1">
        <w:t>)</w:t>
      </w:r>
      <w:r w:rsidR="00196484" w:rsidRPr="009455A1">
        <w:t>;</w:t>
      </w:r>
      <w:proofErr w:type="gramEnd"/>
    </w:p>
    <w:p w14:paraId="37BD3BD7" w14:textId="5735BCB3" w:rsidR="004023E1" w:rsidRPr="009455A1" w:rsidRDefault="00FC7AAA" w:rsidP="004023E1">
      <w:pPr>
        <w:pStyle w:val="ListParagraph"/>
        <w:numPr>
          <w:ilvl w:val="0"/>
          <w:numId w:val="26"/>
        </w:numPr>
        <w:ind w:right="540"/>
        <w:jc w:val="both"/>
      </w:pPr>
      <w:r w:rsidRPr="009455A1">
        <w:t xml:space="preserve">type of </w:t>
      </w:r>
      <w:r w:rsidR="00D52831" w:rsidRPr="009455A1">
        <w:t xml:space="preserve">region </w:t>
      </w:r>
      <w:r w:rsidRPr="009455A1">
        <w:t xml:space="preserve">of </w:t>
      </w:r>
      <w:r w:rsidR="00D52831" w:rsidRPr="009455A1">
        <w:t>the promotion (region, country, continent</w:t>
      </w:r>
      <w:proofErr w:type="gramStart"/>
      <w:r w:rsidR="00D52831" w:rsidRPr="009455A1">
        <w:t>)</w:t>
      </w:r>
      <w:r w:rsidR="00196484" w:rsidRPr="009455A1">
        <w:t>;</w:t>
      </w:r>
      <w:proofErr w:type="gramEnd"/>
    </w:p>
    <w:p w14:paraId="3F1B3F7B" w14:textId="77777777" w:rsidR="004023E1" w:rsidRPr="009455A1" w:rsidRDefault="00D52831" w:rsidP="004023E1">
      <w:pPr>
        <w:pStyle w:val="ListParagraph"/>
        <w:numPr>
          <w:ilvl w:val="0"/>
          <w:numId w:val="26"/>
        </w:numPr>
        <w:ind w:right="540"/>
        <w:jc w:val="both"/>
      </w:pPr>
      <w:r w:rsidRPr="009455A1">
        <w:t>region (e.g.  Asia, Italy</w:t>
      </w:r>
      <w:proofErr w:type="gramStart"/>
      <w:r w:rsidRPr="009455A1">
        <w:t>)</w:t>
      </w:r>
      <w:r w:rsidR="004023E1" w:rsidRPr="009455A1">
        <w:t>;</w:t>
      </w:r>
      <w:proofErr w:type="gramEnd"/>
    </w:p>
    <w:p w14:paraId="7DC8E56F" w14:textId="77777777" w:rsidR="00D4713B" w:rsidRPr="009455A1" w:rsidRDefault="00D52831" w:rsidP="004023E1">
      <w:pPr>
        <w:pStyle w:val="ListParagraph"/>
        <w:numPr>
          <w:ilvl w:val="0"/>
          <w:numId w:val="26"/>
        </w:numPr>
        <w:ind w:right="540"/>
        <w:jc w:val="both"/>
      </w:pPr>
      <w:r w:rsidRPr="009455A1">
        <w:t xml:space="preserve">promotion start and end </w:t>
      </w:r>
      <w:proofErr w:type="gramStart"/>
      <w:r w:rsidRPr="009455A1">
        <w:t>date</w:t>
      </w:r>
      <w:r w:rsidR="00D4713B" w:rsidRPr="009455A1">
        <w:t>;</w:t>
      </w:r>
      <w:proofErr w:type="gramEnd"/>
    </w:p>
    <w:p w14:paraId="11195687" w14:textId="714A42E1" w:rsidR="00D4713B" w:rsidRPr="009455A1" w:rsidRDefault="00D52831" w:rsidP="004023E1">
      <w:pPr>
        <w:pStyle w:val="ListParagraph"/>
        <w:numPr>
          <w:ilvl w:val="0"/>
          <w:numId w:val="26"/>
        </w:numPr>
        <w:ind w:right="540"/>
        <w:jc w:val="both"/>
      </w:pPr>
      <w:r w:rsidRPr="009455A1">
        <w:t>media used</w:t>
      </w:r>
      <w:r w:rsidR="004E0E47" w:rsidRPr="009455A1">
        <w:t xml:space="preserve"> to advertise the </w:t>
      </w:r>
      <w:proofErr w:type="gramStart"/>
      <w:r w:rsidR="004E0E47" w:rsidRPr="009455A1">
        <w:t>promotion;</w:t>
      </w:r>
      <w:proofErr w:type="gramEnd"/>
    </w:p>
    <w:p w14:paraId="29C6B801" w14:textId="03E3BC3C" w:rsidR="00D4713B" w:rsidRPr="009455A1" w:rsidRDefault="00D52831" w:rsidP="004023E1">
      <w:pPr>
        <w:pStyle w:val="ListParagraph"/>
        <w:numPr>
          <w:ilvl w:val="0"/>
          <w:numId w:val="26"/>
        </w:numPr>
        <w:ind w:right="540"/>
        <w:jc w:val="both"/>
      </w:pPr>
      <w:r w:rsidRPr="009455A1">
        <w:t xml:space="preserve">USD </w:t>
      </w:r>
      <w:r w:rsidR="00A90108" w:rsidRPr="009455A1">
        <w:t>per subscription</w:t>
      </w:r>
      <w:r w:rsidR="00665793" w:rsidRPr="009455A1">
        <w:t xml:space="preserve"> (full value) – without the </w:t>
      </w:r>
      <w:proofErr w:type="gramStart"/>
      <w:r w:rsidR="00665793" w:rsidRPr="009455A1">
        <w:t>discounts;</w:t>
      </w:r>
      <w:proofErr w:type="gramEnd"/>
    </w:p>
    <w:p w14:paraId="064689B0" w14:textId="7B07EE5B" w:rsidR="00D52831" w:rsidRPr="009455A1" w:rsidRDefault="007653BE" w:rsidP="004023E1">
      <w:pPr>
        <w:pStyle w:val="ListParagraph"/>
        <w:numPr>
          <w:ilvl w:val="0"/>
          <w:numId w:val="26"/>
        </w:numPr>
        <w:ind w:right="540"/>
        <w:jc w:val="both"/>
      </w:pPr>
      <w:r w:rsidRPr="009455A1">
        <w:t xml:space="preserve">USD </w:t>
      </w:r>
      <w:r w:rsidR="00665793" w:rsidRPr="009455A1">
        <w:t>per subscription (final value): USD per subscription (full value) * (1-percentage of discount)</w:t>
      </w:r>
    </w:p>
    <w:p w14:paraId="650556F6" w14:textId="2EC6AF22" w:rsidR="004601EC" w:rsidRPr="009455A1" w:rsidRDefault="00D5408E" w:rsidP="007559CF">
      <w:pPr>
        <w:ind w:left="900" w:right="540"/>
        <w:jc w:val="both"/>
        <w:rPr>
          <w:ins w:id="15" w:author="Fanti Coelho Lima Rachel (Student Com20)"/>
        </w:rPr>
      </w:pPr>
      <w:ins w:id="16" w:author="Fanti Coelho Lima Rachel (Student Com20)">
        <w:r w:rsidRPr="009455A1">
          <w:t>A</w:t>
        </w:r>
        <w:r w:rsidR="00070953" w:rsidRPr="009455A1">
          <w:t xml:space="preserve">ttributes </w:t>
        </w:r>
        <w:r w:rsidR="008E1B09" w:rsidRPr="009455A1">
          <w:t>related to promotion</w:t>
        </w:r>
        <w:r w:rsidRPr="009455A1">
          <w:t xml:space="preserve">: </w:t>
        </w:r>
        <w:r w:rsidR="00FD01CF" w:rsidRPr="009455A1">
          <w:t>n</w:t>
        </w:r>
        <w:r w:rsidR="00070953" w:rsidRPr="009455A1">
          <w:t>ame,</w:t>
        </w:r>
        <w:r w:rsidR="00FD01CF" w:rsidRPr="009455A1">
          <w:t xml:space="preserve"> type</w:t>
        </w:r>
        <w:r w:rsidR="00CB01ED" w:rsidRPr="009455A1">
          <w:t xml:space="preserve"> (</w:t>
        </w:r>
        <w:proofErr w:type="gramStart"/>
        <w:r w:rsidR="005F2F3D" w:rsidRPr="009455A1">
          <w:t>e.g.</w:t>
        </w:r>
        <w:proofErr w:type="gramEnd"/>
        <w:r w:rsidR="00174D81" w:rsidRPr="009455A1">
          <w:t xml:space="preserve"> </w:t>
        </w:r>
        <w:r w:rsidR="00E533E5" w:rsidRPr="009455A1">
          <w:t>“</w:t>
        </w:r>
        <w:r w:rsidR="00CB01ED" w:rsidRPr="009455A1">
          <w:t>b</w:t>
        </w:r>
        <w:r w:rsidR="00B401F5" w:rsidRPr="009455A1">
          <w:t>uy a quarter plan and get more 2 months free</w:t>
        </w:r>
        <w:r w:rsidR="00E533E5" w:rsidRPr="009455A1">
          <w:t>”</w:t>
        </w:r>
        <w:r w:rsidR="00CB01ED" w:rsidRPr="009455A1">
          <w:t>)</w:t>
        </w:r>
        <w:r w:rsidR="00FD01CF" w:rsidRPr="009455A1">
          <w:t>, plan</w:t>
        </w:r>
        <w:r w:rsidR="008E1B09" w:rsidRPr="009455A1">
          <w:t xml:space="preserve"> </w:t>
        </w:r>
        <w:r w:rsidR="00D04230" w:rsidRPr="009455A1">
          <w:t xml:space="preserve">subscribed in that transition </w:t>
        </w:r>
        <w:r w:rsidR="008E1B09" w:rsidRPr="009455A1">
          <w:t>(month, quarter, year),</w:t>
        </w:r>
        <w:r w:rsidR="00431B84" w:rsidRPr="009455A1">
          <w:t xml:space="preserve"> </w:t>
        </w:r>
        <w:r w:rsidR="00D04230" w:rsidRPr="009455A1">
          <w:t xml:space="preserve">percentage of </w:t>
        </w:r>
        <w:r w:rsidR="00431B84" w:rsidRPr="009455A1">
          <w:t xml:space="preserve">discount, </w:t>
        </w:r>
        <w:r w:rsidR="00455CF0" w:rsidRPr="009455A1">
          <w:t xml:space="preserve">number of </w:t>
        </w:r>
        <w:r w:rsidR="00431B84" w:rsidRPr="009455A1">
          <w:t>month subscribed</w:t>
        </w:r>
        <w:r w:rsidR="00A66F4E" w:rsidRPr="009455A1">
          <w:t xml:space="preserve"> (plan + free month)</w:t>
        </w:r>
        <w:r w:rsidR="00431B84" w:rsidRPr="009455A1">
          <w:t>,</w:t>
        </w:r>
        <w:r w:rsidR="00557DA7" w:rsidRPr="009455A1">
          <w:t xml:space="preserve"> </w:t>
        </w:r>
        <w:r w:rsidR="00A10E72" w:rsidRPr="009455A1">
          <w:t>region type</w:t>
        </w:r>
        <w:r w:rsidR="00874E33" w:rsidRPr="009455A1">
          <w:t xml:space="preserve"> </w:t>
        </w:r>
        <w:r w:rsidR="000143A5" w:rsidRPr="009455A1">
          <w:t xml:space="preserve">of the promotion </w:t>
        </w:r>
        <w:r w:rsidR="00874E33" w:rsidRPr="009455A1">
          <w:t xml:space="preserve">(region, country, continent), </w:t>
        </w:r>
        <w:r w:rsidR="000143A5" w:rsidRPr="009455A1">
          <w:t>region (</w:t>
        </w:r>
        <w:r w:rsidR="005F2F3D" w:rsidRPr="009455A1">
          <w:t>e.g.</w:t>
        </w:r>
        <w:r w:rsidR="00874E33" w:rsidRPr="009455A1">
          <w:t xml:space="preserve"> </w:t>
        </w:r>
        <w:r w:rsidR="00431B84" w:rsidRPr="009455A1">
          <w:t xml:space="preserve"> </w:t>
        </w:r>
        <w:r w:rsidR="005F2F3D" w:rsidRPr="009455A1">
          <w:t xml:space="preserve">Asia, Italy), </w:t>
        </w:r>
        <w:r w:rsidR="00A9046D" w:rsidRPr="009455A1">
          <w:t xml:space="preserve">promotion start and end date, </w:t>
        </w:r>
        <w:r w:rsidR="00FD389B" w:rsidRPr="009455A1">
          <w:t xml:space="preserve">media used, </w:t>
        </w:r>
        <w:r w:rsidR="00AB043B" w:rsidRPr="009455A1">
          <w:t>number of users that accepted the promotion</w:t>
        </w:r>
        <w:r w:rsidR="008A54C7" w:rsidRPr="009455A1">
          <w:t xml:space="preserve">, </w:t>
        </w:r>
        <w:r w:rsidR="00A15986" w:rsidRPr="009455A1">
          <w:t xml:space="preserve">USD amount </w:t>
        </w:r>
        <w:r w:rsidR="00A94F7E" w:rsidRPr="009455A1">
          <w:t>subscribed in each promotion</w:t>
        </w:r>
        <w:r w:rsidR="00C67E62" w:rsidRPr="009455A1">
          <w:t xml:space="preserve"> (without the </w:t>
        </w:r>
        <w:r w:rsidR="00EA5F26" w:rsidRPr="009455A1">
          <w:t>discounts)</w:t>
        </w:r>
        <w:r w:rsidR="00BE2E73" w:rsidRPr="009455A1">
          <w:t xml:space="preserve">, </w:t>
        </w:r>
        <w:r w:rsidR="00C67E62" w:rsidRPr="009455A1">
          <w:t xml:space="preserve">USD </w:t>
        </w:r>
        <w:r w:rsidR="00BE2E73" w:rsidRPr="009455A1">
          <w:t>discount</w:t>
        </w:r>
        <w:r w:rsidR="00EA5F26" w:rsidRPr="009455A1">
          <w:t xml:space="preserve">ed </w:t>
        </w:r>
        <w:r w:rsidR="00782714" w:rsidRPr="009455A1">
          <w:t xml:space="preserve">values, </w:t>
        </w:r>
        <w:r w:rsidR="00830C80" w:rsidRPr="009455A1">
          <w:t>promotion USD Net subscribed (USD amount subscribed – discounts)</w:t>
        </w:r>
      </w:ins>
      <w:r w:rsidR="009455A1">
        <w:t>.</w:t>
      </w:r>
    </w:p>
    <w:p w14:paraId="40B2B9CA" w14:textId="77777777" w:rsidR="00D67F6C" w:rsidRDefault="00D67F6C" w:rsidP="00D52831">
      <w:pPr>
        <w:ind w:left="1440" w:right="540"/>
        <w:jc w:val="both"/>
        <w:rPr>
          <w:b/>
          <w:bCs/>
          <w:color w:val="0070C0"/>
        </w:rPr>
      </w:pPr>
    </w:p>
    <w:p w14:paraId="238A3FAE" w14:textId="77777777" w:rsidR="00D67F6C" w:rsidRDefault="00D67F6C" w:rsidP="00D52831">
      <w:pPr>
        <w:ind w:left="1440" w:right="540"/>
        <w:jc w:val="both"/>
        <w:rPr>
          <w:b/>
          <w:bCs/>
          <w:color w:val="0070C0"/>
        </w:rPr>
      </w:pPr>
    </w:p>
    <w:p w14:paraId="329897A5" w14:textId="77777777" w:rsidR="00D67F6C" w:rsidRDefault="00D67F6C" w:rsidP="00D52831">
      <w:pPr>
        <w:ind w:left="1440" w:right="540"/>
        <w:jc w:val="both"/>
        <w:rPr>
          <w:b/>
          <w:bCs/>
          <w:color w:val="0070C0"/>
        </w:rPr>
      </w:pPr>
    </w:p>
    <w:p w14:paraId="5B1CCEF9" w14:textId="09B9A917" w:rsidR="001D480F" w:rsidRDefault="00B608B7" w:rsidP="00D52831">
      <w:pPr>
        <w:ind w:left="1440" w:right="540"/>
        <w:jc w:val="both"/>
        <w:rPr>
          <w:b/>
          <w:bCs/>
          <w:color w:val="0070C0"/>
        </w:rPr>
      </w:pPr>
      <w:r>
        <w:rPr>
          <w:b/>
          <w:bCs/>
          <w:color w:val="0070C0"/>
        </w:rPr>
        <w:lastRenderedPageBreak/>
        <w:t>D</w:t>
      </w:r>
      <w:r w:rsidR="001D480F" w:rsidRPr="001D480F">
        <w:rPr>
          <w:b/>
          <w:bCs/>
          <w:color w:val="0070C0"/>
        </w:rPr>
        <w:t>ate:</w:t>
      </w:r>
    </w:p>
    <w:p w14:paraId="07A6AD83" w14:textId="2023C09E" w:rsidR="00B66730" w:rsidRPr="009455A1" w:rsidRDefault="00B66730" w:rsidP="00D52831">
      <w:pPr>
        <w:ind w:left="1440" w:right="540"/>
        <w:jc w:val="both"/>
      </w:pPr>
      <w:r w:rsidRPr="009455A1">
        <w:t>Attributes related to date:</w:t>
      </w:r>
    </w:p>
    <w:p w14:paraId="1E693F86" w14:textId="56D1CEE8" w:rsidR="00B66730" w:rsidRPr="009455A1" w:rsidRDefault="00B66730" w:rsidP="00766369">
      <w:pPr>
        <w:pStyle w:val="ListParagraph"/>
        <w:numPr>
          <w:ilvl w:val="0"/>
          <w:numId w:val="26"/>
        </w:numPr>
        <w:ind w:right="540"/>
        <w:jc w:val="both"/>
      </w:pPr>
      <w:r w:rsidRPr="009455A1">
        <w:t xml:space="preserve">day, month, quarter, </w:t>
      </w:r>
      <w:proofErr w:type="gramStart"/>
      <w:r w:rsidRPr="009455A1">
        <w:t>year</w:t>
      </w:r>
      <w:r w:rsidR="007C054E" w:rsidRPr="009455A1">
        <w:t>;</w:t>
      </w:r>
      <w:proofErr w:type="gramEnd"/>
    </w:p>
    <w:p w14:paraId="4D569D6E" w14:textId="77777777" w:rsidR="007C054E" w:rsidRPr="009455A1" w:rsidRDefault="00B66730" w:rsidP="007C054E">
      <w:pPr>
        <w:pStyle w:val="ListParagraph"/>
        <w:numPr>
          <w:ilvl w:val="0"/>
          <w:numId w:val="26"/>
        </w:numPr>
        <w:ind w:right="540"/>
        <w:jc w:val="both"/>
      </w:pPr>
      <w:r w:rsidRPr="009455A1">
        <w:t>week</w:t>
      </w:r>
      <w:r w:rsidR="007C054E" w:rsidRPr="009455A1">
        <w:t xml:space="preserve">, </w:t>
      </w:r>
      <w:r w:rsidRPr="009455A1">
        <w:t xml:space="preserve">weekday, </w:t>
      </w:r>
      <w:proofErr w:type="gramStart"/>
      <w:r w:rsidRPr="009455A1">
        <w:t>weekend</w:t>
      </w:r>
      <w:proofErr w:type="gramEnd"/>
      <w:r w:rsidR="007C054E" w:rsidRPr="009455A1">
        <w:t xml:space="preserve"> and holyday.</w:t>
      </w:r>
    </w:p>
    <w:p w14:paraId="5CFA662F" w14:textId="46F72A03" w:rsidR="003339AB" w:rsidRDefault="003339AB" w:rsidP="00161D38">
      <w:pPr>
        <w:ind w:left="720" w:right="540" w:firstLine="720"/>
        <w:jc w:val="both"/>
        <w:rPr>
          <w:b/>
          <w:bCs/>
          <w:color w:val="0070C0"/>
        </w:rPr>
      </w:pPr>
      <w:r>
        <w:rPr>
          <w:b/>
          <w:bCs/>
          <w:color w:val="0070C0"/>
        </w:rPr>
        <w:t>Hierarchies</w:t>
      </w:r>
      <w:r w:rsidR="00920015">
        <w:rPr>
          <w:b/>
          <w:bCs/>
          <w:color w:val="0070C0"/>
        </w:rPr>
        <w:t xml:space="preserve">: </w:t>
      </w:r>
    </w:p>
    <w:p w14:paraId="4919A918" w14:textId="77777777" w:rsidR="003C1897" w:rsidRPr="009455A1" w:rsidRDefault="004E3C7A" w:rsidP="003C1897">
      <w:pPr>
        <w:ind w:left="1440" w:right="540"/>
        <w:jc w:val="both"/>
      </w:pPr>
      <w:r w:rsidRPr="009455A1">
        <w:t>Hierarchies are used to represent relationships between dimensional attributes</w:t>
      </w:r>
      <w:r w:rsidR="00CE6732" w:rsidRPr="009455A1">
        <w:t xml:space="preserve"> and </w:t>
      </w:r>
      <w:proofErr w:type="spellStart"/>
      <w:r w:rsidR="00CE6732" w:rsidRPr="009455A1">
        <w:t>non dimensional</w:t>
      </w:r>
      <w:proofErr w:type="spellEnd"/>
      <w:r w:rsidR="00CE6732" w:rsidRPr="009455A1">
        <w:t xml:space="preserve"> attributes (descriptive attributes)</w:t>
      </w:r>
      <w:r w:rsidRPr="009455A1">
        <w:t>. A hierarchy is a directed tree</w:t>
      </w:r>
      <w:r w:rsidR="00CE6732" w:rsidRPr="009455A1">
        <w:t xml:space="preserve">, </w:t>
      </w:r>
      <w:r w:rsidRPr="009455A1">
        <w:t xml:space="preserve">nodes are </w:t>
      </w:r>
      <w:r w:rsidR="00CE6732" w:rsidRPr="009455A1">
        <w:t xml:space="preserve">the </w:t>
      </w:r>
      <w:r w:rsidRPr="009455A1">
        <w:t xml:space="preserve">attributes and arcs model </w:t>
      </w:r>
      <w:r w:rsidR="00CE6732" w:rsidRPr="009455A1">
        <w:t xml:space="preserve">the </w:t>
      </w:r>
      <w:r w:rsidRPr="009455A1">
        <w:t xml:space="preserve">associations between </w:t>
      </w:r>
      <w:r w:rsidR="00CE6732" w:rsidRPr="009455A1">
        <w:t>the</w:t>
      </w:r>
      <w:r w:rsidRPr="009455A1">
        <w:t xml:space="preserve"> attributes</w:t>
      </w:r>
      <w:r w:rsidR="00CE6732" w:rsidRPr="009455A1">
        <w:t xml:space="preserve"> (many-to-one when dimensional attribute or one to one when non-dimensional)</w:t>
      </w:r>
      <w:r w:rsidRPr="009455A1">
        <w:t>.</w:t>
      </w:r>
      <w:r w:rsidR="00BE54E9" w:rsidRPr="009455A1">
        <w:t xml:space="preserve">  </w:t>
      </w:r>
    </w:p>
    <w:p w14:paraId="2D9B7A39" w14:textId="77777777" w:rsidR="003C1897" w:rsidRPr="009455A1" w:rsidRDefault="003C1897" w:rsidP="003C1897">
      <w:pPr>
        <w:ind w:left="1440" w:right="540"/>
        <w:jc w:val="both"/>
      </w:pPr>
      <w:r w:rsidRPr="009455A1">
        <w:t xml:space="preserve">For example, a hierarchy on the date dimension include the dimensional attributes </w:t>
      </w:r>
      <w:r w:rsidR="00BE54E9" w:rsidRPr="009455A1">
        <w:t xml:space="preserve">day, month, quarter, year. </w:t>
      </w:r>
    </w:p>
    <w:p w14:paraId="3A157AE7" w14:textId="491320D6" w:rsidR="003C1897" w:rsidRPr="009455A1" w:rsidRDefault="00CE6732" w:rsidP="003C1897">
      <w:pPr>
        <w:ind w:left="1440" w:right="540"/>
        <w:jc w:val="both"/>
      </w:pPr>
      <w:r w:rsidRPr="009455A1">
        <w:t>The d</w:t>
      </w:r>
      <w:r w:rsidR="00BE54E9" w:rsidRPr="009455A1">
        <w:t xml:space="preserve">escriptive attributes store additional information about dimensional attributes. </w:t>
      </w:r>
      <w:r w:rsidR="006D645C" w:rsidRPr="009455A1">
        <w:t>Usually,</w:t>
      </w:r>
      <w:r w:rsidR="00BE54E9" w:rsidRPr="009455A1">
        <w:t xml:space="preserve"> they are not used for aggregation </w:t>
      </w:r>
      <w:r w:rsidR="00AE0BA6" w:rsidRPr="009455A1">
        <w:t xml:space="preserve">and are </w:t>
      </w:r>
      <w:r w:rsidR="00BE54E9" w:rsidRPr="009455A1">
        <w:t>a</w:t>
      </w:r>
      <w:r w:rsidR="003C1897" w:rsidRPr="009455A1">
        <w:t>lways</w:t>
      </w:r>
      <w:r w:rsidR="00BE54E9" w:rsidRPr="009455A1">
        <w:t xml:space="preserve"> leave node</w:t>
      </w:r>
      <w:r w:rsidR="00593F95" w:rsidRPr="009455A1">
        <w:t>. (</w:t>
      </w:r>
      <w:proofErr w:type="spellStart"/>
      <w:r w:rsidR="00593F95" w:rsidRPr="009455A1">
        <w:t>e.g</w:t>
      </w:r>
      <w:proofErr w:type="spellEnd"/>
      <w:r w:rsidR="00593F95" w:rsidRPr="009455A1">
        <w:t xml:space="preserve">, </w:t>
      </w:r>
      <w:r w:rsidR="006D645C" w:rsidRPr="009455A1">
        <w:t xml:space="preserve">promotion star date, promotion end date and </w:t>
      </w:r>
      <w:r w:rsidR="003C1897" w:rsidRPr="009455A1">
        <w:t>media used to advertise the promotion</w:t>
      </w:r>
      <w:r w:rsidR="006D645C" w:rsidRPr="009455A1">
        <w:t>).</w:t>
      </w:r>
    </w:p>
    <w:p w14:paraId="711EDA71" w14:textId="360F9491" w:rsidR="00CA4C02" w:rsidRPr="00CA4C02" w:rsidRDefault="00CA4C02" w:rsidP="000B32E0">
      <w:pPr>
        <w:ind w:left="1440" w:right="540"/>
        <w:jc w:val="both"/>
        <w:rPr>
          <w:b/>
          <w:bCs/>
          <w:color w:val="0070C0"/>
        </w:rPr>
      </w:pPr>
      <w:r w:rsidRPr="00CA4C02">
        <w:rPr>
          <w:b/>
          <w:bCs/>
          <w:color w:val="0070C0"/>
        </w:rPr>
        <w:t>Shared hierarchies</w:t>
      </w:r>
    </w:p>
    <w:p w14:paraId="38429E22" w14:textId="2E1BFA1C" w:rsidR="0076303C" w:rsidRPr="009455A1" w:rsidRDefault="00AF53E3" w:rsidP="0076303C">
      <w:pPr>
        <w:ind w:left="1440" w:right="540"/>
        <w:jc w:val="both"/>
      </w:pPr>
      <w:r w:rsidRPr="009455A1">
        <w:t>In our Fact Sales there is an example of s</w:t>
      </w:r>
      <w:r w:rsidR="00AF457F" w:rsidRPr="009455A1">
        <w:t>hared hierarch</w:t>
      </w:r>
      <w:r w:rsidR="00583BFD" w:rsidRPr="009455A1">
        <w:t>y</w:t>
      </w:r>
      <w:r w:rsidR="00E11B6A" w:rsidRPr="009455A1">
        <w:t>.</w:t>
      </w:r>
      <w:r w:rsidR="00583BFD" w:rsidRPr="009455A1">
        <w:t xml:space="preserve"> </w:t>
      </w:r>
      <w:r w:rsidR="0082578C">
        <w:t>Customer</w:t>
      </w:r>
      <w:r w:rsidR="00583BFD" w:rsidRPr="009455A1">
        <w:t xml:space="preserve"> and </w:t>
      </w:r>
      <w:r w:rsidR="00345DF1" w:rsidRPr="009455A1">
        <w:t>t</w:t>
      </w:r>
      <w:r w:rsidR="00583BFD" w:rsidRPr="009455A1">
        <w:t xml:space="preserve">utor have the same </w:t>
      </w:r>
      <w:r w:rsidR="00A55696" w:rsidRPr="009455A1">
        <w:t>user account hierarchy structure</w:t>
      </w:r>
      <w:r w:rsidR="00493C29" w:rsidRPr="009455A1">
        <w:t xml:space="preserve">, with attributes such as </w:t>
      </w:r>
      <w:proofErr w:type="gramStart"/>
      <w:r w:rsidR="00493C29" w:rsidRPr="009455A1">
        <w:t>user name</w:t>
      </w:r>
      <w:proofErr w:type="gramEnd"/>
      <w:r w:rsidR="00493C29" w:rsidRPr="009455A1">
        <w:t>, bi</w:t>
      </w:r>
      <w:r w:rsidR="00732DEC" w:rsidRPr="009455A1">
        <w:t>r</w:t>
      </w:r>
      <w:r w:rsidR="00493C29" w:rsidRPr="009455A1">
        <w:t>thday</w:t>
      </w:r>
      <w:r w:rsidR="00732DEC" w:rsidRPr="009455A1">
        <w:t>, mobile, email, address, etc.</w:t>
      </w:r>
      <w:r w:rsidR="00A55696" w:rsidRPr="009455A1">
        <w:t xml:space="preserve"> </w:t>
      </w:r>
      <w:r w:rsidR="009D04CD" w:rsidRPr="009455A1">
        <w:t>Note that o</w:t>
      </w:r>
      <w:r w:rsidR="00AF457F" w:rsidRPr="009455A1">
        <w:t xml:space="preserve">ur notation is a little different </w:t>
      </w:r>
      <w:r w:rsidR="00314324" w:rsidRPr="009455A1">
        <w:t xml:space="preserve">from </w:t>
      </w:r>
      <w:r w:rsidR="00893D41" w:rsidRPr="009455A1">
        <w:t xml:space="preserve">the notation used in the classroom </w:t>
      </w:r>
      <w:r w:rsidR="00AF457F" w:rsidRPr="009455A1">
        <w:t xml:space="preserve">because of the system used. </w:t>
      </w:r>
    </w:p>
    <w:p w14:paraId="748EF9EF" w14:textId="77777777" w:rsidR="0076303C" w:rsidRDefault="0076303C" w:rsidP="0076303C">
      <w:pPr>
        <w:ind w:left="1440" w:right="540"/>
        <w:jc w:val="both"/>
        <w:rPr>
          <w:color w:val="0070C0"/>
        </w:rPr>
      </w:pPr>
      <w:r w:rsidRPr="004043C7">
        <w:rPr>
          <w:b/>
          <w:bCs/>
          <w:color w:val="0070C0"/>
        </w:rPr>
        <w:t>Multiple Arcs</w:t>
      </w:r>
      <w:r w:rsidRPr="00630B85">
        <w:rPr>
          <w:sz w:val="22"/>
          <w:szCs w:val="28"/>
        </w:rPr>
        <w:t xml:space="preserve"> </w:t>
      </w:r>
      <w:r>
        <w:t xml:space="preserve"> </w:t>
      </w:r>
    </w:p>
    <w:p w14:paraId="11FF51A9" w14:textId="0CAA0814" w:rsidR="0076303C" w:rsidRPr="009455A1" w:rsidRDefault="0076303C" w:rsidP="0076303C">
      <w:pPr>
        <w:ind w:left="1440" w:right="540"/>
        <w:jc w:val="both"/>
      </w:pPr>
      <w:r w:rsidRPr="009455A1">
        <w:t>A multiple arc models a many-to-many association between two dimensional attributes (and not many-to-one).</w:t>
      </w:r>
    </w:p>
    <w:p w14:paraId="4BF65C8D" w14:textId="77777777" w:rsidR="004E4243" w:rsidRPr="009455A1" w:rsidRDefault="0076303C" w:rsidP="004E4243">
      <w:pPr>
        <w:ind w:left="1440" w:right="540"/>
        <w:jc w:val="both"/>
      </w:pPr>
      <w:r w:rsidRPr="009455A1">
        <w:t xml:space="preserve">In our case </w:t>
      </w:r>
      <w:r w:rsidR="00465DA9" w:rsidRPr="009455A1">
        <w:t xml:space="preserve">there are some cases of many to many </w:t>
      </w:r>
      <w:proofErr w:type="gramStart"/>
      <w:r w:rsidR="00465DA9" w:rsidRPr="009455A1">
        <w:t>association</w:t>
      </w:r>
      <w:proofErr w:type="gramEnd"/>
      <w:r w:rsidR="00465DA9" w:rsidRPr="009455A1">
        <w:t>.</w:t>
      </w:r>
    </w:p>
    <w:p w14:paraId="118887F6" w14:textId="398C0707" w:rsidR="00860048" w:rsidRPr="004E4243" w:rsidRDefault="00860048" w:rsidP="004E4243">
      <w:pPr>
        <w:ind w:left="1440" w:right="540"/>
        <w:jc w:val="both"/>
        <w:rPr>
          <w:color w:val="0070C0"/>
        </w:rPr>
      </w:pPr>
      <w:r>
        <w:rPr>
          <w:b/>
          <w:bCs/>
          <w:color w:val="0070C0"/>
        </w:rPr>
        <w:t>O</w:t>
      </w:r>
      <w:r w:rsidRPr="00A1356B">
        <w:rPr>
          <w:b/>
          <w:bCs/>
          <w:color w:val="0070C0"/>
        </w:rPr>
        <w:t>ptional arcs</w:t>
      </w:r>
    </w:p>
    <w:p w14:paraId="3DD4AB47" w14:textId="78C94DA8" w:rsidR="00860048" w:rsidRPr="009455A1" w:rsidRDefault="00860048" w:rsidP="004E4243">
      <w:pPr>
        <w:ind w:left="1440" w:right="540"/>
        <w:jc w:val="both"/>
      </w:pPr>
      <w:r w:rsidRPr="009455A1">
        <w:t xml:space="preserve">There are some attributes that are optional. In the tutor dimension, the attribute of certificates is optional </w:t>
      </w:r>
      <w:r w:rsidR="00054C23" w:rsidRPr="009455A1">
        <w:t>since</w:t>
      </w:r>
      <w:r w:rsidRPr="009455A1">
        <w:t xml:space="preserve"> tutors can include or not certificates that they have from the recognized institutions. </w:t>
      </w:r>
    </w:p>
    <w:p w14:paraId="7C38BC46" w14:textId="59A6E9BA" w:rsidR="004E4243" w:rsidRPr="009455A1" w:rsidRDefault="000D7D64" w:rsidP="004E4243">
      <w:pPr>
        <w:ind w:left="1440" w:right="540"/>
        <w:jc w:val="both"/>
      </w:pPr>
      <w:r w:rsidRPr="009455A1">
        <w:t xml:space="preserve">The attribute account closure date should be written only if a </w:t>
      </w:r>
      <w:r w:rsidR="0082578C">
        <w:t>customer</w:t>
      </w:r>
      <w:r w:rsidRPr="009455A1">
        <w:t xml:space="preserve"> </w:t>
      </w:r>
      <w:proofErr w:type="gramStart"/>
      <w:r w:rsidRPr="009455A1">
        <w:t>c</w:t>
      </w:r>
      <w:r w:rsidR="00054C23" w:rsidRPr="009455A1">
        <w:t>ancel</w:t>
      </w:r>
      <w:proofErr w:type="gramEnd"/>
      <w:r w:rsidRPr="009455A1">
        <w:t xml:space="preserve"> their account</w:t>
      </w:r>
      <w:r w:rsidR="00054C23" w:rsidRPr="009455A1">
        <w:t xml:space="preserve"> and left the system</w:t>
      </w:r>
      <w:r w:rsidRPr="009455A1">
        <w:t>.</w:t>
      </w:r>
    </w:p>
    <w:p w14:paraId="43224F70" w14:textId="7108DDFA" w:rsidR="0063428E" w:rsidRPr="004E4243" w:rsidRDefault="004043C7" w:rsidP="004E4243">
      <w:pPr>
        <w:ind w:left="1440" w:right="540"/>
        <w:jc w:val="both"/>
        <w:rPr>
          <w:color w:val="0070C0"/>
        </w:rPr>
      </w:pPr>
      <w:r>
        <w:rPr>
          <w:b/>
          <w:bCs/>
          <w:color w:val="0070C0"/>
        </w:rPr>
        <w:t>C</w:t>
      </w:r>
      <w:r w:rsidRPr="004043C7">
        <w:rPr>
          <w:b/>
          <w:bCs/>
          <w:color w:val="0070C0"/>
        </w:rPr>
        <w:t>onvergence</w:t>
      </w:r>
    </w:p>
    <w:p w14:paraId="28FB72CE" w14:textId="77777777" w:rsidR="00575A8C" w:rsidRPr="009455A1" w:rsidRDefault="00E45373" w:rsidP="004E4243">
      <w:pPr>
        <w:ind w:left="1440" w:right="540"/>
        <w:jc w:val="both"/>
      </w:pPr>
      <w:r w:rsidRPr="009455A1">
        <w:t>T</w:t>
      </w:r>
      <w:r w:rsidR="0063428E" w:rsidRPr="009455A1">
        <w:t xml:space="preserve">he user account hierarchy is incomplete (or ragged) for the city branch, as different nations have different ways of dividing the country into administrative units. Large countries, such as the U.S. have a very thorough subdivision, while </w:t>
      </w:r>
      <w:proofErr w:type="gramStart"/>
      <w:r w:rsidR="0063428E" w:rsidRPr="009455A1">
        <w:t>e.g.</w:t>
      </w:r>
      <w:proofErr w:type="gramEnd"/>
      <w:r w:rsidR="0063428E" w:rsidRPr="009455A1">
        <w:t xml:space="preserve"> a microstate in contrast is very flat in this regard. </w:t>
      </w:r>
      <w:r w:rsidR="001C0240" w:rsidRPr="009455A1">
        <w:t>There is convergence between the sales district on one and the city</w:t>
      </w:r>
      <w:r w:rsidR="002B2291" w:rsidRPr="009455A1">
        <w:t xml:space="preserve"> and</w:t>
      </w:r>
      <w:r w:rsidR="001C0240" w:rsidRPr="009455A1">
        <w:t xml:space="preserve"> county attributes on the other side, for they both determine the </w:t>
      </w:r>
      <w:r w:rsidR="002B2291" w:rsidRPr="009455A1">
        <w:t>state/region</w:t>
      </w:r>
      <w:r w:rsidR="001C0240" w:rsidRPr="009455A1">
        <w:t xml:space="preserve"> attribute</w:t>
      </w:r>
      <w:r w:rsidR="002B2291" w:rsidRPr="009455A1">
        <w:t xml:space="preserve"> (when existing) and country. </w:t>
      </w:r>
      <w:r w:rsidR="001C0240" w:rsidRPr="009455A1">
        <w:t xml:space="preserve"> </w:t>
      </w:r>
    </w:p>
    <w:p w14:paraId="26417A1F" w14:textId="77777777" w:rsidR="00465DA9" w:rsidRPr="002B2291" w:rsidRDefault="00465DA9" w:rsidP="004E4243">
      <w:pPr>
        <w:ind w:left="1440" w:right="540"/>
        <w:jc w:val="both"/>
        <w:rPr>
          <w:color w:val="0070C0"/>
        </w:rPr>
      </w:pPr>
    </w:p>
    <w:p w14:paraId="7A52CC9A" w14:textId="35320F42" w:rsidR="001C0240" w:rsidRDefault="001C0240" w:rsidP="00F32F88">
      <w:pPr>
        <w:ind w:left="1260" w:right="540"/>
        <w:jc w:val="center"/>
        <w:rPr>
          <w:b/>
          <w:bCs/>
          <w:color w:val="0070C0"/>
        </w:rPr>
      </w:pPr>
    </w:p>
    <w:p w14:paraId="434EA6BE" w14:textId="77777777" w:rsidR="0014245B" w:rsidRDefault="0014245B" w:rsidP="001C0240">
      <w:pPr>
        <w:ind w:left="1260" w:right="540"/>
        <w:jc w:val="both"/>
        <w:rPr>
          <w:b/>
          <w:color w:val="0070C0"/>
        </w:rPr>
      </w:pPr>
    </w:p>
    <w:p w14:paraId="14A25775" w14:textId="6D895CED" w:rsidR="00F835D0" w:rsidRPr="00DE49D9" w:rsidRDefault="00897135" w:rsidP="00E453D0">
      <w:pPr>
        <w:pStyle w:val="Heading3"/>
        <w:ind w:left="900" w:right="540"/>
        <w:rPr>
          <w:color w:val="0070C0"/>
          <w:sz w:val="28"/>
          <w:szCs w:val="24"/>
        </w:rPr>
      </w:pPr>
      <w:bookmarkStart w:id="17" w:name="_Toc60923827"/>
      <w:r w:rsidRPr="00DE49D9">
        <w:rPr>
          <w:color w:val="0070C0"/>
          <w:sz w:val="28"/>
          <w:szCs w:val="24"/>
        </w:rPr>
        <w:t>Tutoring</w:t>
      </w:r>
      <w:r w:rsidR="00DE49D9" w:rsidRPr="00DE49D9">
        <w:rPr>
          <w:color w:val="0070C0"/>
          <w:sz w:val="28"/>
          <w:szCs w:val="24"/>
        </w:rPr>
        <w:t xml:space="preserve"> DFM</w:t>
      </w:r>
      <w:bookmarkEnd w:id="17"/>
    </w:p>
    <w:p w14:paraId="2B03FB05" w14:textId="61C8C987" w:rsidR="007F2293" w:rsidRPr="007F2293" w:rsidRDefault="00910B9B" w:rsidP="00A913D9">
      <w:pPr>
        <w:jc w:val="center"/>
      </w:pPr>
      <w:r>
        <w:rPr>
          <w:noProof/>
        </w:rPr>
        <mc:AlternateContent>
          <mc:Choice Requires="wpg">
            <w:drawing>
              <wp:anchor distT="0" distB="0" distL="114300" distR="114300" simplePos="0" relativeHeight="251658243" behindDoc="0" locked="0" layoutInCell="1" allowOverlap="1" wp14:anchorId="2F28EDBD" wp14:editId="1BA1F23D">
                <wp:simplePos x="0" y="0"/>
                <wp:positionH relativeFrom="column">
                  <wp:posOffset>508423</wp:posOffset>
                </wp:positionH>
                <wp:positionV relativeFrom="paragraph">
                  <wp:posOffset>331893</wp:posOffset>
                </wp:positionV>
                <wp:extent cx="5071681" cy="4273550"/>
                <wp:effectExtent l="0" t="0" r="15240" b="31750"/>
                <wp:wrapNone/>
                <wp:docPr id="144" name="Group 144"/>
                <wp:cNvGraphicFramePr/>
                <a:graphic xmlns:a="http://schemas.openxmlformats.org/drawingml/2006/main">
                  <a:graphicData uri="http://schemas.microsoft.com/office/word/2010/wordprocessingGroup">
                    <wpg:wgp>
                      <wpg:cNvGrpSpPr/>
                      <wpg:grpSpPr>
                        <a:xfrm>
                          <a:off x="0" y="0"/>
                          <a:ext cx="5071681" cy="4273550"/>
                          <a:chOff x="0" y="0"/>
                          <a:chExt cx="5071681" cy="4273550"/>
                        </a:xfrm>
                      </wpg:grpSpPr>
                      <wpg:grpSp>
                        <wpg:cNvPr id="119" name="Group 119"/>
                        <wpg:cNvGrpSpPr/>
                        <wpg:grpSpPr>
                          <a:xfrm>
                            <a:off x="0" y="0"/>
                            <a:ext cx="5071681" cy="4273550"/>
                            <a:chOff x="99155" y="36874"/>
                            <a:chExt cx="4791220" cy="4273835"/>
                          </a:xfrm>
                        </wpg:grpSpPr>
                        <wpg:grpSp>
                          <wpg:cNvPr id="120" name="Group 120"/>
                          <wpg:cNvGrpSpPr/>
                          <wpg:grpSpPr>
                            <a:xfrm>
                              <a:off x="99155" y="36874"/>
                              <a:ext cx="3473074" cy="4273835"/>
                              <a:chOff x="-322996" y="177255"/>
                              <a:chExt cx="3340093" cy="4109209"/>
                            </a:xfrm>
                          </wpg:grpSpPr>
                          <wps:wsp>
                            <wps:cNvPr id="121" name="Straight Connector 121"/>
                            <wps:cNvCnPr/>
                            <wps:spPr>
                              <a:xfrm flipH="1" flipV="1">
                                <a:off x="-322996" y="531763"/>
                                <a:ext cx="1614430" cy="964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flipH="1" flipV="1">
                                <a:off x="-68440" y="1276192"/>
                                <a:ext cx="1386669" cy="2340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23" name="Group 123"/>
                            <wpg:cNvGrpSpPr/>
                            <wpg:grpSpPr>
                              <a:xfrm>
                                <a:off x="-61740" y="177255"/>
                                <a:ext cx="3078837" cy="4109209"/>
                                <a:chOff x="-86453" y="177255"/>
                                <a:chExt cx="3078837" cy="4109209"/>
                              </a:xfrm>
                            </wpg:grpSpPr>
                            <wpg:grpSp>
                              <wpg:cNvPr id="124" name="Group 124"/>
                              <wpg:cNvGrpSpPr/>
                              <wpg:grpSpPr>
                                <a:xfrm>
                                  <a:off x="-86453" y="177255"/>
                                  <a:ext cx="3078837" cy="4109209"/>
                                  <a:chOff x="-92090" y="82132"/>
                                  <a:chExt cx="2918995" cy="3895376"/>
                                </a:xfrm>
                              </wpg:grpSpPr>
                              <wps:wsp>
                                <wps:cNvPr id="125" name="Straight Connector 125"/>
                                <wps:cNvCnPr/>
                                <wps:spPr>
                                  <a:xfrm flipH="1" flipV="1">
                                    <a:off x="466723" y="82132"/>
                                    <a:ext cx="76297" cy="5442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flipH="1" flipV="1">
                                    <a:off x="517847" y="613104"/>
                                    <a:ext cx="658382" cy="651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flipV="1">
                                    <a:off x="-92090" y="176229"/>
                                    <a:ext cx="1276411" cy="11560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flipH="1" flipV="1">
                                    <a:off x="1576743" y="2790618"/>
                                    <a:ext cx="1250162" cy="5580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flipH="1" flipV="1">
                                    <a:off x="1597201" y="2790349"/>
                                    <a:ext cx="507309" cy="1187159"/>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0" name="Straight Connector 130"/>
                              <wps:cNvCnPr/>
                              <wps:spPr>
                                <a:xfrm flipH="1" flipV="1">
                                  <a:off x="998624" y="531739"/>
                                  <a:ext cx="328213" cy="102800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131" name="Group 131"/>
                          <wpg:cNvGrpSpPr/>
                          <wpg:grpSpPr>
                            <a:xfrm>
                              <a:off x="2518662" y="444862"/>
                              <a:ext cx="2371713" cy="1037926"/>
                              <a:chOff x="664073" y="-162105"/>
                              <a:chExt cx="2408627" cy="1075373"/>
                            </a:xfrm>
                          </wpg:grpSpPr>
                          <wps:wsp>
                            <wps:cNvPr id="132" name="Straight Connector 132"/>
                            <wps:cNvCnPr/>
                            <wps:spPr>
                              <a:xfrm flipV="1">
                                <a:off x="2984210" y="-9301"/>
                                <a:ext cx="88490" cy="140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Straight Connector 133"/>
                            <wps:cNvCnPr/>
                            <wps:spPr>
                              <a:xfrm flipV="1">
                                <a:off x="2140130" y="905030"/>
                                <a:ext cx="189470" cy="82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V="1">
                                <a:off x="1970627" y="652904"/>
                                <a:ext cx="189470" cy="8238"/>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35" name="Group 135"/>
                            <wpg:cNvGrpSpPr/>
                            <wpg:grpSpPr>
                              <a:xfrm>
                                <a:off x="664073" y="-162105"/>
                                <a:ext cx="867615" cy="761511"/>
                                <a:chOff x="664073" y="-343337"/>
                                <a:chExt cx="867615" cy="761511"/>
                              </a:xfrm>
                            </wpg:grpSpPr>
                            <wps:wsp>
                              <wps:cNvPr id="136" name="Rectangle 136"/>
                              <wps:cNvSpPr/>
                              <wps:spPr>
                                <a:xfrm>
                                  <a:off x="664073" y="-343337"/>
                                  <a:ext cx="584653" cy="229218"/>
                                </a:xfrm>
                                <a:prstGeom prst="rect">
                                  <a:avLst/>
                                </a:prstGeom>
                                <a:noFill/>
                                <a:ln w="31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875862" y="202197"/>
                                  <a:ext cx="655826" cy="215977"/>
                                </a:xfrm>
                                <a:prstGeom prst="rect">
                                  <a:avLst/>
                                </a:prstGeom>
                                <a:noFill/>
                                <a:ln w="31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43" name="Straight Connector 143"/>
                        <wps:cNvCnPr/>
                        <wps:spPr>
                          <a:xfrm flipV="1">
                            <a:off x="880534" y="196427"/>
                            <a:ext cx="197465" cy="7951"/>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D7604A" id="Group 144" o:spid="_x0000_s1026" style="position:absolute;margin-left:40.05pt;margin-top:26.15pt;width:399.35pt;height:336.5pt;z-index:251658243" coordsize="50716,4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">
                <v:group id="Group 119" o:spid="_x0000_s1027" style="position:absolute;width:50716;height:42735" coordorigin="991,368" coordsize="47912,4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20" o:spid="_x0000_s1028" style="position:absolute;left:991;top:368;width:34731;height:42739" coordorigin="-3229,1772" coordsize="33400,4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line id="Straight Connector 121" o:spid="_x0000_s1029" style="position:absolute;flip:x y;visibility:visible;mso-wrap-style:square" from="-3229,5317" to="12914,14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" strokecolor="#4579b8 [3044]"/>
                    <v:line id="Straight Connector 122" o:spid="_x0000_s1030" style="position:absolute;flip:x y;visibility:visible;mso-wrap-style:square" from="-684,12761" to="13182,15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" strokecolor="#4579b8 [3044]"/>
                    <v:group id="Group 123" o:spid="_x0000_s1031" style="position:absolute;left:-617;top:1772;width:30787;height:41092" coordorigin="-864,1772" coordsize="30788,4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24" o:spid="_x0000_s1032" style="position:absolute;left:-864;top:1772;width:30787;height:41092" coordorigin="-920,821" coordsize="29189,38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line id="Straight Connector 125" o:spid="_x0000_s1033" style="position:absolute;flip:x y;visibility:visible;mso-wrap-style:square" from="4667,821" to="5430,6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" strokecolor="#4579b8 [3044]"/>
                        <v:line id="Straight Connector 126" o:spid="_x0000_s1034" style="position:absolute;flip:x y;visibility:visible;mso-wrap-style:square" from="5178,6131" to="11762,12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" strokecolor="#4579b8 [3044]"/>
                        <v:line id="Straight Connector 127" o:spid="_x0000_s1035" style="position:absolute;flip:x y;visibility:visible;mso-wrap-style:square" from="-920,1762" to="11843,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" strokecolor="#4579b8 [3044]"/>
                        <v:line id="Straight Connector 128" o:spid="_x0000_s1036" style="position:absolute;flip:x y;visibility:visible;mso-wrap-style:square" from="15767,27906" to="28269,3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" strokecolor="#4579b8 [3044]"/>
                        <v:line id="Straight Connector 129" o:spid="_x0000_s1037" style="position:absolute;flip:x y;visibility:visible;mso-wrap-style:square" from="15972,27903" to="21045,39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" strokecolor="#4579b8 [3044]"/>
                      </v:group>
                      <v:line id="Straight Connector 130" o:spid="_x0000_s1038" style="position:absolute;flip:x y;visibility:visible;mso-wrap-style:square" from="9986,5317" to="13268,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" strokecolor="#4579b8 [3044]"/>
                    </v:group>
                  </v:group>
                  <v:group id="Group 131" o:spid="_x0000_s1039" style="position:absolute;left:25186;top:4448;width:23717;height:10379" coordorigin="6640,-1621" coordsize="24086,1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line id="Straight Connector 132" o:spid="_x0000_s1040" style="position:absolute;flip:y;visibility:visible;mso-wrap-style:square" from="29842,-93" to="30727,1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" strokecolor="#4579b8 [3044]"/>
                    <v:line id="Straight Connector 133" o:spid="_x0000_s1041" style="position:absolute;flip:y;visibility:visible;mso-wrap-style:square" from="21401,9050" to="23296,9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" strokecolor="#4579b8 [3044]"/>
                    <v:line id="Straight Connector 134" o:spid="_x0000_s1042" style="position:absolute;flip:y;visibility:visible;mso-wrap-style:square" from="19706,6529" to="21600,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" strokecolor="#4579b8 [3044]"/>
                    <v:group id="Group 135" o:spid="_x0000_s1043" style="position:absolute;left:6640;top:-1621;width:8676;height:7615" coordorigin="6640,-3433" coordsize="8676,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Rectangle 136" o:spid="_x0000_s1044" style="position:absolute;left:6640;top:-3433;width:5847;height:2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" filled="f" strokecolor="#0070c0" strokeweight=".25pt"/>
                      <v:rect id="Rectangle 137" o:spid="_x0000_s1045" style="position:absolute;left:8758;top:2021;width:655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" filled="f" strokecolor="#0070c0" strokeweight=".25pt"/>
                    </v:group>
                  </v:group>
                </v:group>
                <v:line id="Straight Connector 143" o:spid="_x0000_s1046" style="position:absolute;flip:y;visibility:visible;mso-wrap-style:square" from="8805,1964" to="10779,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" strokecolor="#4579b8 [3044]"/>
              </v:group>
            </w:pict>
          </mc:Fallback>
        </mc:AlternateContent>
      </w:r>
      <w:r w:rsidR="004C303E">
        <w:rPr>
          <w:noProof/>
        </w:rPr>
        <mc:AlternateContent>
          <mc:Choice Requires="wps">
            <w:drawing>
              <wp:anchor distT="0" distB="0" distL="114300" distR="114300" simplePos="0" relativeHeight="251658241" behindDoc="0" locked="0" layoutInCell="1" allowOverlap="1" wp14:anchorId="49967AED" wp14:editId="2311D464">
                <wp:simplePos x="0" y="0"/>
                <wp:positionH relativeFrom="column">
                  <wp:posOffset>3770056</wp:posOffset>
                </wp:positionH>
                <wp:positionV relativeFrom="paragraph">
                  <wp:posOffset>2519536</wp:posOffset>
                </wp:positionV>
                <wp:extent cx="752086" cy="235359"/>
                <wp:effectExtent l="0" t="0" r="29210" b="31750"/>
                <wp:wrapNone/>
                <wp:docPr id="64" name="Straight Connector 64"/>
                <wp:cNvGraphicFramePr/>
                <a:graphic xmlns:a="http://schemas.openxmlformats.org/drawingml/2006/main">
                  <a:graphicData uri="http://schemas.microsoft.com/office/word/2010/wordprocessingShape">
                    <wps:wsp>
                      <wps:cNvCnPr/>
                      <wps:spPr>
                        <a:xfrm>
                          <a:off x="0" y="0"/>
                          <a:ext cx="752086" cy="2353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6C34D" id="Straight Connector 64"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98.4pt" to="356.05pt,2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" strokecolor="#4579b8 [3044]"/>
            </w:pict>
          </mc:Fallback>
        </mc:AlternateContent>
      </w:r>
      <w:r w:rsidR="00A676C7" w:rsidRPr="00A676C7">
        <w:rPr>
          <w:noProof/>
        </w:rPr>
        <w:t xml:space="preserve"> </w:t>
      </w:r>
      <w:r>
        <w:rPr>
          <w:noProof/>
        </w:rPr>
        <w:drawing>
          <wp:inline distT="0" distB="0" distL="0" distR="0" wp14:anchorId="42015C9E" wp14:editId="19900E3C">
            <wp:extent cx="6419981" cy="5107093"/>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973" t="11232" r="19073" b="11051"/>
                    <a:stretch/>
                  </pic:blipFill>
                  <pic:spPr bwMode="auto">
                    <a:xfrm>
                      <a:off x="0" y="0"/>
                      <a:ext cx="6441093" cy="5123887"/>
                    </a:xfrm>
                    <a:prstGeom prst="rect">
                      <a:avLst/>
                    </a:prstGeom>
                    <a:ln>
                      <a:noFill/>
                    </a:ln>
                    <a:extLst>
                      <a:ext uri="{53640926-AAD7-44D8-BBD7-CCE9431645EC}">
                        <a14:shadowObscured xmlns:a14="http://schemas.microsoft.com/office/drawing/2010/main"/>
                      </a:ext>
                    </a:extLst>
                  </pic:spPr>
                </pic:pic>
              </a:graphicData>
            </a:graphic>
          </wp:inline>
        </w:drawing>
      </w:r>
    </w:p>
    <w:p w14:paraId="18DF7C39" w14:textId="243E787A" w:rsidR="00027762" w:rsidRPr="009455A1" w:rsidRDefault="009C5DD9" w:rsidP="008D7704">
      <w:pPr>
        <w:ind w:left="900" w:right="540"/>
        <w:rPr>
          <w:sz w:val="20"/>
          <w:szCs w:val="24"/>
        </w:rPr>
      </w:pPr>
      <w:r w:rsidRPr="009455A1">
        <w:rPr>
          <w:sz w:val="20"/>
          <w:szCs w:val="24"/>
        </w:rPr>
        <w:t>We will be more succinct in explaining this scheme</w:t>
      </w:r>
      <w:r w:rsidR="00AD3219" w:rsidRPr="009455A1">
        <w:rPr>
          <w:sz w:val="20"/>
          <w:szCs w:val="24"/>
        </w:rPr>
        <w:t>,</w:t>
      </w:r>
      <w:r w:rsidRPr="009455A1">
        <w:rPr>
          <w:sz w:val="20"/>
          <w:szCs w:val="24"/>
        </w:rPr>
        <w:t xml:space="preserve"> since some dimensions are repeated or have similar characteristics to those mentioned in the sales scheme</w:t>
      </w:r>
      <w:r w:rsidR="000653AD" w:rsidRPr="009455A1">
        <w:rPr>
          <w:sz w:val="20"/>
          <w:szCs w:val="24"/>
        </w:rPr>
        <w:t>.</w:t>
      </w:r>
      <w:r w:rsidR="00534A94" w:rsidRPr="009455A1">
        <w:rPr>
          <w:sz w:val="20"/>
          <w:szCs w:val="24"/>
        </w:rPr>
        <w:t xml:space="preserve"> Thus</w:t>
      </w:r>
      <w:r w:rsidR="00374019" w:rsidRPr="009455A1">
        <w:rPr>
          <w:sz w:val="20"/>
          <w:szCs w:val="24"/>
        </w:rPr>
        <w:t xml:space="preserve">, we will focus only </w:t>
      </w:r>
      <w:r w:rsidR="0071066D" w:rsidRPr="009455A1">
        <w:rPr>
          <w:sz w:val="20"/>
          <w:szCs w:val="24"/>
        </w:rPr>
        <w:t>on</w:t>
      </w:r>
      <w:r w:rsidR="00374019" w:rsidRPr="009455A1">
        <w:rPr>
          <w:sz w:val="20"/>
          <w:szCs w:val="24"/>
        </w:rPr>
        <w:t xml:space="preserve"> the main</w:t>
      </w:r>
      <w:r w:rsidR="00374019" w:rsidRPr="009455A1">
        <w:t xml:space="preserve"> </w:t>
      </w:r>
      <w:r w:rsidR="00534A94" w:rsidRPr="009455A1">
        <w:t xml:space="preserve">aspects and </w:t>
      </w:r>
      <w:r w:rsidR="00374019" w:rsidRPr="009455A1">
        <w:rPr>
          <w:sz w:val="20"/>
          <w:szCs w:val="24"/>
        </w:rPr>
        <w:t xml:space="preserve">complementary </w:t>
      </w:r>
      <w:r w:rsidR="00534A94" w:rsidRPr="009455A1">
        <w:rPr>
          <w:sz w:val="20"/>
          <w:szCs w:val="24"/>
        </w:rPr>
        <w:t>e</w:t>
      </w:r>
      <w:r w:rsidR="0071066D" w:rsidRPr="009455A1">
        <w:rPr>
          <w:sz w:val="20"/>
          <w:szCs w:val="24"/>
        </w:rPr>
        <w:t>x</w:t>
      </w:r>
      <w:r w:rsidR="00534A94" w:rsidRPr="009455A1">
        <w:rPr>
          <w:sz w:val="20"/>
          <w:szCs w:val="24"/>
        </w:rPr>
        <w:t xml:space="preserve">planation of this </w:t>
      </w:r>
      <w:r w:rsidR="00374019" w:rsidRPr="009455A1">
        <w:rPr>
          <w:sz w:val="20"/>
          <w:szCs w:val="24"/>
        </w:rPr>
        <w:t>vi</w:t>
      </w:r>
      <w:r w:rsidR="00534A94" w:rsidRPr="009455A1">
        <w:rPr>
          <w:sz w:val="20"/>
          <w:szCs w:val="24"/>
        </w:rPr>
        <w:t>ew</w:t>
      </w:r>
      <w:r w:rsidR="0071066D" w:rsidRPr="009455A1">
        <w:rPr>
          <w:sz w:val="20"/>
          <w:szCs w:val="24"/>
        </w:rPr>
        <w:t>.</w:t>
      </w:r>
    </w:p>
    <w:p w14:paraId="3F10308A" w14:textId="1C0FC072" w:rsidR="00105370" w:rsidRDefault="00A5791D" w:rsidP="00105370">
      <w:pPr>
        <w:ind w:left="900" w:right="540"/>
        <w:jc w:val="both"/>
        <w:rPr>
          <w:b/>
          <w:bCs/>
          <w:color w:val="0070C0"/>
        </w:rPr>
      </w:pPr>
      <w:r>
        <w:rPr>
          <w:b/>
          <w:bCs/>
          <w:color w:val="0070C0"/>
        </w:rPr>
        <w:t>Tutoring</w:t>
      </w:r>
      <w:r w:rsidR="00A4164B">
        <w:rPr>
          <w:b/>
          <w:bCs/>
          <w:color w:val="0070C0"/>
        </w:rPr>
        <w:t xml:space="preserve"> Fact</w:t>
      </w:r>
    </w:p>
    <w:p w14:paraId="03EAA6DC" w14:textId="77777777" w:rsidR="00184C93" w:rsidRPr="009455A1" w:rsidRDefault="00A5791D" w:rsidP="00184C93">
      <w:pPr>
        <w:ind w:left="900" w:right="540"/>
        <w:jc w:val="both"/>
      </w:pPr>
      <w:r w:rsidRPr="009455A1">
        <w:t xml:space="preserve">In the tutoring scheme, each primary instance describes </w:t>
      </w:r>
      <w:r w:rsidR="00A734C9" w:rsidRPr="009455A1">
        <w:t>one</w:t>
      </w:r>
      <w:r w:rsidRPr="009455A1">
        <w:t xml:space="preserve"> </w:t>
      </w:r>
      <w:r w:rsidR="00A734C9" w:rsidRPr="009455A1">
        <w:t xml:space="preserve">course’s </w:t>
      </w:r>
      <w:r w:rsidR="00A03DD5" w:rsidRPr="009455A1">
        <w:t xml:space="preserve">session with one </w:t>
      </w:r>
      <w:r w:rsidRPr="009455A1">
        <w:t>student</w:t>
      </w:r>
      <w:r w:rsidR="00A03DD5" w:rsidRPr="009455A1">
        <w:t xml:space="preserve"> and one tutor</w:t>
      </w:r>
      <w:r w:rsidR="0022612A" w:rsidRPr="009455A1">
        <w:t xml:space="preserve"> in a date.</w:t>
      </w:r>
      <w:r w:rsidRPr="009455A1">
        <w:t xml:space="preserve"> </w:t>
      </w:r>
    </w:p>
    <w:p w14:paraId="27905FCF" w14:textId="2B5C02F8" w:rsidR="00A5791D" w:rsidRPr="00184C93" w:rsidRDefault="00A5791D" w:rsidP="00184C93">
      <w:pPr>
        <w:ind w:left="900" w:right="540"/>
        <w:jc w:val="both"/>
        <w:rPr>
          <w:color w:val="0070C0"/>
        </w:rPr>
      </w:pPr>
      <w:r w:rsidRPr="007911E6">
        <w:rPr>
          <w:b/>
          <w:bCs/>
          <w:color w:val="0070C0"/>
        </w:rPr>
        <w:t xml:space="preserve">Measures </w:t>
      </w:r>
      <w:r>
        <w:rPr>
          <w:b/>
          <w:bCs/>
          <w:color w:val="0070C0"/>
        </w:rPr>
        <w:t xml:space="preserve">of the </w:t>
      </w:r>
      <w:r w:rsidR="00AD3219">
        <w:rPr>
          <w:b/>
          <w:bCs/>
          <w:color w:val="0070C0"/>
        </w:rPr>
        <w:t>tutoring fact</w:t>
      </w:r>
    </w:p>
    <w:p w14:paraId="18868195" w14:textId="04C07072" w:rsidR="003013E3" w:rsidRPr="009455A1" w:rsidRDefault="003013E3" w:rsidP="00184C93">
      <w:pPr>
        <w:pStyle w:val="ListParagraph"/>
        <w:numPr>
          <w:ilvl w:val="0"/>
          <w:numId w:val="26"/>
        </w:numPr>
        <w:ind w:right="540"/>
        <w:rPr>
          <w:sz w:val="20"/>
          <w:szCs w:val="24"/>
          <w:lang w:val="en-GB"/>
        </w:rPr>
      </w:pPr>
      <w:r w:rsidRPr="009455A1">
        <w:rPr>
          <w:sz w:val="20"/>
          <w:szCs w:val="24"/>
          <w:lang w:val="en-GB"/>
        </w:rPr>
        <w:t xml:space="preserve">session </w:t>
      </w:r>
      <w:r w:rsidR="00DE7F05" w:rsidRPr="009455A1">
        <w:rPr>
          <w:sz w:val="20"/>
          <w:szCs w:val="24"/>
          <w:lang w:val="en-GB"/>
        </w:rPr>
        <w:t xml:space="preserve">minutes </w:t>
      </w:r>
    </w:p>
    <w:p w14:paraId="65A66D59" w14:textId="27909B57" w:rsidR="00654EDC" w:rsidRPr="009455A1" w:rsidRDefault="00654EDC" w:rsidP="00184C93">
      <w:pPr>
        <w:pStyle w:val="ListParagraph"/>
        <w:numPr>
          <w:ilvl w:val="0"/>
          <w:numId w:val="26"/>
        </w:numPr>
        <w:ind w:right="540"/>
        <w:rPr>
          <w:sz w:val="20"/>
          <w:szCs w:val="24"/>
          <w:lang w:val="en-GB"/>
        </w:rPr>
      </w:pPr>
      <w:r w:rsidRPr="009455A1">
        <w:rPr>
          <w:sz w:val="20"/>
          <w:szCs w:val="24"/>
          <w:lang w:val="en-GB"/>
        </w:rPr>
        <w:t>course concluded</w:t>
      </w:r>
    </w:p>
    <w:p w14:paraId="075FC323" w14:textId="77777777" w:rsidR="00201109" w:rsidRPr="009455A1" w:rsidRDefault="002510D4" w:rsidP="00184C93">
      <w:pPr>
        <w:pStyle w:val="ListParagraph"/>
        <w:numPr>
          <w:ilvl w:val="0"/>
          <w:numId w:val="26"/>
        </w:numPr>
        <w:ind w:right="540"/>
        <w:rPr>
          <w:sz w:val="20"/>
          <w:szCs w:val="24"/>
          <w:lang w:val="en-GB"/>
        </w:rPr>
      </w:pPr>
      <w:r w:rsidRPr="009455A1">
        <w:rPr>
          <w:sz w:val="20"/>
          <w:szCs w:val="24"/>
          <w:lang w:val="en-GB"/>
        </w:rPr>
        <w:t>tutor rating</w:t>
      </w:r>
    </w:p>
    <w:p w14:paraId="37B95C29" w14:textId="541010C2" w:rsidR="00107413" w:rsidRPr="009455A1" w:rsidRDefault="002510D4" w:rsidP="00184C93">
      <w:pPr>
        <w:pStyle w:val="ListParagraph"/>
        <w:numPr>
          <w:ilvl w:val="0"/>
          <w:numId w:val="26"/>
        </w:numPr>
        <w:ind w:right="540"/>
        <w:rPr>
          <w:sz w:val="20"/>
          <w:szCs w:val="24"/>
          <w:lang w:val="en-GB"/>
        </w:rPr>
      </w:pPr>
      <w:r w:rsidRPr="009455A1">
        <w:rPr>
          <w:sz w:val="20"/>
          <w:szCs w:val="24"/>
          <w:lang w:val="en-GB"/>
        </w:rPr>
        <w:t>system rating</w:t>
      </w:r>
    </w:p>
    <w:p w14:paraId="67F90901" w14:textId="77777777" w:rsidR="00910B9B" w:rsidRDefault="00910B9B" w:rsidP="00184C93">
      <w:pPr>
        <w:ind w:right="540" w:firstLine="720"/>
        <w:jc w:val="both"/>
        <w:rPr>
          <w:b/>
          <w:bCs/>
          <w:color w:val="0070C0"/>
        </w:rPr>
      </w:pPr>
    </w:p>
    <w:p w14:paraId="167DD986" w14:textId="066190B4" w:rsidR="00201109" w:rsidRDefault="00184C93" w:rsidP="00184C93">
      <w:pPr>
        <w:ind w:right="540" w:firstLine="720"/>
        <w:jc w:val="both"/>
        <w:rPr>
          <w:b/>
          <w:bCs/>
          <w:color w:val="0070C0"/>
        </w:rPr>
      </w:pPr>
      <w:r w:rsidRPr="00184C93">
        <w:rPr>
          <w:b/>
          <w:bCs/>
          <w:color w:val="0070C0"/>
        </w:rPr>
        <w:t>Additivity</w:t>
      </w:r>
    </w:p>
    <w:p w14:paraId="7B10185D" w14:textId="2D0C1BDF" w:rsidR="00184C93" w:rsidRPr="009455A1" w:rsidRDefault="00184C93" w:rsidP="00C50A17">
      <w:pPr>
        <w:ind w:left="900" w:right="540"/>
        <w:rPr>
          <w:b/>
          <w:bCs/>
        </w:rPr>
      </w:pPr>
      <w:r w:rsidRPr="009455A1">
        <w:t xml:space="preserve">The tutor rating and system rating </w:t>
      </w:r>
      <w:r w:rsidR="00C50A17" w:rsidRPr="009455A1">
        <w:t>cannot</w:t>
      </w:r>
      <w:r w:rsidRPr="009455A1">
        <w:t xml:space="preserve"> be aggregate as a sum. These are </w:t>
      </w:r>
      <w:proofErr w:type="spellStart"/>
      <w:r w:rsidR="0091251A" w:rsidRPr="009455A1">
        <w:t>non</w:t>
      </w:r>
      <w:r w:rsidRPr="009455A1">
        <w:t xml:space="preserve"> additive</w:t>
      </w:r>
      <w:proofErr w:type="spellEnd"/>
      <w:r w:rsidRPr="009455A1">
        <w:t xml:space="preserve"> measures and</w:t>
      </w:r>
      <w:r w:rsidR="00C50A17" w:rsidRPr="009455A1">
        <w:t xml:space="preserve"> </w:t>
      </w:r>
      <w:r w:rsidRPr="009455A1">
        <w:rPr>
          <w:sz w:val="20"/>
          <w:szCs w:val="24"/>
        </w:rPr>
        <w:t>can</w:t>
      </w:r>
      <w:r w:rsidRPr="009455A1">
        <w:t xml:space="preserve"> still be aggregated by using operators such as average, maximum, minimum. </w:t>
      </w:r>
    </w:p>
    <w:p w14:paraId="1FF172A7" w14:textId="05E7891A" w:rsidR="00F835D0" w:rsidRDefault="00897135" w:rsidP="008251BE">
      <w:pPr>
        <w:ind w:left="900" w:right="540"/>
        <w:jc w:val="both"/>
        <w:rPr>
          <w:b/>
          <w:color w:val="0070C0"/>
        </w:rPr>
      </w:pPr>
      <w:r>
        <w:rPr>
          <w:b/>
          <w:color w:val="0070C0"/>
        </w:rPr>
        <w:t>Dimensions</w:t>
      </w:r>
    </w:p>
    <w:p w14:paraId="2D0593FC" w14:textId="31310D91" w:rsidR="004E5F34" w:rsidRPr="009455A1" w:rsidRDefault="004E5F34" w:rsidP="00F5004D">
      <w:pPr>
        <w:ind w:left="1440" w:right="540"/>
        <w:jc w:val="both"/>
        <w:rPr>
          <w:b/>
          <w:bCs/>
        </w:rPr>
      </w:pPr>
      <w:r w:rsidRPr="009455A1">
        <w:rPr>
          <w:b/>
          <w:bCs/>
        </w:rPr>
        <w:t>Student:</w:t>
      </w:r>
    </w:p>
    <w:p w14:paraId="7192C56C" w14:textId="3EF8CC55" w:rsidR="004E6DC8" w:rsidRPr="009455A1" w:rsidRDefault="004E6DC8" w:rsidP="004E6DC8">
      <w:pPr>
        <w:ind w:left="1440" w:right="540"/>
        <w:jc w:val="both"/>
      </w:pPr>
      <w:r w:rsidRPr="009455A1">
        <w:t xml:space="preserve">Attributes related to student: </w:t>
      </w:r>
    </w:p>
    <w:p w14:paraId="5FC89306" w14:textId="20334180" w:rsidR="001A125A" w:rsidRPr="009455A1" w:rsidRDefault="00BA7BDF" w:rsidP="001A125A">
      <w:pPr>
        <w:pStyle w:val="ListParagraph"/>
        <w:numPr>
          <w:ilvl w:val="0"/>
          <w:numId w:val="26"/>
        </w:numPr>
        <w:ind w:right="540"/>
        <w:jc w:val="both"/>
        <w:rPr>
          <w:lang w:val="en-GB"/>
        </w:rPr>
      </w:pPr>
      <w:r w:rsidRPr="009455A1">
        <w:t>level of proficiency</w:t>
      </w:r>
      <w:r w:rsidR="001A125A" w:rsidRPr="009455A1">
        <w:t xml:space="preserve">: beginner, </w:t>
      </w:r>
      <w:r w:rsidR="001A125A" w:rsidRPr="009455A1">
        <w:rPr>
          <w:lang w:val="en-GB"/>
        </w:rPr>
        <w:t>elementary, conversational, intermediate, advanced</w:t>
      </w:r>
    </w:p>
    <w:p w14:paraId="3618FF3E" w14:textId="741C318F" w:rsidR="00BA7BDF" w:rsidRPr="009455A1" w:rsidRDefault="001A125A" w:rsidP="00952126">
      <w:pPr>
        <w:pStyle w:val="ListParagraph"/>
        <w:numPr>
          <w:ilvl w:val="0"/>
          <w:numId w:val="26"/>
        </w:numPr>
        <w:ind w:right="540"/>
        <w:jc w:val="both"/>
      </w:pPr>
      <w:r w:rsidRPr="009455A1">
        <w:t xml:space="preserve">current focus: </w:t>
      </w:r>
      <w:r w:rsidR="00024CF8" w:rsidRPr="009455A1">
        <w:t xml:space="preserve">exam preparation, </w:t>
      </w:r>
      <w:r w:rsidR="001E4A55" w:rsidRPr="009455A1">
        <w:t xml:space="preserve">professional development, academic course, </w:t>
      </w:r>
      <w:r w:rsidR="00024CF8" w:rsidRPr="009455A1">
        <w:t xml:space="preserve">foreign travel, </w:t>
      </w:r>
      <w:proofErr w:type="spellStart"/>
      <w:r w:rsidR="001E4A55" w:rsidRPr="009455A1">
        <w:t>s</w:t>
      </w:r>
      <w:r w:rsidR="00024CF8" w:rsidRPr="009455A1">
        <w:t>elf improvement</w:t>
      </w:r>
      <w:proofErr w:type="spellEnd"/>
      <w:r w:rsidR="00024CF8" w:rsidRPr="009455A1">
        <w:t>, other</w:t>
      </w:r>
    </w:p>
    <w:p w14:paraId="3D7DE1CB" w14:textId="7E035CDC" w:rsidR="00931153" w:rsidRPr="009455A1" w:rsidRDefault="00931153" w:rsidP="00931153">
      <w:pPr>
        <w:pStyle w:val="ListParagraph"/>
        <w:numPr>
          <w:ilvl w:val="0"/>
          <w:numId w:val="26"/>
        </w:numPr>
        <w:ind w:right="540"/>
        <w:jc w:val="both"/>
        <w:rPr>
          <w:lang w:val="en-GB"/>
        </w:rPr>
      </w:pPr>
      <w:r w:rsidRPr="009455A1">
        <w:rPr>
          <w:lang w:val="en-GB"/>
        </w:rPr>
        <w:t>Interests: science and technology, language and culture, world news, entertainment and lifestyle, business, sports, literature</w:t>
      </w:r>
    </w:p>
    <w:p w14:paraId="620E7295" w14:textId="45BDAB57" w:rsidR="00931153" w:rsidRPr="009455A1" w:rsidRDefault="00DC73F2" w:rsidP="00931153">
      <w:pPr>
        <w:pStyle w:val="ListParagraph"/>
        <w:numPr>
          <w:ilvl w:val="0"/>
          <w:numId w:val="26"/>
        </w:numPr>
        <w:ind w:right="540"/>
        <w:jc w:val="both"/>
        <w:rPr>
          <w:lang w:val="en-GB"/>
        </w:rPr>
      </w:pPr>
      <w:r w:rsidRPr="009455A1">
        <w:rPr>
          <w:lang w:val="en-GB"/>
        </w:rPr>
        <w:t>Native</w:t>
      </w:r>
      <w:r w:rsidR="00E31AC7" w:rsidRPr="009455A1">
        <w:rPr>
          <w:lang w:val="en-GB"/>
        </w:rPr>
        <w:t xml:space="preserve"> </w:t>
      </w:r>
      <w:r w:rsidRPr="009455A1">
        <w:rPr>
          <w:lang w:val="en-GB"/>
        </w:rPr>
        <w:t>language</w:t>
      </w:r>
    </w:p>
    <w:p w14:paraId="26B9A647" w14:textId="6A07F313" w:rsidR="008251BE" w:rsidRPr="009455A1" w:rsidRDefault="008251BE" w:rsidP="008251BE">
      <w:pPr>
        <w:ind w:left="1440" w:right="540"/>
        <w:jc w:val="both"/>
      </w:pPr>
      <w:r w:rsidRPr="009455A1">
        <w:rPr>
          <w:b/>
          <w:bCs/>
        </w:rPr>
        <w:t xml:space="preserve">Course: </w:t>
      </w:r>
      <w:r w:rsidRPr="009455A1">
        <w:t xml:space="preserve">already </w:t>
      </w:r>
      <w:r w:rsidR="004E5F34" w:rsidRPr="009455A1">
        <w:t>descript</w:t>
      </w:r>
      <w:r w:rsidRPr="009455A1">
        <w:t xml:space="preserve"> in the </w:t>
      </w:r>
      <w:r w:rsidR="004E5F34" w:rsidRPr="009455A1">
        <w:t>sales scheme</w:t>
      </w:r>
    </w:p>
    <w:p w14:paraId="183C4861" w14:textId="1ABCD327" w:rsidR="004E5F34" w:rsidRPr="009455A1" w:rsidRDefault="008251BE" w:rsidP="004E5F34">
      <w:pPr>
        <w:ind w:left="1440" w:right="540"/>
        <w:jc w:val="both"/>
      </w:pPr>
      <w:r w:rsidRPr="009455A1">
        <w:rPr>
          <w:b/>
          <w:bCs/>
        </w:rPr>
        <w:t>Tutor:</w:t>
      </w:r>
      <w:r w:rsidR="004E5F34" w:rsidRPr="009455A1">
        <w:rPr>
          <w:b/>
          <w:bCs/>
        </w:rPr>
        <w:t xml:space="preserve"> </w:t>
      </w:r>
      <w:r w:rsidR="004E5F34" w:rsidRPr="009455A1">
        <w:t>already descript in the sales scheme</w:t>
      </w:r>
    </w:p>
    <w:p w14:paraId="059529B8" w14:textId="183AB9BA" w:rsidR="000247BA" w:rsidRPr="009455A1" w:rsidRDefault="000247BA" w:rsidP="000247BA">
      <w:pPr>
        <w:ind w:left="1440" w:right="540"/>
        <w:jc w:val="both"/>
      </w:pPr>
      <w:r w:rsidRPr="009455A1">
        <w:rPr>
          <w:b/>
          <w:bCs/>
        </w:rPr>
        <w:t xml:space="preserve">Date: </w:t>
      </w:r>
      <w:r w:rsidRPr="009455A1">
        <w:t>already descript in the sales scheme</w:t>
      </w:r>
    </w:p>
    <w:p w14:paraId="1FF3C653" w14:textId="77777777" w:rsidR="00557B57" w:rsidRPr="004E5F34" w:rsidRDefault="00557B57" w:rsidP="000247BA">
      <w:pPr>
        <w:ind w:left="1440" w:right="540"/>
        <w:jc w:val="both"/>
        <w:rPr>
          <w:color w:val="0070C0"/>
        </w:rPr>
      </w:pPr>
    </w:p>
    <w:p w14:paraId="4488E40F" w14:textId="0BDEA0E7" w:rsidR="00E7681D" w:rsidRPr="003B4F59" w:rsidRDefault="00172EB0" w:rsidP="00E7681D">
      <w:pPr>
        <w:pStyle w:val="Heading2"/>
        <w:ind w:left="900" w:right="540"/>
        <w:rPr>
          <w:sz w:val="28"/>
          <w:szCs w:val="28"/>
        </w:rPr>
      </w:pPr>
      <w:bookmarkStart w:id="18" w:name="_Toc60923828"/>
      <w:r>
        <w:rPr>
          <w:sz w:val="20"/>
          <w:szCs w:val="24"/>
        </w:rPr>
        <w:t xml:space="preserve">3 </w:t>
      </w:r>
      <w:r>
        <w:rPr>
          <w:sz w:val="28"/>
          <w:szCs w:val="28"/>
        </w:rPr>
        <w:t>Logical Design</w:t>
      </w:r>
      <w:bookmarkEnd w:id="18"/>
    </w:p>
    <w:p w14:paraId="52A1EA24" w14:textId="5032597F" w:rsidR="00E7681D" w:rsidRDefault="008F7A5B" w:rsidP="00E7681D">
      <w:pPr>
        <w:spacing w:after="360"/>
        <w:ind w:left="900" w:right="540"/>
        <w:jc w:val="center"/>
      </w:pPr>
      <w:r>
        <w:pict w14:anchorId="6CE9075F">
          <v:shape id="_x0000_i1026" type="#_x0000_t75" style="width:10.9pt;height:10.9pt;rotation:90;visibility:visible;mso-wrap-style:square" o:bullet="t">
            <v:imagedata r:id="rId28" o:title=""/>
          </v:shape>
        </w:pict>
      </w:r>
    </w:p>
    <w:p w14:paraId="37C0D2C7" w14:textId="049AA313" w:rsidR="00BA5540" w:rsidRPr="009455A1" w:rsidRDefault="00BA5540" w:rsidP="00BA5540">
      <w:pPr>
        <w:spacing w:after="360"/>
        <w:ind w:left="900" w:right="540"/>
      </w:pPr>
      <w:r w:rsidRPr="009455A1">
        <w:t>The logical design transforms the conceptual schema for a DM into a logical schema.</w:t>
      </w:r>
    </w:p>
    <w:p w14:paraId="66B4D3E3" w14:textId="42733EEE" w:rsidR="00BA5540" w:rsidRPr="009455A1" w:rsidRDefault="00BA5540" w:rsidP="00BA5540">
      <w:pPr>
        <w:spacing w:after="360"/>
        <w:ind w:left="900" w:right="540"/>
      </w:pPr>
      <w:r w:rsidRPr="009455A1">
        <w:t xml:space="preserve">The star schema and snowflake schema are the most common types of logical schema.  A star schema is a dimensional model with fully </w:t>
      </w:r>
      <w:proofErr w:type="spellStart"/>
      <w:r w:rsidRPr="009455A1">
        <w:t>denormalised</w:t>
      </w:r>
      <w:proofErr w:type="spellEnd"/>
      <w:r w:rsidRPr="009455A1">
        <w:t xml:space="preserve"> hierarchies, while a snowflake schema is a dimensional model with fully </w:t>
      </w:r>
      <w:proofErr w:type="spellStart"/>
      <w:r w:rsidRPr="009455A1">
        <w:t>normalised</w:t>
      </w:r>
      <w:proofErr w:type="spellEnd"/>
      <w:r w:rsidRPr="009455A1">
        <w:t xml:space="preserve"> hierarchies.</w:t>
      </w:r>
    </w:p>
    <w:p w14:paraId="12B9E15D" w14:textId="21B83E42" w:rsidR="00C177E2" w:rsidRPr="009455A1" w:rsidRDefault="00B244B0" w:rsidP="00B244B0">
      <w:pPr>
        <w:spacing w:after="360"/>
        <w:ind w:left="900" w:right="540"/>
        <w:jc w:val="both"/>
      </w:pPr>
      <w:proofErr w:type="spellStart"/>
      <w:r w:rsidRPr="009455A1">
        <w:t>Cambly</w:t>
      </w:r>
      <w:proofErr w:type="spellEnd"/>
      <w:r w:rsidRPr="009455A1">
        <w:t xml:space="preserve"> experts of the center of intelligence decided to use </w:t>
      </w:r>
      <w:r w:rsidR="002E019B" w:rsidRPr="009455A1">
        <w:t xml:space="preserve">the start schema </w:t>
      </w:r>
      <w:r w:rsidR="00BE36B1" w:rsidRPr="009455A1">
        <w:t>because</w:t>
      </w:r>
      <w:r w:rsidR="001F7D78" w:rsidRPr="009455A1">
        <w:t xml:space="preserve"> </w:t>
      </w:r>
      <w:r w:rsidR="002E019B" w:rsidRPr="009455A1">
        <w:t>although there are more data redundancy</w:t>
      </w:r>
      <w:r w:rsidR="00BF4639" w:rsidRPr="009455A1">
        <w:t xml:space="preserve"> and the hierarchies are hidden</w:t>
      </w:r>
      <w:r w:rsidR="002E019B" w:rsidRPr="009455A1">
        <w:t xml:space="preserve">, </w:t>
      </w:r>
      <w:r w:rsidR="00C05BFD" w:rsidRPr="009455A1">
        <w:t xml:space="preserve">this solution </w:t>
      </w:r>
      <w:r w:rsidR="00CC10CC" w:rsidRPr="009455A1">
        <w:t>simplifies</w:t>
      </w:r>
      <w:r w:rsidR="00C05BFD" w:rsidRPr="009455A1">
        <w:t xml:space="preserve"> </w:t>
      </w:r>
      <w:r w:rsidR="00BF4639" w:rsidRPr="009455A1">
        <w:t xml:space="preserve">the </w:t>
      </w:r>
      <w:r w:rsidR="00BE36B1" w:rsidRPr="009455A1">
        <w:t xml:space="preserve">structure and the </w:t>
      </w:r>
      <w:r w:rsidR="00C05BFD" w:rsidRPr="009455A1">
        <w:t xml:space="preserve">queries, reducing the number of </w:t>
      </w:r>
      <w:r w:rsidR="00BE36B1" w:rsidRPr="009455A1">
        <w:t xml:space="preserve">tables and </w:t>
      </w:r>
      <w:r w:rsidR="00C05BFD" w:rsidRPr="009455A1">
        <w:t>join</w:t>
      </w:r>
      <w:r w:rsidR="00AE0AD9" w:rsidRPr="009455A1">
        <w:t>s</w:t>
      </w:r>
      <w:r w:rsidR="00C05BFD" w:rsidRPr="009455A1">
        <w:t xml:space="preserve"> between tables</w:t>
      </w:r>
      <w:r w:rsidR="00680707" w:rsidRPr="009455A1">
        <w:t xml:space="preserve"> and has a better performance</w:t>
      </w:r>
      <w:r w:rsidR="00276AA4" w:rsidRPr="009455A1">
        <w:t>.</w:t>
      </w:r>
      <w:r w:rsidR="000F70DA" w:rsidRPr="009455A1">
        <w:t xml:space="preserve"> </w:t>
      </w:r>
      <w:r w:rsidR="00FC1AEE" w:rsidRPr="003A7155">
        <w:t>T</w:t>
      </w:r>
      <w:r w:rsidR="0097200E" w:rsidRPr="003A7155">
        <w:t>he user account data was in a separate table, not being together with the client and tutor</w:t>
      </w:r>
      <w:r w:rsidR="00133535" w:rsidRPr="003A7155">
        <w:t xml:space="preserve"> dimension.</w:t>
      </w:r>
      <w:r w:rsidR="000F70DA" w:rsidRPr="009455A1">
        <w:t xml:space="preserve"> </w:t>
      </w:r>
    </w:p>
    <w:p w14:paraId="0E7423D0" w14:textId="7B8D6744" w:rsidR="00A1559C" w:rsidRPr="00CE3B01" w:rsidRDefault="00A1559C" w:rsidP="00A1559C">
      <w:pPr>
        <w:spacing w:after="360"/>
        <w:ind w:left="900" w:right="540"/>
        <w:rPr>
          <w:b/>
          <w:bCs/>
          <w:color w:val="0070C0"/>
        </w:rPr>
      </w:pPr>
      <w:r w:rsidRPr="00CE3B01">
        <w:rPr>
          <w:b/>
          <w:bCs/>
          <w:color w:val="0070C0"/>
        </w:rPr>
        <w:t>Dealing with non-hierarchical data</w:t>
      </w:r>
    </w:p>
    <w:p w14:paraId="188E93CB" w14:textId="7ABF893F" w:rsidR="00A1559C" w:rsidRPr="009455A1" w:rsidRDefault="00A1559C" w:rsidP="00A1559C">
      <w:pPr>
        <w:spacing w:after="360"/>
        <w:ind w:left="900" w:right="540"/>
        <w:jc w:val="both"/>
      </w:pPr>
      <w:r w:rsidRPr="009455A1">
        <w:t>One of the main complexities in dimensional modelling is dealing with non-hierarchically structured data. Dimensional models assume an underlying hierarchical structure and therefore exclude data that is naturally non-hierarchical. Therefore, it is important to evaluate how to handle the stored data in the form of many-to-many relationships.</w:t>
      </w:r>
    </w:p>
    <w:p w14:paraId="30C89330" w14:textId="77777777" w:rsidR="00A1559C" w:rsidRPr="00CE3B01" w:rsidRDefault="00A1559C" w:rsidP="00A1559C">
      <w:pPr>
        <w:spacing w:after="360"/>
        <w:ind w:left="900" w:right="540"/>
        <w:jc w:val="both"/>
        <w:rPr>
          <w:color w:val="0070C0"/>
        </w:rPr>
      </w:pPr>
    </w:p>
    <w:tbl>
      <w:tblPr>
        <w:tblStyle w:val="TableGrid"/>
        <w:tblW w:w="0" w:type="auto"/>
        <w:tblInd w:w="1555" w:type="dxa"/>
        <w:tblLook w:val="04A0" w:firstRow="1" w:lastRow="0" w:firstColumn="1" w:lastColumn="0" w:noHBand="0" w:noVBand="1"/>
      </w:tblPr>
      <w:tblGrid>
        <w:gridCol w:w="3543"/>
        <w:gridCol w:w="4678"/>
      </w:tblGrid>
      <w:tr w:rsidR="00716D36" w14:paraId="6B707375" w14:textId="77777777" w:rsidTr="00FB3FE0">
        <w:tc>
          <w:tcPr>
            <w:tcW w:w="8221" w:type="dxa"/>
            <w:gridSpan w:val="2"/>
          </w:tcPr>
          <w:p w14:paraId="51635994" w14:textId="7E831B18" w:rsidR="00716D36" w:rsidRPr="009455A1" w:rsidRDefault="006A27DE" w:rsidP="00716D36">
            <w:pPr>
              <w:ind w:left="1440" w:right="540"/>
              <w:jc w:val="center"/>
            </w:pPr>
            <w:r w:rsidRPr="009455A1">
              <w:t>Many-to-many relationships</w:t>
            </w:r>
          </w:p>
        </w:tc>
      </w:tr>
      <w:tr w:rsidR="00A1559C" w14:paraId="7A8195CA" w14:textId="77777777" w:rsidTr="00716D36">
        <w:tc>
          <w:tcPr>
            <w:tcW w:w="3543" w:type="dxa"/>
          </w:tcPr>
          <w:p w14:paraId="19C35402" w14:textId="77777777" w:rsidR="00A1559C" w:rsidRPr="009455A1" w:rsidRDefault="00A1559C" w:rsidP="00FB3FE0">
            <w:pPr>
              <w:ind w:right="540"/>
              <w:jc w:val="center"/>
            </w:pPr>
            <w:r w:rsidRPr="009455A1">
              <w:t>Dimension</w:t>
            </w:r>
          </w:p>
        </w:tc>
        <w:tc>
          <w:tcPr>
            <w:tcW w:w="4678" w:type="dxa"/>
          </w:tcPr>
          <w:p w14:paraId="757A93B6" w14:textId="5C90DF46" w:rsidR="00A1559C" w:rsidRPr="009455A1" w:rsidRDefault="00716D36" w:rsidP="00FB3FE0">
            <w:pPr>
              <w:ind w:left="1440" w:right="540"/>
              <w:jc w:val="both"/>
            </w:pPr>
            <w:r w:rsidRPr="009455A1">
              <w:t>Attributes</w:t>
            </w:r>
          </w:p>
        </w:tc>
      </w:tr>
      <w:tr w:rsidR="00A1559C" w14:paraId="6145BDF6" w14:textId="77777777" w:rsidTr="00716D36">
        <w:tc>
          <w:tcPr>
            <w:tcW w:w="3543" w:type="dxa"/>
          </w:tcPr>
          <w:p w14:paraId="585C5D25" w14:textId="77777777" w:rsidR="00A1559C" w:rsidRPr="00CB1C56" w:rsidRDefault="00A1559C" w:rsidP="00FB3FE0">
            <w:pPr>
              <w:ind w:left="1440" w:right="540"/>
              <w:jc w:val="both"/>
            </w:pPr>
            <w:r w:rsidRPr="00CB1C56">
              <w:t xml:space="preserve"> </w:t>
            </w:r>
          </w:p>
          <w:p w14:paraId="6A6E2A88" w14:textId="77777777" w:rsidR="00A1559C" w:rsidRPr="00CB1C56" w:rsidRDefault="00A1559C" w:rsidP="00FB3FE0">
            <w:pPr>
              <w:ind w:left="1440" w:right="540"/>
              <w:jc w:val="both"/>
            </w:pPr>
            <w:r w:rsidRPr="00CB1C56">
              <w:t>Tutor</w:t>
            </w:r>
          </w:p>
        </w:tc>
        <w:tc>
          <w:tcPr>
            <w:tcW w:w="4678" w:type="dxa"/>
          </w:tcPr>
          <w:p w14:paraId="1F62984C" w14:textId="2B9C3165" w:rsidR="00A1559C" w:rsidRPr="00CB1C56" w:rsidRDefault="00AE21A1" w:rsidP="009641BC">
            <w:pPr>
              <w:ind w:right="540"/>
              <w:jc w:val="both"/>
              <w:rPr>
                <w:lang w:val="en-GB"/>
              </w:rPr>
            </w:pPr>
            <w:r w:rsidRPr="00CB1C56">
              <w:rPr>
                <w:lang w:val="en-GB"/>
              </w:rPr>
              <w:t>T</w:t>
            </w:r>
            <w:r w:rsidR="00A1559C" w:rsidRPr="00CB1C56">
              <w:rPr>
                <w:lang w:val="en-GB"/>
              </w:rPr>
              <w:t>utor language</w:t>
            </w:r>
          </w:p>
          <w:p w14:paraId="24795CE0" w14:textId="33B20F8F" w:rsidR="00A1559C" w:rsidRPr="00CB1C56" w:rsidRDefault="00AE21A1" w:rsidP="009641BC">
            <w:pPr>
              <w:ind w:right="540"/>
              <w:jc w:val="both"/>
              <w:rPr>
                <w:lang w:val="en-GB"/>
              </w:rPr>
            </w:pPr>
            <w:r w:rsidRPr="00CB1C56">
              <w:rPr>
                <w:lang w:val="en-GB"/>
              </w:rPr>
              <w:t>T</w:t>
            </w:r>
            <w:r w:rsidR="00A1559C" w:rsidRPr="00CB1C56">
              <w:rPr>
                <w:lang w:val="en-GB"/>
              </w:rPr>
              <w:t>utor education</w:t>
            </w:r>
          </w:p>
          <w:p w14:paraId="5EECB8DE" w14:textId="4A740445" w:rsidR="00A1559C" w:rsidRPr="00CB1C56" w:rsidRDefault="00AE21A1" w:rsidP="009641BC">
            <w:pPr>
              <w:ind w:right="540"/>
              <w:jc w:val="both"/>
            </w:pPr>
            <w:r w:rsidRPr="00CB1C56">
              <w:t>C</w:t>
            </w:r>
            <w:r w:rsidR="00A1559C" w:rsidRPr="00CB1C56">
              <w:t>ertificates</w:t>
            </w:r>
          </w:p>
          <w:p w14:paraId="3A7CFF08" w14:textId="7BDB490B" w:rsidR="00A1559C" w:rsidRPr="00CB1C56" w:rsidRDefault="00AE21A1" w:rsidP="009641BC">
            <w:pPr>
              <w:ind w:right="540"/>
              <w:jc w:val="both"/>
            </w:pPr>
            <w:r w:rsidRPr="00CB1C56">
              <w:t>I</w:t>
            </w:r>
            <w:r w:rsidR="00A1559C" w:rsidRPr="00CB1C56">
              <w:t>nterests</w:t>
            </w:r>
          </w:p>
          <w:p w14:paraId="68509C56" w14:textId="1305F570" w:rsidR="00A1559C" w:rsidRPr="00CB1C56" w:rsidRDefault="00A00E29" w:rsidP="009641BC">
            <w:pPr>
              <w:ind w:right="540"/>
              <w:jc w:val="both"/>
            </w:pPr>
            <w:r w:rsidRPr="00CB1C56">
              <w:t>Specialties</w:t>
            </w:r>
          </w:p>
          <w:p w14:paraId="18326B29" w14:textId="4882ED88" w:rsidR="00A1559C" w:rsidRPr="00CB1C56" w:rsidRDefault="00AE21A1" w:rsidP="00FB3FE0">
            <w:pPr>
              <w:ind w:right="540"/>
              <w:jc w:val="both"/>
            </w:pPr>
            <w:r w:rsidRPr="00CB1C56">
              <w:t>Teach</w:t>
            </w:r>
            <w:r w:rsidR="00D23C6A" w:rsidRPr="00CB1C56">
              <w:t>es</w:t>
            </w:r>
            <w:r w:rsidRPr="00CB1C56">
              <w:t xml:space="preserve"> for</w:t>
            </w:r>
            <w:r w:rsidR="00A1559C" w:rsidRPr="00CB1C56">
              <w:t xml:space="preserve"> levels</w:t>
            </w:r>
          </w:p>
        </w:tc>
      </w:tr>
      <w:tr w:rsidR="00A1559C" w14:paraId="61B044BA" w14:textId="77777777" w:rsidTr="00716D36">
        <w:tc>
          <w:tcPr>
            <w:tcW w:w="3543" w:type="dxa"/>
          </w:tcPr>
          <w:p w14:paraId="4B957DCD" w14:textId="77777777" w:rsidR="00A1559C" w:rsidRPr="009455A1" w:rsidRDefault="00A1559C" w:rsidP="00FB3FE0">
            <w:pPr>
              <w:ind w:left="1440" w:right="540"/>
              <w:jc w:val="both"/>
            </w:pPr>
            <w:r w:rsidRPr="009455A1">
              <w:t>Course</w:t>
            </w:r>
          </w:p>
        </w:tc>
        <w:tc>
          <w:tcPr>
            <w:tcW w:w="4678" w:type="dxa"/>
          </w:tcPr>
          <w:p w14:paraId="41080FD8" w14:textId="36CED422" w:rsidR="00A1559C" w:rsidRPr="009455A1" w:rsidRDefault="00AE21A1" w:rsidP="009641BC">
            <w:pPr>
              <w:ind w:right="540"/>
              <w:jc w:val="both"/>
            </w:pPr>
            <w:r w:rsidRPr="009455A1">
              <w:t>C</w:t>
            </w:r>
            <w:r w:rsidR="00A1559C" w:rsidRPr="009455A1">
              <w:t>ourse subtitles</w:t>
            </w:r>
          </w:p>
          <w:p w14:paraId="6D549A4C" w14:textId="7EB306E5" w:rsidR="00A1559C" w:rsidRPr="009455A1" w:rsidRDefault="00AE21A1" w:rsidP="009641BC">
            <w:pPr>
              <w:ind w:right="540"/>
              <w:jc w:val="both"/>
            </w:pPr>
            <w:r w:rsidRPr="009455A1">
              <w:t>C</w:t>
            </w:r>
            <w:r w:rsidR="00A1559C" w:rsidRPr="009455A1">
              <w:t>ourse requirements</w:t>
            </w:r>
          </w:p>
        </w:tc>
      </w:tr>
      <w:tr w:rsidR="00A1559C" w14:paraId="7A686452" w14:textId="77777777" w:rsidTr="00716D36">
        <w:tc>
          <w:tcPr>
            <w:tcW w:w="3543" w:type="dxa"/>
          </w:tcPr>
          <w:p w14:paraId="42497BCC" w14:textId="77777777" w:rsidR="00A1559C" w:rsidRPr="009455A1" w:rsidRDefault="00A1559C" w:rsidP="00FB3FE0">
            <w:pPr>
              <w:ind w:left="1440" w:right="540"/>
              <w:jc w:val="both"/>
            </w:pPr>
            <w:r w:rsidRPr="009455A1">
              <w:t>Student</w:t>
            </w:r>
          </w:p>
        </w:tc>
        <w:tc>
          <w:tcPr>
            <w:tcW w:w="4678" w:type="dxa"/>
          </w:tcPr>
          <w:p w14:paraId="181F0DFD" w14:textId="21D73170" w:rsidR="00A1559C" w:rsidRPr="009455A1" w:rsidRDefault="00AE21A1" w:rsidP="009641BC">
            <w:pPr>
              <w:ind w:right="540"/>
              <w:jc w:val="both"/>
            </w:pPr>
            <w:r w:rsidRPr="009455A1">
              <w:t>S</w:t>
            </w:r>
            <w:r w:rsidR="009641BC" w:rsidRPr="009455A1">
              <w:t>tudents interests</w:t>
            </w:r>
          </w:p>
        </w:tc>
      </w:tr>
    </w:tbl>
    <w:p w14:paraId="35997EE2" w14:textId="3B9A2441" w:rsidR="00A1559C" w:rsidRDefault="00A1559C" w:rsidP="00276B38">
      <w:pPr>
        <w:spacing w:after="360"/>
        <w:ind w:left="900" w:right="540"/>
        <w:rPr>
          <w:color w:val="0070C0"/>
        </w:rPr>
      </w:pPr>
    </w:p>
    <w:p w14:paraId="724841FE" w14:textId="6D80D86D" w:rsidR="00A340F9" w:rsidRPr="009455A1" w:rsidRDefault="00EF356E" w:rsidP="00EF356E">
      <w:pPr>
        <w:spacing w:after="360"/>
        <w:ind w:left="900" w:right="540"/>
        <w:jc w:val="both"/>
      </w:pPr>
      <w:r w:rsidRPr="009455A1">
        <w:t>The first analys</w:t>
      </w:r>
      <w:r w:rsidR="00156E93" w:rsidRPr="009455A1">
        <w:t xml:space="preserve">is carried out </w:t>
      </w:r>
      <w:r w:rsidRPr="009455A1">
        <w:t>was</w:t>
      </w:r>
      <w:r w:rsidR="00156E93" w:rsidRPr="009455A1">
        <w:t xml:space="preserve"> to</w:t>
      </w:r>
      <w:r w:rsidRPr="009455A1">
        <w:t xml:space="preserve"> identify </w:t>
      </w:r>
      <w:r w:rsidR="00156E93" w:rsidRPr="009455A1">
        <w:t>whether</w:t>
      </w:r>
      <w:r w:rsidRPr="009455A1">
        <w:t xml:space="preserve"> these </w:t>
      </w:r>
      <w:r w:rsidR="00156E93" w:rsidRPr="009455A1">
        <w:t>information</w:t>
      </w:r>
      <w:r w:rsidRPr="009455A1">
        <w:t xml:space="preserve"> </w:t>
      </w:r>
      <w:r w:rsidR="00156E93" w:rsidRPr="009455A1">
        <w:t>are</w:t>
      </w:r>
      <w:r w:rsidRPr="009455A1">
        <w:t xml:space="preserve"> significative important for decision making</w:t>
      </w:r>
      <w:r w:rsidR="002203EB" w:rsidRPr="009455A1">
        <w:t xml:space="preserve"> and try to simplify.</w:t>
      </w:r>
    </w:p>
    <w:p w14:paraId="1B395AFE" w14:textId="26749E88" w:rsidR="008F0FB3" w:rsidRDefault="00653CED" w:rsidP="004E4ED5">
      <w:pPr>
        <w:spacing w:after="360"/>
        <w:ind w:left="900" w:right="540"/>
        <w:jc w:val="both"/>
      </w:pPr>
      <w:r w:rsidRPr="009455A1">
        <w:rPr>
          <w:b/>
          <w:bCs/>
        </w:rPr>
        <w:t>Tutor - Tutor language</w:t>
      </w:r>
      <w:r w:rsidR="008F0FB3">
        <w:rPr>
          <w:b/>
          <w:bCs/>
        </w:rPr>
        <w:t xml:space="preserve"> and </w:t>
      </w:r>
      <w:r w:rsidR="008F0FB3" w:rsidRPr="009455A1">
        <w:rPr>
          <w:b/>
          <w:bCs/>
          <w:lang w:val="en-GB"/>
        </w:rPr>
        <w:t xml:space="preserve">Tutor - </w:t>
      </w:r>
      <w:r w:rsidR="008F0FB3" w:rsidRPr="009455A1">
        <w:rPr>
          <w:b/>
          <w:bCs/>
        </w:rPr>
        <w:t>Teaches for levels</w:t>
      </w:r>
      <w:r w:rsidRPr="009455A1">
        <w:rPr>
          <w:b/>
          <w:bCs/>
        </w:rPr>
        <w:t>:</w:t>
      </w:r>
      <w:r w:rsidRPr="009455A1">
        <w:t xml:space="preserve"> </w:t>
      </w:r>
    </w:p>
    <w:p w14:paraId="6DFDCBA2" w14:textId="263BC28A" w:rsidR="00003F53" w:rsidRDefault="00364671" w:rsidP="008F0FB3">
      <w:pPr>
        <w:spacing w:after="360"/>
        <w:ind w:left="900" w:right="540"/>
        <w:jc w:val="both"/>
      </w:pPr>
      <w:r>
        <w:t>W</w:t>
      </w:r>
      <w:r w:rsidR="00003F53" w:rsidRPr="00003F53">
        <w:t xml:space="preserve">e will create bridge tables to represent the </w:t>
      </w:r>
      <w:proofErr w:type="gramStart"/>
      <w:r w:rsidR="00003F53" w:rsidRPr="00003F53">
        <w:t>n to n</w:t>
      </w:r>
      <w:proofErr w:type="gramEnd"/>
      <w:r w:rsidR="00003F53" w:rsidRPr="00003F53">
        <w:t xml:space="preserve"> relationship between tutor and the language taught by teachers. </w:t>
      </w:r>
      <w:r>
        <w:t>T</w:t>
      </w:r>
      <w:r w:rsidR="00003F53" w:rsidRPr="00003F53">
        <w:t>his table will inform the priority of teachers for each language (first language, second, third</w:t>
      </w:r>
      <w:r w:rsidR="00C50051">
        <w:t>, etc.</w:t>
      </w:r>
      <w:r w:rsidR="00003F53" w:rsidRPr="00003F53">
        <w:t>) and the level at which they are able to teach</w:t>
      </w:r>
      <w:r w:rsidR="007E1509">
        <w:t xml:space="preserve"> (</w:t>
      </w:r>
      <w:r w:rsidR="007E1509" w:rsidRPr="009455A1">
        <w:rPr>
          <w:lang w:val="en-GB"/>
        </w:rPr>
        <w:t>beginner, elementary, conversational, intermediate, advanced)</w:t>
      </w:r>
      <w:r w:rsidR="00003F53" w:rsidRPr="00003F53">
        <w:t>.</w:t>
      </w:r>
    </w:p>
    <w:p w14:paraId="63062E58" w14:textId="688FD8E9" w:rsidR="00364671" w:rsidRDefault="006242DF" w:rsidP="006242DF">
      <w:pPr>
        <w:spacing w:after="360"/>
        <w:ind w:left="900" w:right="540"/>
        <w:jc w:val="both"/>
      </w:pPr>
      <w:r>
        <w:t xml:space="preserve">The detailed information of these data is necessary since </w:t>
      </w:r>
      <w:r w:rsidR="00364671" w:rsidRPr="009455A1">
        <w:t>with this data we can evaluate if there are sufficient tutors to cover the student’s interest</w:t>
      </w:r>
      <w:r w:rsidR="00BD4CCE">
        <w:t xml:space="preserve"> in languages</w:t>
      </w:r>
      <w:r w:rsidR="00CD12D5">
        <w:t xml:space="preserve">, </w:t>
      </w:r>
      <w:r w:rsidR="00CD12D5" w:rsidRPr="00CD12D5">
        <w:t>according to the required level</w:t>
      </w:r>
      <w:r w:rsidR="00CD12D5">
        <w:t>,</w:t>
      </w:r>
      <w:r w:rsidR="00E941B7">
        <w:t xml:space="preserve"> and </w:t>
      </w:r>
      <w:r w:rsidR="00364671" w:rsidRPr="009455A1">
        <w:t xml:space="preserve">act to avoid a lack of teachers </w:t>
      </w:r>
      <w:r w:rsidR="00854EE6">
        <w:t xml:space="preserve">who have this </w:t>
      </w:r>
      <w:r w:rsidR="008E0419">
        <w:t>qualification</w:t>
      </w:r>
      <w:r w:rsidR="00364671" w:rsidRPr="009455A1">
        <w:t xml:space="preserve">. </w:t>
      </w:r>
    </w:p>
    <w:p w14:paraId="23108698" w14:textId="66F4F8E8" w:rsidR="00911070" w:rsidRPr="00F50F41" w:rsidRDefault="00911070" w:rsidP="00911070">
      <w:pPr>
        <w:spacing w:after="360"/>
        <w:ind w:left="900" w:right="540"/>
        <w:jc w:val="both"/>
      </w:pPr>
      <w:r w:rsidRPr="00F50F41">
        <w:rPr>
          <w:b/>
          <w:bCs/>
        </w:rPr>
        <w:t xml:space="preserve">Tutor - Tutor interests, </w:t>
      </w:r>
      <w:r w:rsidR="00E859A9" w:rsidRPr="00F50F41">
        <w:rPr>
          <w:b/>
          <w:bCs/>
        </w:rPr>
        <w:t xml:space="preserve">Tutor – Specialties and </w:t>
      </w:r>
      <w:r w:rsidRPr="00F50F41">
        <w:rPr>
          <w:b/>
          <w:bCs/>
        </w:rPr>
        <w:t>Student – Student interests:</w:t>
      </w:r>
      <w:r w:rsidRPr="00F50F41">
        <w:t xml:space="preserve"> these data will not be included at first because they are not relevant for analysis. A bridge table can be included in the future if it is necessary. </w:t>
      </w:r>
    </w:p>
    <w:p w14:paraId="3D6998D4" w14:textId="5A94DF89" w:rsidR="00911070" w:rsidRDefault="00911070" w:rsidP="00911070">
      <w:pPr>
        <w:spacing w:after="360"/>
        <w:ind w:left="900" w:right="540"/>
        <w:jc w:val="both"/>
      </w:pPr>
      <w:r w:rsidRPr="00F50F41">
        <w:t>Creating the data warehouse in stages can greatly reduce company costs and time for the team evolved, avoiding monstrous tables, giving time for the professionals evaluate the real need for some fields</w:t>
      </w:r>
      <w:r w:rsidR="006E11A0" w:rsidRPr="00F50F41">
        <w:t>.</w:t>
      </w:r>
    </w:p>
    <w:p w14:paraId="696FD95F" w14:textId="330E088D" w:rsidR="004E4ED5" w:rsidRPr="007C63F2" w:rsidRDefault="004E4ED5" w:rsidP="004E4ED5">
      <w:pPr>
        <w:spacing w:after="360"/>
        <w:ind w:left="900" w:right="540"/>
        <w:jc w:val="both"/>
      </w:pPr>
      <w:r w:rsidRPr="007C63F2">
        <w:rPr>
          <w:b/>
          <w:bCs/>
        </w:rPr>
        <w:t xml:space="preserve">Tutor </w:t>
      </w:r>
      <w:r w:rsidR="00E55387" w:rsidRPr="007C63F2">
        <w:rPr>
          <w:b/>
          <w:bCs/>
        </w:rPr>
        <w:t>–</w:t>
      </w:r>
      <w:r w:rsidRPr="007C63F2">
        <w:rPr>
          <w:b/>
          <w:bCs/>
        </w:rPr>
        <w:t xml:space="preserve"> </w:t>
      </w:r>
      <w:r w:rsidR="00653CED" w:rsidRPr="007C63F2">
        <w:rPr>
          <w:b/>
          <w:bCs/>
        </w:rPr>
        <w:t>education</w:t>
      </w:r>
      <w:r w:rsidR="00E55387" w:rsidRPr="007C63F2">
        <w:rPr>
          <w:b/>
          <w:bCs/>
        </w:rPr>
        <w:t xml:space="preserve"> and Tutor - certificates</w:t>
      </w:r>
      <w:r w:rsidR="002D283E" w:rsidRPr="007C63F2">
        <w:rPr>
          <w:b/>
          <w:bCs/>
        </w:rPr>
        <w:t>:</w:t>
      </w:r>
      <w:r w:rsidR="002D283E" w:rsidRPr="007C63F2">
        <w:t xml:space="preserve"> </w:t>
      </w:r>
      <w:r w:rsidR="003E3EAA" w:rsidRPr="007C63F2">
        <w:t xml:space="preserve">we created </w:t>
      </w:r>
      <w:r w:rsidR="0087593C" w:rsidRPr="007C63F2">
        <w:t>2</w:t>
      </w:r>
      <w:r w:rsidR="003E3EAA" w:rsidRPr="007C63F2">
        <w:t xml:space="preserve"> columns</w:t>
      </w:r>
      <w:r w:rsidR="008F57F6" w:rsidRPr="007C63F2">
        <w:t xml:space="preserve"> as a solution. One with the higher level of the tutor</w:t>
      </w:r>
      <w:r w:rsidR="00D2755D" w:rsidRPr="007C63F2">
        <w:t xml:space="preserve"> education (graduation, </w:t>
      </w:r>
      <w:proofErr w:type="gramStart"/>
      <w:r w:rsidR="00D2755D" w:rsidRPr="007C63F2">
        <w:t>master’s</w:t>
      </w:r>
      <w:proofErr w:type="gramEnd"/>
      <w:r w:rsidR="00D2755D" w:rsidRPr="007C63F2">
        <w:t xml:space="preserve"> or doctorate)</w:t>
      </w:r>
      <w:r w:rsidR="0087593C" w:rsidRPr="007C63F2">
        <w:t xml:space="preserve"> </w:t>
      </w:r>
      <w:r w:rsidR="008A5F19" w:rsidRPr="007C63F2">
        <w:t xml:space="preserve">and the </w:t>
      </w:r>
      <w:r w:rsidR="0087593C" w:rsidRPr="007C63F2">
        <w:t>second i</w:t>
      </w:r>
      <w:r w:rsidR="005B4F4F" w:rsidRPr="007C63F2">
        <w:t>nforming if the</w:t>
      </w:r>
      <w:r w:rsidR="00206A20" w:rsidRPr="007C63F2">
        <w:t xml:space="preserve"> tutor has </w:t>
      </w:r>
      <w:r w:rsidR="005B4F4F" w:rsidRPr="007C63F2">
        <w:t>a proficiency certificate</w:t>
      </w:r>
      <w:r w:rsidR="0087593C" w:rsidRPr="007C63F2">
        <w:t xml:space="preserve"> in a</w:t>
      </w:r>
      <w:r w:rsidR="002E39CC" w:rsidRPr="007C63F2">
        <w:t>n</w:t>
      </w:r>
      <w:r w:rsidR="0087593C" w:rsidRPr="007C63F2">
        <w:t xml:space="preserve"> institution recognized</w:t>
      </w:r>
      <w:r w:rsidR="006A171D" w:rsidRPr="007C63F2">
        <w:t>.</w:t>
      </w:r>
      <w:r w:rsidR="00814B4A" w:rsidRPr="007C63F2">
        <w:t xml:space="preserve"> </w:t>
      </w:r>
      <w:r w:rsidR="00805ACE" w:rsidRPr="007C63F2">
        <w:t xml:space="preserve">The complete information can be relevant for the student that look for the teacher in the system, </w:t>
      </w:r>
      <w:r w:rsidR="0006390F" w:rsidRPr="007C63F2">
        <w:t xml:space="preserve">but it </w:t>
      </w:r>
      <w:r w:rsidR="00F1013C" w:rsidRPr="007C63F2">
        <w:t>does not</w:t>
      </w:r>
      <w:r w:rsidR="0006390F" w:rsidRPr="007C63F2">
        <w:t xml:space="preserve"> have to be so detailed for business analysis.</w:t>
      </w:r>
      <w:r w:rsidR="00A65BF7" w:rsidRPr="007C63F2">
        <w:t xml:space="preserve"> It is also interesting to know if the level of education obtained is in the language taught, but currently there is no </w:t>
      </w:r>
      <w:r w:rsidR="00B154F6" w:rsidRPr="007C63F2">
        <w:t xml:space="preserve">such </w:t>
      </w:r>
      <w:r w:rsidR="00A65BF7" w:rsidRPr="007C63F2">
        <w:t>level of detail</w:t>
      </w:r>
      <w:r w:rsidR="00B154F6" w:rsidRPr="007C63F2">
        <w:t>.</w:t>
      </w:r>
    </w:p>
    <w:p w14:paraId="2E148A7F" w14:textId="77777777" w:rsidR="00D33870" w:rsidRPr="009455A1" w:rsidRDefault="00814B4A" w:rsidP="00D33870">
      <w:pPr>
        <w:spacing w:after="360"/>
        <w:ind w:left="900" w:right="540"/>
        <w:jc w:val="both"/>
      </w:pPr>
      <w:r w:rsidRPr="007C63F2">
        <w:t xml:space="preserve">In practice, </w:t>
      </w:r>
      <w:r w:rsidR="00B857E3" w:rsidRPr="007C63F2">
        <w:t>some attributes can have several possibilities of values</w:t>
      </w:r>
      <w:r w:rsidRPr="007C63F2">
        <w:t>,</w:t>
      </w:r>
      <w:r w:rsidR="00B857E3" w:rsidRPr="007C63F2">
        <w:t xml:space="preserve"> which makes the extraction of conclusive analyses hard</w:t>
      </w:r>
      <w:r w:rsidRPr="007C63F2">
        <w:t xml:space="preserve">. To address this issue, </w:t>
      </w:r>
      <w:r w:rsidR="00B857E3" w:rsidRPr="007C63F2">
        <w:t>we</w:t>
      </w:r>
      <w:r w:rsidR="00986B48" w:rsidRPr="007C63F2">
        <w:t xml:space="preserve"> can think </w:t>
      </w:r>
      <w:r w:rsidR="00B857E3" w:rsidRPr="007C63F2">
        <w:t>of</w:t>
      </w:r>
      <w:r w:rsidR="00986B48" w:rsidRPr="007C63F2">
        <w:t xml:space="preserve"> a </w:t>
      </w:r>
      <w:r w:rsidR="00281422" w:rsidRPr="007C63F2">
        <w:t>summary capability solution</w:t>
      </w:r>
      <w:r w:rsidR="00B857E3" w:rsidRPr="007C63F2">
        <w:t xml:space="preserve">, as for example creating groups of the attributes. In this case, we transformed the relation n </w:t>
      </w:r>
      <w:proofErr w:type="spellStart"/>
      <w:r w:rsidR="00B857E3" w:rsidRPr="007C63F2">
        <w:t>to n</w:t>
      </w:r>
      <w:proofErr w:type="spellEnd"/>
      <w:r w:rsidR="00B857E3" w:rsidRPr="007C63F2">
        <w:t xml:space="preserve"> in 2 groups (columns)</w:t>
      </w:r>
      <w:r w:rsidR="00754690" w:rsidRPr="007C63F2">
        <w:t xml:space="preserve">. Another solution could </w:t>
      </w:r>
      <w:r w:rsidR="00E67835" w:rsidRPr="007C63F2">
        <w:t xml:space="preserve">have </w:t>
      </w:r>
      <w:r w:rsidR="00754690" w:rsidRPr="007C63F2">
        <w:t>be</w:t>
      </w:r>
      <w:r w:rsidR="00E67835" w:rsidRPr="007C63F2">
        <w:t>en</w:t>
      </w:r>
      <w:r w:rsidR="00754690" w:rsidRPr="007C63F2">
        <w:t xml:space="preserve"> </w:t>
      </w:r>
      <w:r w:rsidR="00B857E3" w:rsidRPr="007C63F2">
        <w:t>a mini-dimension table with some subsets</w:t>
      </w:r>
      <w:r w:rsidR="002F11A8" w:rsidRPr="007C63F2">
        <w:t>, however, probably in this case would be necessary also a bridge table.</w:t>
      </w:r>
      <w:r w:rsidR="00B857E3" w:rsidRPr="009455A1">
        <w:t xml:space="preserve"> </w:t>
      </w:r>
    </w:p>
    <w:p w14:paraId="586B5D98" w14:textId="20E0D442" w:rsidR="00E97249" w:rsidRPr="004F5C04" w:rsidRDefault="007E1BBC" w:rsidP="00E97249">
      <w:pPr>
        <w:spacing w:after="360"/>
        <w:ind w:left="900" w:right="540"/>
        <w:jc w:val="both"/>
        <w:rPr>
          <w:b/>
          <w:bCs/>
        </w:rPr>
      </w:pPr>
      <w:r w:rsidRPr="007C63F2">
        <w:rPr>
          <w:b/>
          <w:bCs/>
        </w:rPr>
        <w:lastRenderedPageBreak/>
        <w:t>Course - Course subtitles, Course – Course requirements:</w:t>
      </w:r>
      <w:r w:rsidRPr="007C63F2">
        <w:t xml:space="preserve"> </w:t>
      </w:r>
      <w:r w:rsidR="003E1E29" w:rsidRPr="007C63F2">
        <w:t xml:space="preserve">We will create bridge tables for </w:t>
      </w:r>
      <w:r w:rsidR="009477F9" w:rsidRPr="007C63F2">
        <w:t>cou</w:t>
      </w:r>
      <w:r w:rsidR="00C14E9C" w:rsidRPr="007C63F2">
        <w:t>r</w:t>
      </w:r>
      <w:r w:rsidR="009477F9" w:rsidRPr="007C63F2">
        <w:t>se requir</w:t>
      </w:r>
      <w:r w:rsidR="00C14E9C" w:rsidRPr="007C63F2">
        <w:t>e</w:t>
      </w:r>
      <w:r w:rsidR="009477F9" w:rsidRPr="007C63F2">
        <w:t>ments</w:t>
      </w:r>
      <w:r w:rsidR="00C14E9C" w:rsidRPr="007C63F2">
        <w:t xml:space="preserve"> and subtitles as these data can be relevant to identify </w:t>
      </w:r>
      <w:r w:rsidR="00746E7B">
        <w:t xml:space="preserve">the need for other courses </w:t>
      </w:r>
      <w:r w:rsidR="00C14E9C" w:rsidRPr="007C63F2">
        <w:t xml:space="preserve">and </w:t>
      </w:r>
      <w:r w:rsidR="00C14E9C" w:rsidRPr="004F5C04">
        <w:t xml:space="preserve">languages. </w:t>
      </w:r>
    </w:p>
    <w:p w14:paraId="3B487F36" w14:textId="066A10CC" w:rsidR="003E1E29" w:rsidRPr="009455A1" w:rsidRDefault="00001EB0" w:rsidP="00E97249">
      <w:pPr>
        <w:spacing w:after="360"/>
        <w:ind w:left="900" w:right="540"/>
        <w:jc w:val="both"/>
        <w:rPr>
          <w:b/>
          <w:bCs/>
        </w:rPr>
      </w:pPr>
      <w:r w:rsidRPr="004F5C04">
        <w:t>All</w:t>
      </w:r>
      <w:r w:rsidR="00CB79AA" w:rsidRPr="004F5C04">
        <w:t xml:space="preserve"> bridge tables will be included initially only in the tutoring </w:t>
      </w:r>
      <w:r w:rsidR="00C73946" w:rsidRPr="004F5C04">
        <w:t>scheme and</w:t>
      </w:r>
      <w:r w:rsidR="00CB79AA" w:rsidRPr="004F5C04">
        <w:t xml:space="preserve"> will not be included in the sales scheme as they are not so relevant for sales analysis.</w:t>
      </w:r>
    </w:p>
    <w:p w14:paraId="65637F29" w14:textId="2089805A" w:rsidR="00B410D4" w:rsidRPr="00EF2011" w:rsidRDefault="00B410D4" w:rsidP="00EF356E">
      <w:pPr>
        <w:spacing w:after="360"/>
        <w:ind w:left="900" w:right="540"/>
        <w:jc w:val="both"/>
        <w:rPr>
          <w:b/>
          <w:bCs/>
          <w:color w:val="0070C0"/>
        </w:rPr>
      </w:pPr>
      <w:r w:rsidRPr="00EF2011">
        <w:rPr>
          <w:b/>
          <w:bCs/>
          <w:color w:val="0070C0"/>
        </w:rPr>
        <w:t>Time-dependent Relationships (Historical)</w:t>
      </w:r>
    </w:p>
    <w:p w14:paraId="588331A4" w14:textId="47AF9CD3" w:rsidR="001E29B7" w:rsidRPr="009455A1" w:rsidRDefault="0073087B" w:rsidP="0073087B">
      <w:pPr>
        <w:spacing w:after="360"/>
        <w:ind w:left="900" w:right="540"/>
        <w:jc w:val="both"/>
      </w:pPr>
      <w:r w:rsidRPr="009455A1">
        <w:t>A special problem which occurs very commonly in data warehousing is that the values of the attributes and the relations can vary over the time. Consequently, it is necessary to evaluate how to deal with these changes. Some alternatives are overwriting</w:t>
      </w:r>
      <w:r w:rsidR="003F092E" w:rsidRPr="009455A1">
        <w:t xml:space="preserve"> the old values that change in the dimension tables</w:t>
      </w:r>
      <w:r w:rsidRPr="009455A1">
        <w:t xml:space="preserve"> or creating</w:t>
      </w:r>
      <w:r w:rsidR="005C0B25" w:rsidRPr="009455A1">
        <w:t xml:space="preserve"> </w:t>
      </w:r>
      <w:r w:rsidRPr="009455A1">
        <w:t>a</w:t>
      </w:r>
      <w:r w:rsidR="005C0B25" w:rsidRPr="009455A1">
        <w:rPr>
          <w:b/>
          <w:bCs/>
        </w:rPr>
        <w:t xml:space="preserve"> </w:t>
      </w:r>
      <w:r w:rsidR="001E29B7" w:rsidRPr="009455A1">
        <w:t>slowly changing dimension</w:t>
      </w:r>
      <w:r w:rsidRPr="009455A1">
        <w:t xml:space="preserve">. </w:t>
      </w:r>
      <w:r w:rsidR="005C0B25" w:rsidRPr="009455A1">
        <w:t xml:space="preserve"> </w:t>
      </w:r>
      <w:r w:rsidRPr="009455A1">
        <w:t>In the latter,</w:t>
      </w:r>
      <w:r w:rsidR="001E29B7" w:rsidRPr="009455A1">
        <w:t xml:space="preserve"> a new row </w:t>
      </w:r>
      <w:r w:rsidRPr="009455A1">
        <w:t xml:space="preserve">is created each </w:t>
      </w:r>
      <w:r w:rsidR="001E29B7" w:rsidRPr="009455A1">
        <w:t xml:space="preserve">time the underlying component entity changes some important characteristic. The purpose of this is to record the state of the dimension entity at the time each transaction took place. </w:t>
      </w:r>
    </w:p>
    <w:p w14:paraId="359CAF50" w14:textId="77D0047E" w:rsidR="006818DB" w:rsidRPr="009455A1" w:rsidRDefault="0073087B" w:rsidP="006818DB">
      <w:pPr>
        <w:spacing w:after="360"/>
        <w:ind w:left="900" w:right="540"/>
        <w:jc w:val="both"/>
      </w:pPr>
      <w:r w:rsidRPr="009455A1">
        <w:t>For the attributes of customer</w:t>
      </w:r>
      <w:r w:rsidR="005A558F" w:rsidRPr="009455A1">
        <w:t xml:space="preserve">, </w:t>
      </w:r>
      <w:r w:rsidRPr="009455A1">
        <w:t>tutor</w:t>
      </w:r>
      <w:r w:rsidR="005A558F" w:rsidRPr="009455A1">
        <w:t xml:space="preserve"> and student, </w:t>
      </w:r>
      <w:r w:rsidR="004E0564" w:rsidRPr="009455A1">
        <w:t>the old values will be overwritten.</w:t>
      </w:r>
      <w:r w:rsidR="006818DB" w:rsidRPr="009455A1">
        <w:t xml:space="preserve"> In the course dimension the attributes link for the course, time required, subtitles and requirements are overwritten too for the new values.</w:t>
      </w:r>
    </w:p>
    <w:p w14:paraId="33C013FC" w14:textId="4C3C1DAD" w:rsidR="00936A29" w:rsidRPr="009455A1" w:rsidRDefault="00CA7C2E" w:rsidP="0073087B">
      <w:pPr>
        <w:spacing w:after="360"/>
        <w:ind w:left="900" w:right="540"/>
        <w:jc w:val="both"/>
      </w:pPr>
      <w:r w:rsidRPr="009455A1">
        <w:t xml:space="preserve">For promotion and </w:t>
      </w:r>
      <w:r w:rsidR="006818DB" w:rsidRPr="009455A1">
        <w:t xml:space="preserve">the other attributes related to </w:t>
      </w:r>
      <w:r w:rsidRPr="009455A1">
        <w:t>course, a new row will be added with the new version of the attributes.</w:t>
      </w:r>
      <w:r w:rsidR="006818DB" w:rsidRPr="009455A1">
        <w:t xml:space="preserve"> </w:t>
      </w:r>
    </w:p>
    <w:p w14:paraId="236D98CC" w14:textId="77777777" w:rsidR="00EF356E" w:rsidRDefault="00EF356E" w:rsidP="00276B38">
      <w:pPr>
        <w:spacing w:after="360"/>
        <w:ind w:left="900" w:right="540"/>
        <w:rPr>
          <w:color w:val="0070C0"/>
        </w:rPr>
      </w:pPr>
    </w:p>
    <w:p w14:paraId="5048617A" w14:textId="77777777" w:rsidR="00A1559C" w:rsidRDefault="00A1559C" w:rsidP="00276B38">
      <w:pPr>
        <w:spacing w:after="360"/>
        <w:ind w:left="900" w:right="540"/>
        <w:rPr>
          <w:color w:val="0070C0"/>
        </w:rPr>
      </w:pPr>
    </w:p>
    <w:p w14:paraId="6D58089F" w14:textId="77777777" w:rsidR="00A1559C" w:rsidRDefault="00A1559C" w:rsidP="00276B38">
      <w:pPr>
        <w:spacing w:after="360"/>
        <w:ind w:left="900" w:right="540"/>
        <w:rPr>
          <w:color w:val="0070C0"/>
        </w:rPr>
      </w:pPr>
    </w:p>
    <w:p w14:paraId="3E6F29F7" w14:textId="77777777" w:rsidR="00A1559C" w:rsidRDefault="00A1559C" w:rsidP="00276B38">
      <w:pPr>
        <w:spacing w:after="360"/>
        <w:ind w:left="900" w:right="540"/>
        <w:rPr>
          <w:color w:val="0070C0"/>
        </w:rPr>
      </w:pPr>
    </w:p>
    <w:p w14:paraId="1CC15227" w14:textId="77777777" w:rsidR="00EF356E" w:rsidRDefault="00EF356E">
      <w:pPr>
        <w:rPr>
          <w:color w:val="0070C0"/>
        </w:rPr>
      </w:pPr>
      <w:r>
        <w:rPr>
          <w:color w:val="0070C0"/>
        </w:rPr>
        <w:br w:type="page"/>
      </w:r>
    </w:p>
    <w:p w14:paraId="58968A0F" w14:textId="1F84166E" w:rsidR="00A1559C" w:rsidRPr="009455A1" w:rsidRDefault="00FE63DF" w:rsidP="00A1559C">
      <w:pPr>
        <w:spacing w:after="360"/>
        <w:ind w:left="900" w:right="540"/>
      </w:pPr>
      <w:r w:rsidRPr="009455A1">
        <w:lastRenderedPageBreak/>
        <w:t xml:space="preserve"> </w:t>
      </w:r>
      <w:r w:rsidR="00276B38" w:rsidRPr="009455A1">
        <w:t xml:space="preserve">In the following, the star schemas for </w:t>
      </w:r>
      <w:r w:rsidR="00FF0F1A" w:rsidRPr="009455A1">
        <w:t>sales and tutoring</w:t>
      </w:r>
      <w:r w:rsidR="00276B38" w:rsidRPr="009455A1">
        <w:t xml:space="preserve"> are depicted. </w:t>
      </w:r>
    </w:p>
    <w:p w14:paraId="7022545E" w14:textId="6F5A8428" w:rsidR="00094143" w:rsidRDefault="00DB5E10" w:rsidP="00C22D1B">
      <w:pPr>
        <w:pStyle w:val="Heading3"/>
        <w:ind w:left="900" w:right="540"/>
        <w:rPr>
          <w:color w:val="0070C0"/>
          <w:sz w:val="28"/>
          <w:szCs w:val="24"/>
        </w:rPr>
      </w:pPr>
      <w:bookmarkStart w:id="19" w:name="_Toc60923829"/>
      <w:r>
        <w:rPr>
          <w:color w:val="0070C0"/>
          <w:sz w:val="28"/>
          <w:szCs w:val="24"/>
        </w:rPr>
        <w:t>S</w:t>
      </w:r>
      <w:r w:rsidR="00010DA8" w:rsidRPr="00023F62">
        <w:rPr>
          <w:color w:val="0070C0"/>
          <w:sz w:val="28"/>
          <w:szCs w:val="24"/>
        </w:rPr>
        <w:t xml:space="preserve">ales </w:t>
      </w:r>
      <w:r w:rsidR="00023F62" w:rsidRPr="00023F62">
        <w:rPr>
          <w:color w:val="0070C0"/>
          <w:sz w:val="28"/>
          <w:szCs w:val="24"/>
        </w:rPr>
        <w:t>Star Schem</w:t>
      </w:r>
      <w:r w:rsidR="006E41E4">
        <w:rPr>
          <w:color w:val="0070C0"/>
          <w:sz w:val="28"/>
          <w:szCs w:val="24"/>
        </w:rPr>
        <w:t>a</w:t>
      </w:r>
      <w:bookmarkEnd w:id="19"/>
    </w:p>
    <w:p w14:paraId="7E8CD762" w14:textId="1CE31594" w:rsidR="0008587D" w:rsidRDefault="00645BD4" w:rsidP="00A1559C">
      <w:pPr>
        <w:spacing w:after="360"/>
        <w:ind w:left="900" w:right="540"/>
        <w:rPr>
          <w:color w:val="0070C0"/>
          <w:sz w:val="28"/>
          <w:szCs w:val="24"/>
        </w:rPr>
      </w:pPr>
      <w:r>
        <w:rPr>
          <w:noProof/>
        </w:rPr>
        <w:drawing>
          <wp:inline distT="0" distB="0" distL="0" distR="0" wp14:anchorId="4EBF9E6A" wp14:editId="11B34085">
            <wp:extent cx="6066692" cy="489522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8030" t="8330" r="14860" b="9747"/>
                    <a:stretch/>
                  </pic:blipFill>
                  <pic:spPr bwMode="auto">
                    <a:xfrm>
                      <a:off x="0" y="0"/>
                      <a:ext cx="6078790" cy="4904989"/>
                    </a:xfrm>
                    <a:prstGeom prst="rect">
                      <a:avLst/>
                    </a:prstGeom>
                    <a:ln>
                      <a:noFill/>
                    </a:ln>
                    <a:extLst>
                      <a:ext uri="{53640926-AAD7-44D8-BBD7-CCE9431645EC}">
                        <a14:shadowObscured xmlns:a14="http://schemas.microsoft.com/office/drawing/2010/main"/>
                      </a:ext>
                    </a:extLst>
                  </pic:spPr>
                </pic:pic>
              </a:graphicData>
            </a:graphic>
          </wp:inline>
        </w:drawing>
      </w:r>
    </w:p>
    <w:p w14:paraId="569B3D05" w14:textId="0BBF8CAC" w:rsidR="00CA54EC" w:rsidRDefault="00CA54EC" w:rsidP="006E3898">
      <w:pPr>
        <w:rPr>
          <w:rFonts w:eastAsiaTheme="majorEastAsia" w:cstheme="majorBidi"/>
          <w:bCs/>
          <w:sz w:val="28"/>
          <w:szCs w:val="24"/>
        </w:rPr>
      </w:pPr>
      <w:r>
        <w:rPr>
          <w:rFonts w:eastAsiaTheme="majorEastAsia" w:cstheme="majorBidi"/>
          <w:bCs/>
          <w:sz w:val="28"/>
          <w:szCs w:val="24"/>
        </w:rPr>
        <w:tab/>
      </w:r>
    </w:p>
    <w:p w14:paraId="1B844034" w14:textId="77777777" w:rsidR="00CB1C56" w:rsidRDefault="00CB1C56">
      <w:pPr>
        <w:rPr>
          <w:rFonts w:eastAsiaTheme="majorEastAsia" w:cstheme="majorBidi"/>
          <w:bCs/>
          <w:color w:val="0070C0"/>
          <w:sz w:val="28"/>
          <w:szCs w:val="24"/>
        </w:rPr>
      </w:pPr>
      <w:r>
        <w:rPr>
          <w:color w:val="0070C0"/>
          <w:sz w:val="28"/>
          <w:szCs w:val="24"/>
        </w:rPr>
        <w:br w:type="page"/>
      </w:r>
    </w:p>
    <w:p w14:paraId="0ACE3877" w14:textId="54494FB9" w:rsidR="000534C3" w:rsidRDefault="000534C3" w:rsidP="000534C3">
      <w:pPr>
        <w:pStyle w:val="Heading3"/>
        <w:ind w:left="900" w:right="540"/>
        <w:rPr>
          <w:color w:val="0070C0"/>
          <w:sz w:val="28"/>
          <w:szCs w:val="24"/>
        </w:rPr>
      </w:pPr>
      <w:bookmarkStart w:id="20" w:name="_Toc60923830"/>
      <w:r w:rsidRPr="00023F62">
        <w:rPr>
          <w:color w:val="0070C0"/>
          <w:sz w:val="28"/>
          <w:szCs w:val="24"/>
        </w:rPr>
        <w:lastRenderedPageBreak/>
        <w:t>Tutoring</w:t>
      </w:r>
      <w:r w:rsidR="00023F62" w:rsidRPr="00023F62">
        <w:rPr>
          <w:color w:val="0070C0"/>
          <w:sz w:val="28"/>
          <w:szCs w:val="24"/>
        </w:rPr>
        <w:t xml:space="preserve"> Star Schem</w:t>
      </w:r>
      <w:r w:rsidR="006E41E4">
        <w:rPr>
          <w:color w:val="0070C0"/>
          <w:sz w:val="28"/>
          <w:szCs w:val="24"/>
        </w:rPr>
        <w:t>a</w:t>
      </w:r>
      <w:bookmarkEnd w:id="20"/>
    </w:p>
    <w:p w14:paraId="3CBF1D27" w14:textId="60C715BE" w:rsidR="000534C3" w:rsidRDefault="00CE3F6F" w:rsidP="00645BD4">
      <w:pPr>
        <w:spacing w:after="360"/>
        <w:ind w:right="540"/>
        <w:rPr>
          <w:highlight w:val="green"/>
        </w:rPr>
      </w:pPr>
      <w:r>
        <w:rPr>
          <w:noProof/>
        </w:rPr>
        <w:drawing>
          <wp:inline distT="0" distB="0" distL="0" distR="0" wp14:anchorId="509A0EE9" wp14:editId="20A4CAE6">
            <wp:extent cx="6453067" cy="3985846"/>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177" t="8176" r="4624" b="10350"/>
                    <a:stretch/>
                  </pic:blipFill>
                  <pic:spPr bwMode="auto">
                    <a:xfrm>
                      <a:off x="0" y="0"/>
                      <a:ext cx="6499167" cy="4014320"/>
                    </a:xfrm>
                    <a:prstGeom prst="rect">
                      <a:avLst/>
                    </a:prstGeom>
                    <a:ln>
                      <a:noFill/>
                    </a:ln>
                    <a:extLst>
                      <a:ext uri="{53640926-AAD7-44D8-BBD7-CCE9431645EC}">
                        <a14:shadowObscured xmlns:a14="http://schemas.microsoft.com/office/drawing/2010/main"/>
                      </a:ext>
                    </a:extLst>
                  </pic:spPr>
                </pic:pic>
              </a:graphicData>
            </a:graphic>
          </wp:inline>
        </w:drawing>
      </w:r>
    </w:p>
    <w:p w14:paraId="619DA488" w14:textId="0E4CB438" w:rsidR="00276B38" w:rsidRPr="009455A1" w:rsidRDefault="00276B38" w:rsidP="00276B38">
      <w:pPr>
        <w:spacing w:after="360"/>
        <w:ind w:left="900" w:right="540"/>
      </w:pPr>
      <w:r w:rsidRPr="009455A1">
        <w:t>The abbreviations (FK) and (PK) after the attributes stand for foreign key and primary key, respectively.</w:t>
      </w:r>
    </w:p>
    <w:p w14:paraId="058D1D18" w14:textId="2BA46B32" w:rsidR="001344DB" w:rsidRPr="009455A1" w:rsidRDefault="001344DB" w:rsidP="001E29B7">
      <w:pPr>
        <w:spacing w:after="360"/>
        <w:ind w:left="900" w:right="540"/>
        <w:jc w:val="both"/>
        <w:rPr>
          <w:sz w:val="20"/>
          <w:szCs w:val="24"/>
        </w:rPr>
      </w:pPr>
      <w:r w:rsidRPr="009455A1">
        <w:t xml:space="preserve">Although a star schema was chosen, the </w:t>
      </w:r>
      <w:r w:rsidR="00ED47F0" w:rsidRPr="009455A1">
        <w:t xml:space="preserve">last </w:t>
      </w:r>
      <w:r w:rsidRPr="009455A1">
        <w:t>schema depicted below look</w:t>
      </w:r>
      <w:r w:rsidR="00ED47F0" w:rsidRPr="009455A1">
        <w:t>s</w:t>
      </w:r>
      <w:r w:rsidRPr="009455A1">
        <w:t xml:space="preserve"> like a snowflake schema. This is due to the brid</w:t>
      </w:r>
      <w:r w:rsidR="00C23578" w:rsidRPr="009455A1">
        <w:t>g</w:t>
      </w:r>
      <w:r w:rsidRPr="009455A1">
        <w:t xml:space="preserve">e tables, that were used to map multiple arcs. </w:t>
      </w:r>
      <w:r w:rsidR="00B64697" w:rsidRPr="009455A1">
        <w:t>As</w:t>
      </w:r>
      <w:r w:rsidRPr="009455A1">
        <w:t xml:space="preserve"> multiple arcs could </w:t>
      </w:r>
      <w:proofErr w:type="gramStart"/>
      <w:r w:rsidRPr="009455A1">
        <w:t>be ”unfold</w:t>
      </w:r>
      <w:proofErr w:type="gramEnd"/>
      <w:r w:rsidRPr="009455A1">
        <w:t>”</w:t>
      </w:r>
      <w:r w:rsidR="00C52DEA" w:rsidRPr="009455A1">
        <w:t>, t</w:t>
      </w:r>
      <w:r w:rsidRPr="009455A1">
        <w:t>his would considerably increase the size of the dimension tables</w:t>
      </w:r>
      <w:r w:rsidR="00EA5886" w:rsidRPr="009455A1">
        <w:t xml:space="preserve">. </w:t>
      </w:r>
    </w:p>
    <w:p w14:paraId="60632B3F" w14:textId="77777777" w:rsidR="00A0760B" w:rsidRPr="00EE639E" w:rsidRDefault="00A0760B" w:rsidP="00E86198">
      <w:pPr>
        <w:ind w:left="900" w:right="540"/>
        <w:jc w:val="both"/>
        <w:rPr>
          <w:highlight w:val="yellow"/>
        </w:rPr>
      </w:pPr>
    </w:p>
    <w:p w14:paraId="52750971" w14:textId="07E21B5B" w:rsidR="00FB3FE0" w:rsidRPr="00E453D0" w:rsidRDefault="004F1F1A" w:rsidP="00456436">
      <w:pPr>
        <w:pStyle w:val="ChapterNumber"/>
        <w:numPr>
          <w:ilvl w:val="0"/>
          <w:numId w:val="42"/>
        </w:numPr>
        <w:ind w:right="540"/>
        <w:rPr>
          <w:sz w:val="20"/>
          <w:szCs w:val="24"/>
        </w:rPr>
      </w:pPr>
      <w:bookmarkStart w:id="21" w:name="_Toc60923831"/>
      <w:r>
        <w:rPr>
          <w:sz w:val="28"/>
          <w:szCs w:val="28"/>
        </w:rPr>
        <w:t>Implementation</w:t>
      </w:r>
      <w:bookmarkEnd w:id="21"/>
    </w:p>
    <w:p w14:paraId="6FDAAAC3" w14:textId="77777777" w:rsidR="00456436" w:rsidRPr="00456436" w:rsidRDefault="00456436" w:rsidP="00456436">
      <w:pPr>
        <w:pStyle w:val="ListParagraph"/>
        <w:numPr>
          <w:ilvl w:val="0"/>
          <w:numId w:val="41"/>
        </w:numPr>
        <w:spacing w:after="360"/>
        <w:ind w:right="540"/>
        <w:jc w:val="center"/>
        <w:rPr>
          <w:sz w:val="20"/>
          <w:szCs w:val="24"/>
        </w:rPr>
      </w:pPr>
    </w:p>
    <w:p w14:paraId="39E5D73B" w14:textId="638B190D" w:rsidR="00832B32" w:rsidRPr="008A7990" w:rsidRDefault="00EB268A" w:rsidP="000A1D48">
      <w:pPr>
        <w:spacing w:after="360"/>
        <w:ind w:left="900" w:right="540"/>
        <w:jc w:val="both"/>
      </w:pPr>
      <w:r w:rsidRPr="000A1D48">
        <w:t xml:space="preserve">To </w:t>
      </w:r>
      <w:r w:rsidR="00600642" w:rsidRPr="000A1D48">
        <w:t xml:space="preserve">implement and </w:t>
      </w:r>
      <w:r w:rsidRPr="000A1D48">
        <w:t>exemplify the queries a more simplified database will be generated. The customer and student dimensions will be unified, and we will not use bridge tables</w:t>
      </w:r>
      <w:r w:rsidR="008A7990" w:rsidRPr="000A1D48">
        <w:t>.</w:t>
      </w:r>
      <w:r w:rsidR="00832B32" w:rsidRPr="009455A1">
        <w:t xml:space="preserve"> </w:t>
      </w:r>
    </w:p>
    <w:p w14:paraId="0D0445B4" w14:textId="6A4CF8A3" w:rsidR="00832B32" w:rsidRDefault="00832B32" w:rsidP="00832B32"/>
    <w:p w14:paraId="25EB7B27" w14:textId="77777777" w:rsidR="000A1D48" w:rsidRPr="000A1D48" w:rsidRDefault="000A1D48" w:rsidP="00832B32"/>
    <w:p w14:paraId="0EB2437B" w14:textId="1A8DCDB1" w:rsidR="00B311ED" w:rsidRPr="008C0E2A" w:rsidRDefault="00B311ED" w:rsidP="00456436">
      <w:pPr>
        <w:pStyle w:val="Heading3"/>
        <w:ind w:left="720" w:right="540"/>
        <w:rPr>
          <w:color w:val="0070C0"/>
          <w:sz w:val="28"/>
          <w:szCs w:val="24"/>
        </w:rPr>
      </w:pPr>
      <w:bookmarkStart w:id="22" w:name="_Toc60923832"/>
      <w:r>
        <w:rPr>
          <w:color w:val="0070C0"/>
          <w:sz w:val="28"/>
          <w:szCs w:val="24"/>
        </w:rPr>
        <w:lastRenderedPageBreak/>
        <w:t>4</w:t>
      </w:r>
      <w:r w:rsidRPr="008C0E2A">
        <w:rPr>
          <w:color w:val="0070C0"/>
          <w:sz w:val="28"/>
          <w:szCs w:val="24"/>
        </w:rPr>
        <w:t>.</w:t>
      </w:r>
      <w:r>
        <w:rPr>
          <w:color w:val="0070C0"/>
          <w:sz w:val="28"/>
          <w:szCs w:val="24"/>
        </w:rPr>
        <w:t>1</w:t>
      </w:r>
      <w:r w:rsidRPr="008C0E2A">
        <w:rPr>
          <w:color w:val="0070C0"/>
          <w:sz w:val="28"/>
          <w:szCs w:val="24"/>
        </w:rPr>
        <w:t xml:space="preserve"> </w:t>
      </w:r>
      <w:r>
        <w:rPr>
          <w:color w:val="0070C0"/>
          <w:sz w:val="28"/>
          <w:szCs w:val="24"/>
        </w:rPr>
        <w:t>SQL Scripts</w:t>
      </w:r>
      <w:bookmarkEnd w:id="22"/>
    </w:p>
    <w:p w14:paraId="67D385BF" w14:textId="77777777" w:rsidR="00B311ED" w:rsidRPr="003E0875" w:rsidRDefault="00B311ED" w:rsidP="00B311ED">
      <w:pPr>
        <w:ind w:left="900" w:right="540"/>
        <w:jc w:val="both"/>
        <w:rPr>
          <w:sz w:val="20"/>
          <w:szCs w:val="24"/>
          <w:lang w:val="en-GB"/>
        </w:rPr>
      </w:pPr>
      <w:r>
        <w:rPr>
          <w:sz w:val="20"/>
          <w:szCs w:val="24"/>
        </w:rPr>
        <w:t>To achieve the goal proposed in the Logical design chapter, the following SQL Scripts were implemented for each of the dimensions and facts proposed and explained on earlier chapters:</w:t>
      </w:r>
    </w:p>
    <w:p w14:paraId="38BED5D7" w14:textId="77777777" w:rsidR="00B311ED" w:rsidRPr="003B4F59" w:rsidRDefault="00B311ED" w:rsidP="00B311ED">
      <w:pPr>
        <w:pStyle w:val="Heading4"/>
        <w:ind w:left="900" w:right="540"/>
        <w:jc w:val="both"/>
        <w:rPr>
          <w:sz w:val="22"/>
          <w:szCs w:val="24"/>
        </w:rPr>
      </w:pPr>
      <w:bookmarkStart w:id="23" w:name="_Toc60923833"/>
      <w:r>
        <w:rPr>
          <w:sz w:val="22"/>
          <w:szCs w:val="24"/>
        </w:rPr>
        <w:t>Course</w:t>
      </w:r>
      <w:bookmarkEnd w:id="23"/>
    </w:p>
    <w:p w14:paraId="0C1E70B3" w14:textId="17AD964C"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TABLE</w:t>
      </w:r>
      <w:r>
        <w:rPr>
          <w:rFonts w:ascii="Courier" w:hAnsi="Courier" w:cs="Courier"/>
          <w:szCs w:val="18"/>
        </w:rPr>
        <w:t xml:space="preserve"> </w:t>
      </w:r>
      <w:proofErr w:type="spellStart"/>
      <w:r w:rsidRPr="00A52B7F">
        <w:rPr>
          <w:rFonts w:ascii="Courier" w:hAnsi="Courier" w:cs="Courier"/>
          <w:szCs w:val="18"/>
        </w:rPr>
        <w:t>public.d</w:t>
      </w:r>
      <w:r>
        <w:rPr>
          <w:rFonts w:ascii="Courier" w:hAnsi="Courier" w:cs="Courier"/>
          <w:szCs w:val="18"/>
        </w:rPr>
        <w:t>im_course</w:t>
      </w:r>
      <w:proofErr w:type="spellEnd"/>
    </w:p>
    <w:p w14:paraId="06D64378"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64E70E29" w14:textId="7C88E04B"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C13879">
        <w:rPr>
          <w:rFonts w:ascii="Courier" w:hAnsi="Courier" w:cs="Courier"/>
          <w:szCs w:val="18"/>
        </w:rPr>
        <w:t>c</w:t>
      </w:r>
      <w:r>
        <w:rPr>
          <w:rFonts w:ascii="Courier" w:hAnsi="Courier" w:cs="Courier"/>
          <w:szCs w:val="18"/>
        </w:rPr>
        <w:t>ourse</w:t>
      </w:r>
      <w:r w:rsidR="00C13879">
        <w:rPr>
          <w:rFonts w:ascii="Courier" w:hAnsi="Courier" w:cs="Courier"/>
          <w:szCs w:val="18"/>
        </w:rPr>
        <w:t>_</w:t>
      </w:r>
      <w:r>
        <w:rPr>
          <w:rFonts w:ascii="Courier" w:hAnsi="Courier" w:cs="Courier"/>
          <w:szCs w:val="18"/>
        </w:rPr>
        <w:t>id</w:t>
      </w:r>
      <w:proofErr w:type="spellEnd"/>
      <w:r>
        <w:rPr>
          <w:rFonts w:ascii="Courier" w:hAnsi="Courier" w:cs="Courier"/>
          <w:szCs w:val="18"/>
        </w:rPr>
        <w:t xml:space="preserve"> BIGSERIAL</w:t>
      </w:r>
    </w:p>
    <w:p w14:paraId="0F17243F"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course_name</w:t>
      </w:r>
      <w:proofErr w:type="spellEnd"/>
      <w:r>
        <w:rPr>
          <w:rFonts w:ascii="Courier" w:hAnsi="Courier" w:cs="Courier"/>
          <w:szCs w:val="18"/>
        </w:rPr>
        <w:t xml:space="preserve"> </w:t>
      </w:r>
      <w:proofErr w:type="gramStart"/>
      <w:r>
        <w:rPr>
          <w:rFonts w:ascii="Courier" w:hAnsi="Courier" w:cs="Courier"/>
          <w:color w:val="0000FF"/>
          <w:szCs w:val="18"/>
        </w:rPr>
        <w:t>VARCHAR</w:t>
      </w:r>
      <w:r>
        <w:rPr>
          <w:rFonts w:ascii="Courier" w:hAnsi="Courier" w:cs="Courier"/>
          <w:szCs w:val="18"/>
        </w:rPr>
        <w:t>(</w:t>
      </w:r>
      <w:proofErr w:type="gramEnd"/>
      <w:r>
        <w:rPr>
          <w:rFonts w:ascii="Courier" w:hAnsi="Courier" w:cs="Courier"/>
          <w:szCs w:val="18"/>
        </w:rPr>
        <w:t>132)</w:t>
      </w:r>
    </w:p>
    <w:p w14:paraId="05D64734"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course_type</w:t>
      </w:r>
      <w:proofErr w:type="spellEnd"/>
      <w:r>
        <w:rPr>
          <w:rFonts w:ascii="Courier" w:hAnsi="Courier" w:cs="Courier"/>
          <w:szCs w:val="18"/>
        </w:rPr>
        <w:t xml:space="preserve"> </w:t>
      </w:r>
      <w:proofErr w:type="gramStart"/>
      <w:r>
        <w:rPr>
          <w:rFonts w:ascii="Courier" w:hAnsi="Courier" w:cs="Courier"/>
          <w:color w:val="0000FF"/>
          <w:szCs w:val="18"/>
        </w:rPr>
        <w:t>VARCHAR</w:t>
      </w:r>
      <w:r>
        <w:rPr>
          <w:rFonts w:ascii="Courier" w:hAnsi="Courier" w:cs="Courier"/>
          <w:szCs w:val="18"/>
        </w:rPr>
        <w:t>(</w:t>
      </w:r>
      <w:proofErr w:type="gramEnd"/>
      <w:r>
        <w:rPr>
          <w:rFonts w:ascii="Courier" w:hAnsi="Courier" w:cs="Courier"/>
          <w:szCs w:val="18"/>
        </w:rPr>
        <w:t>14)</w:t>
      </w:r>
    </w:p>
    <w:p w14:paraId="08763FDB"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time_required</w:t>
      </w:r>
      <w:proofErr w:type="spellEnd"/>
      <w:r>
        <w:rPr>
          <w:rFonts w:ascii="Courier" w:hAnsi="Courier" w:cs="Courier"/>
          <w:szCs w:val="18"/>
        </w:rPr>
        <w:t xml:space="preserve"> </w:t>
      </w:r>
      <w:proofErr w:type="gramStart"/>
      <w:r>
        <w:rPr>
          <w:rFonts w:ascii="Courier" w:hAnsi="Courier" w:cs="Courier"/>
          <w:color w:val="0000FF"/>
          <w:szCs w:val="18"/>
        </w:rPr>
        <w:t>NUMERIC</w:t>
      </w:r>
      <w:r>
        <w:rPr>
          <w:rFonts w:ascii="Courier" w:hAnsi="Courier" w:cs="Courier"/>
          <w:szCs w:val="18"/>
        </w:rPr>
        <w:t>(</w:t>
      </w:r>
      <w:proofErr w:type="gramEnd"/>
      <w:r>
        <w:rPr>
          <w:rFonts w:ascii="Courier" w:hAnsi="Courier" w:cs="Courier"/>
          <w:szCs w:val="18"/>
        </w:rPr>
        <w:t>97, -1)</w:t>
      </w:r>
    </w:p>
    <w:p w14:paraId="3B7C5D3F"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course_language</w:t>
      </w:r>
      <w:proofErr w:type="spellEnd"/>
      <w:r>
        <w:rPr>
          <w:rFonts w:ascii="Courier" w:hAnsi="Courier" w:cs="Courier"/>
          <w:szCs w:val="18"/>
        </w:rPr>
        <w:t xml:space="preserve"> </w:t>
      </w:r>
      <w:proofErr w:type="gramStart"/>
      <w:r>
        <w:rPr>
          <w:rFonts w:ascii="Courier" w:hAnsi="Courier" w:cs="Courier"/>
          <w:color w:val="0000FF"/>
          <w:szCs w:val="18"/>
        </w:rPr>
        <w:t>VARCHAR</w:t>
      </w:r>
      <w:r>
        <w:rPr>
          <w:rFonts w:ascii="Courier" w:hAnsi="Courier" w:cs="Courier"/>
          <w:szCs w:val="18"/>
        </w:rPr>
        <w:t>(</w:t>
      </w:r>
      <w:proofErr w:type="gramEnd"/>
      <w:r>
        <w:rPr>
          <w:rFonts w:ascii="Courier" w:hAnsi="Courier" w:cs="Courier"/>
          <w:szCs w:val="18"/>
        </w:rPr>
        <w:t>22)</w:t>
      </w:r>
    </w:p>
    <w:p w14:paraId="2D120591"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course_subtitles</w:t>
      </w:r>
      <w:proofErr w:type="spellEnd"/>
      <w:r>
        <w:rPr>
          <w:rFonts w:ascii="Courier" w:hAnsi="Courier" w:cs="Courier"/>
          <w:szCs w:val="18"/>
        </w:rPr>
        <w:t xml:space="preserve"> </w:t>
      </w:r>
      <w:proofErr w:type="gramStart"/>
      <w:r>
        <w:rPr>
          <w:rFonts w:ascii="Courier" w:hAnsi="Courier" w:cs="Courier"/>
          <w:color w:val="0000FF"/>
          <w:szCs w:val="18"/>
        </w:rPr>
        <w:t>VARCHAR</w:t>
      </w:r>
      <w:r>
        <w:rPr>
          <w:rFonts w:ascii="Courier" w:hAnsi="Courier" w:cs="Courier"/>
          <w:szCs w:val="18"/>
        </w:rPr>
        <w:t>(</w:t>
      </w:r>
      <w:proofErr w:type="gramEnd"/>
      <w:r>
        <w:rPr>
          <w:rFonts w:ascii="Courier" w:hAnsi="Courier" w:cs="Courier"/>
          <w:szCs w:val="18"/>
        </w:rPr>
        <w:t>271)</w:t>
      </w:r>
    </w:p>
    <w:p w14:paraId="276C50B0"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course_skills</w:t>
      </w:r>
      <w:proofErr w:type="spellEnd"/>
      <w:r>
        <w:rPr>
          <w:rFonts w:ascii="Courier" w:hAnsi="Courier" w:cs="Courier"/>
          <w:szCs w:val="18"/>
        </w:rPr>
        <w:t xml:space="preserve"> </w:t>
      </w:r>
      <w:proofErr w:type="gramStart"/>
      <w:r>
        <w:rPr>
          <w:rFonts w:ascii="Courier" w:hAnsi="Courier" w:cs="Courier"/>
          <w:color w:val="0000FF"/>
          <w:szCs w:val="18"/>
        </w:rPr>
        <w:t>VARCHAR</w:t>
      </w:r>
      <w:r>
        <w:rPr>
          <w:rFonts w:ascii="Courier" w:hAnsi="Courier" w:cs="Courier"/>
          <w:szCs w:val="18"/>
        </w:rPr>
        <w:t>(</w:t>
      </w:r>
      <w:proofErr w:type="gramEnd"/>
      <w:r>
        <w:rPr>
          <w:rFonts w:ascii="Courier" w:hAnsi="Courier" w:cs="Courier"/>
          <w:szCs w:val="18"/>
        </w:rPr>
        <w:t>148)</w:t>
      </w:r>
    </w:p>
    <w:p w14:paraId="01602E95"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course_rating</w:t>
      </w:r>
      <w:proofErr w:type="spellEnd"/>
      <w:r>
        <w:rPr>
          <w:rFonts w:ascii="Courier" w:hAnsi="Courier" w:cs="Courier"/>
          <w:szCs w:val="18"/>
        </w:rPr>
        <w:t xml:space="preserve"> </w:t>
      </w:r>
      <w:r>
        <w:rPr>
          <w:rFonts w:ascii="Courier" w:hAnsi="Courier" w:cs="Courier"/>
          <w:color w:val="0000FF"/>
          <w:szCs w:val="18"/>
        </w:rPr>
        <w:t>BIGINT</w:t>
      </w:r>
    </w:p>
    <w:p w14:paraId="61E7B7E9"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category </w:t>
      </w:r>
      <w:proofErr w:type="gramStart"/>
      <w:r>
        <w:rPr>
          <w:rFonts w:ascii="Courier" w:hAnsi="Courier" w:cs="Courier"/>
          <w:color w:val="0000FF"/>
          <w:szCs w:val="18"/>
        </w:rPr>
        <w:t>VARCHAR</w:t>
      </w:r>
      <w:r>
        <w:rPr>
          <w:rFonts w:ascii="Courier" w:hAnsi="Courier" w:cs="Courier"/>
          <w:szCs w:val="18"/>
        </w:rPr>
        <w:t>(</w:t>
      </w:r>
      <w:proofErr w:type="gramEnd"/>
      <w:r>
        <w:rPr>
          <w:rFonts w:ascii="Courier" w:hAnsi="Courier" w:cs="Courier"/>
          <w:szCs w:val="18"/>
        </w:rPr>
        <w:t>32)</w:t>
      </w:r>
    </w:p>
    <w:p w14:paraId="11873ED0"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sub_category</w:t>
      </w:r>
      <w:proofErr w:type="spellEnd"/>
      <w:r>
        <w:rPr>
          <w:rFonts w:ascii="Courier" w:hAnsi="Courier" w:cs="Courier"/>
          <w:szCs w:val="18"/>
        </w:rPr>
        <w:t xml:space="preserve"> </w:t>
      </w:r>
      <w:proofErr w:type="gramStart"/>
      <w:r>
        <w:rPr>
          <w:rFonts w:ascii="Courier" w:hAnsi="Courier" w:cs="Courier"/>
          <w:color w:val="0000FF"/>
          <w:szCs w:val="18"/>
        </w:rPr>
        <w:t>VARCHAR</w:t>
      </w:r>
      <w:r>
        <w:rPr>
          <w:rFonts w:ascii="Courier" w:hAnsi="Courier" w:cs="Courier"/>
          <w:szCs w:val="18"/>
        </w:rPr>
        <w:t>(</w:t>
      </w:r>
      <w:proofErr w:type="gramEnd"/>
      <w:r>
        <w:rPr>
          <w:rFonts w:ascii="Courier" w:hAnsi="Courier" w:cs="Courier"/>
          <w:szCs w:val="18"/>
        </w:rPr>
        <w:t>40)</w:t>
      </w:r>
    </w:p>
    <w:p w14:paraId="0C81765A"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course_level</w:t>
      </w:r>
      <w:proofErr w:type="spellEnd"/>
      <w:r>
        <w:rPr>
          <w:rFonts w:ascii="Courier" w:hAnsi="Courier" w:cs="Courier"/>
          <w:szCs w:val="18"/>
        </w:rPr>
        <w:t xml:space="preserve"> </w:t>
      </w:r>
      <w:proofErr w:type="gramStart"/>
      <w:r>
        <w:rPr>
          <w:rFonts w:ascii="Courier" w:hAnsi="Courier" w:cs="Courier"/>
          <w:color w:val="0000FF"/>
          <w:szCs w:val="18"/>
        </w:rPr>
        <w:t>VARCHAR</w:t>
      </w:r>
      <w:r>
        <w:rPr>
          <w:rFonts w:ascii="Courier" w:hAnsi="Courier" w:cs="Courier"/>
          <w:szCs w:val="18"/>
        </w:rPr>
        <w:t>(</w:t>
      </w:r>
      <w:proofErr w:type="gramEnd"/>
      <w:r>
        <w:rPr>
          <w:rFonts w:ascii="Courier" w:hAnsi="Courier" w:cs="Courier"/>
          <w:szCs w:val="18"/>
        </w:rPr>
        <w:t>115)</w:t>
      </w:r>
    </w:p>
    <w:p w14:paraId="5DA6046E"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6094C9DC" w14:textId="77777777" w:rsidR="00A52B7F"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4504D078" w14:textId="4A23F5AD"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INDEX</w:t>
      </w:r>
      <w:r>
        <w:rPr>
          <w:rFonts w:ascii="Courier" w:hAnsi="Courier" w:cs="Courier"/>
          <w:szCs w:val="18"/>
        </w:rPr>
        <w:t xml:space="preserve"> </w:t>
      </w:r>
      <w:proofErr w:type="spellStart"/>
      <w:r>
        <w:rPr>
          <w:rFonts w:ascii="Courier" w:hAnsi="Courier" w:cs="Courier"/>
          <w:szCs w:val="18"/>
        </w:rPr>
        <w:t>idx_dim_course_lookup</w:t>
      </w:r>
      <w:proofErr w:type="spellEnd"/>
      <w:r>
        <w:rPr>
          <w:rFonts w:ascii="Courier" w:hAnsi="Courier" w:cs="Courier"/>
          <w:szCs w:val="18"/>
        </w:rPr>
        <w:t xml:space="preserve"> </w:t>
      </w:r>
      <w:r>
        <w:rPr>
          <w:rFonts w:ascii="Courier" w:hAnsi="Courier" w:cs="Courier"/>
          <w:color w:val="0000FF"/>
          <w:szCs w:val="18"/>
        </w:rPr>
        <w:t>ON</w:t>
      </w:r>
      <w:r>
        <w:rPr>
          <w:rFonts w:ascii="Courier" w:hAnsi="Courier" w:cs="Courier"/>
          <w:szCs w:val="18"/>
        </w:rPr>
        <w:t xml:space="preserve"> </w:t>
      </w:r>
      <w:proofErr w:type="spellStart"/>
      <w:r w:rsidRPr="00A52B7F">
        <w:rPr>
          <w:rFonts w:ascii="Courier" w:hAnsi="Courier" w:cs="Courier"/>
          <w:szCs w:val="18"/>
        </w:rPr>
        <w:t>public.d</w:t>
      </w:r>
      <w:r>
        <w:rPr>
          <w:rFonts w:ascii="Courier" w:hAnsi="Courier" w:cs="Courier"/>
          <w:szCs w:val="18"/>
        </w:rPr>
        <w:t>im_course</w:t>
      </w:r>
      <w:proofErr w:type="spellEnd"/>
      <w:r>
        <w:rPr>
          <w:rFonts w:ascii="Courier" w:hAnsi="Courier" w:cs="Courier"/>
          <w:szCs w:val="18"/>
        </w:rPr>
        <w:t>(</w:t>
      </w:r>
      <w:proofErr w:type="spellStart"/>
      <w:r w:rsidR="00C13879">
        <w:rPr>
          <w:rFonts w:ascii="Courier" w:hAnsi="Courier" w:cs="Courier"/>
          <w:szCs w:val="18"/>
        </w:rPr>
        <w:t>c</w:t>
      </w:r>
      <w:r>
        <w:rPr>
          <w:rFonts w:ascii="Courier" w:hAnsi="Courier" w:cs="Courier"/>
          <w:szCs w:val="18"/>
        </w:rPr>
        <w:t>ourse</w:t>
      </w:r>
      <w:r w:rsidR="00C13879">
        <w:rPr>
          <w:rFonts w:ascii="Courier" w:hAnsi="Courier" w:cs="Courier"/>
          <w:szCs w:val="18"/>
        </w:rPr>
        <w:t>_</w:t>
      </w:r>
      <w:r>
        <w:rPr>
          <w:rFonts w:ascii="Courier" w:hAnsi="Courier" w:cs="Courier"/>
          <w:szCs w:val="18"/>
        </w:rPr>
        <w:t>id</w:t>
      </w:r>
      <w:proofErr w:type="spellEnd"/>
      <w:r>
        <w:rPr>
          <w:rFonts w:ascii="Courier" w:hAnsi="Courier" w:cs="Courier"/>
          <w:szCs w:val="18"/>
        </w:rPr>
        <w:t>)</w:t>
      </w:r>
    </w:p>
    <w:p w14:paraId="6C5C44E3" w14:textId="77777777" w:rsidR="00A52B7F" w:rsidRDefault="00B311ED" w:rsidP="00A52B7F">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77012819" w14:textId="4710D8DC" w:rsidR="00B311ED" w:rsidRDefault="00B311ED" w:rsidP="00A52B7F">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INDEX</w:t>
      </w:r>
      <w:r>
        <w:rPr>
          <w:rFonts w:ascii="Courier" w:hAnsi="Courier" w:cs="Courier"/>
          <w:szCs w:val="18"/>
        </w:rPr>
        <w:t xml:space="preserve"> </w:t>
      </w:r>
      <w:proofErr w:type="spellStart"/>
      <w:r>
        <w:rPr>
          <w:rFonts w:ascii="Courier" w:hAnsi="Courier" w:cs="Courier"/>
          <w:szCs w:val="18"/>
        </w:rPr>
        <w:t>idx_dim_course_tk</w:t>
      </w:r>
      <w:proofErr w:type="spellEnd"/>
      <w:r>
        <w:rPr>
          <w:rFonts w:ascii="Courier" w:hAnsi="Courier" w:cs="Courier"/>
          <w:szCs w:val="18"/>
        </w:rPr>
        <w:t xml:space="preserve"> </w:t>
      </w:r>
      <w:r>
        <w:rPr>
          <w:rFonts w:ascii="Courier" w:hAnsi="Courier" w:cs="Courier"/>
          <w:color w:val="0000FF"/>
          <w:szCs w:val="18"/>
        </w:rPr>
        <w:t>ON</w:t>
      </w:r>
      <w:r>
        <w:rPr>
          <w:rFonts w:ascii="Courier" w:hAnsi="Courier" w:cs="Courier"/>
          <w:szCs w:val="18"/>
        </w:rPr>
        <w:t xml:space="preserve"> </w:t>
      </w:r>
      <w:proofErr w:type="spellStart"/>
      <w:r w:rsidRPr="00A52B7F">
        <w:rPr>
          <w:rFonts w:ascii="Courier" w:hAnsi="Courier" w:cs="Courier"/>
          <w:szCs w:val="18"/>
        </w:rPr>
        <w:t>public.dim_</w:t>
      </w:r>
      <w:r>
        <w:rPr>
          <w:rFonts w:ascii="Courier" w:hAnsi="Courier" w:cs="Courier"/>
          <w:szCs w:val="18"/>
        </w:rPr>
        <w:t>course</w:t>
      </w:r>
      <w:proofErr w:type="spellEnd"/>
      <w:r>
        <w:rPr>
          <w:rFonts w:ascii="Courier" w:hAnsi="Courier" w:cs="Courier"/>
          <w:szCs w:val="18"/>
        </w:rPr>
        <w:t>(</w:t>
      </w:r>
      <w:proofErr w:type="spellStart"/>
      <w:r>
        <w:rPr>
          <w:rFonts w:ascii="Courier" w:hAnsi="Courier" w:cs="Courier"/>
          <w:szCs w:val="18"/>
        </w:rPr>
        <w:t>course</w:t>
      </w:r>
      <w:r w:rsidR="00C13879">
        <w:rPr>
          <w:rFonts w:ascii="Courier" w:hAnsi="Courier" w:cs="Courier"/>
          <w:szCs w:val="18"/>
        </w:rPr>
        <w:t>_</w:t>
      </w:r>
      <w:r>
        <w:rPr>
          <w:rFonts w:ascii="Courier" w:hAnsi="Courier" w:cs="Courier"/>
          <w:szCs w:val="18"/>
        </w:rPr>
        <w:t>id</w:t>
      </w:r>
      <w:proofErr w:type="spellEnd"/>
      <w:r>
        <w:rPr>
          <w:rFonts w:ascii="Courier" w:hAnsi="Courier" w:cs="Courier"/>
          <w:szCs w:val="18"/>
        </w:rPr>
        <w:t>)</w:t>
      </w:r>
    </w:p>
    <w:p w14:paraId="645B8B29" w14:textId="77777777" w:rsidR="00A52B7F" w:rsidRDefault="00B311ED" w:rsidP="00A52B7F">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4A91B625" w14:textId="2ACBB7EB" w:rsidR="00283DB2" w:rsidRDefault="00283DB2" w:rsidP="00A52B7F">
      <w:pPr>
        <w:autoSpaceDE w:val="0"/>
        <w:autoSpaceDN w:val="0"/>
        <w:adjustRightInd w:val="0"/>
        <w:spacing w:after="0" w:line="240" w:lineRule="auto"/>
        <w:ind w:left="900"/>
        <w:rPr>
          <w:rFonts w:ascii="Courier" w:hAnsi="Courier" w:cs="Courier"/>
          <w:szCs w:val="18"/>
        </w:rPr>
      </w:pPr>
      <w:r w:rsidRPr="0080041A">
        <w:rPr>
          <w:rFonts w:ascii="Courier" w:hAnsi="Courier" w:cs="Courier"/>
          <w:color w:val="0000FF"/>
          <w:szCs w:val="18"/>
        </w:rPr>
        <w:t>ALTER TABLE</w:t>
      </w:r>
      <w:r w:rsidRPr="0080041A">
        <w:rPr>
          <w:rFonts w:ascii="Courier" w:hAnsi="Courier" w:cs="Courier"/>
          <w:szCs w:val="18"/>
        </w:rPr>
        <w:t xml:space="preserve"> </w:t>
      </w:r>
      <w:proofErr w:type="spellStart"/>
      <w:r w:rsidRPr="0080041A">
        <w:rPr>
          <w:rFonts w:ascii="Courier" w:hAnsi="Courier" w:cs="Courier"/>
          <w:szCs w:val="18"/>
        </w:rPr>
        <w:t>public.</w:t>
      </w:r>
      <w:r>
        <w:rPr>
          <w:rFonts w:ascii="Courier" w:hAnsi="Courier" w:cs="Courier"/>
          <w:szCs w:val="18"/>
        </w:rPr>
        <w:t>dim_course</w:t>
      </w:r>
      <w:proofErr w:type="spellEnd"/>
      <w:r w:rsidRPr="0080041A">
        <w:rPr>
          <w:rFonts w:ascii="Courier" w:hAnsi="Courier" w:cs="Courier"/>
          <w:color w:val="0000FF"/>
          <w:szCs w:val="18"/>
        </w:rPr>
        <w:t xml:space="preserve"> ADD PRIMARY KEY</w:t>
      </w:r>
      <w:r w:rsidRPr="0080041A">
        <w:rPr>
          <w:rFonts w:ascii="Courier" w:hAnsi="Courier" w:cs="Courier"/>
          <w:szCs w:val="18"/>
        </w:rPr>
        <w:t xml:space="preserve"> </w:t>
      </w:r>
      <w:r w:rsidRPr="00C60CBA">
        <w:rPr>
          <w:rFonts w:ascii="Courier" w:hAnsi="Courier" w:cs="Courier"/>
          <w:szCs w:val="18"/>
        </w:rPr>
        <w:t>(</w:t>
      </w:r>
      <w:proofErr w:type="spellStart"/>
      <w:r>
        <w:rPr>
          <w:rFonts w:ascii="Courier" w:hAnsi="Courier" w:cs="Courier"/>
          <w:szCs w:val="18"/>
        </w:rPr>
        <w:t>course_id</w:t>
      </w:r>
      <w:proofErr w:type="spellEnd"/>
      <w:r w:rsidRPr="00C60CBA">
        <w:rPr>
          <w:rFonts w:ascii="Courier" w:hAnsi="Courier" w:cs="Courier"/>
          <w:szCs w:val="18"/>
        </w:rPr>
        <w:t>)</w:t>
      </w:r>
    </w:p>
    <w:p w14:paraId="0C7969FB" w14:textId="241EF5A8" w:rsidR="00B311ED" w:rsidRDefault="00107C02" w:rsidP="00107C02">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2E0148B0" w14:textId="77777777" w:rsidR="0027635C" w:rsidRPr="003B4F59" w:rsidRDefault="0027635C" w:rsidP="0027635C">
      <w:pPr>
        <w:pStyle w:val="Heading4"/>
        <w:ind w:left="900" w:right="540"/>
        <w:jc w:val="both"/>
        <w:rPr>
          <w:sz w:val="22"/>
          <w:szCs w:val="24"/>
        </w:rPr>
      </w:pPr>
      <w:bookmarkStart w:id="24" w:name="_Toc60923834"/>
      <w:r>
        <w:rPr>
          <w:sz w:val="22"/>
          <w:szCs w:val="24"/>
        </w:rPr>
        <w:t>Tutor</w:t>
      </w:r>
      <w:bookmarkEnd w:id="24"/>
    </w:p>
    <w:p w14:paraId="024E55CB"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TABLE</w:t>
      </w:r>
      <w:r>
        <w:rPr>
          <w:rFonts w:ascii="Courier" w:hAnsi="Courier" w:cs="Courier"/>
          <w:szCs w:val="18"/>
        </w:rPr>
        <w:t xml:space="preserve"> </w:t>
      </w:r>
      <w:proofErr w:type="spellStart"/>
      <w:r w:rsidRPr="007D6C54">
        <w:rPr>
          <w:rFonts w:ascii="Courier" w:hAnsi="Courier" w:cs="Courier"/>
          <w:szCs w:val="18"/>
        </w:rPr>
        <w:t>public.</w:t>
      </w:r>
      <w:r>
        <w:rPr>
          <w:rFonts w:ascii="Courier" w:hAnsi="Courier" w:cs="Courier"/>
          <w:szCs w:val="18"/>
        </w:rPr>
        <w:t>dim_tutor</w:t>
      </w:r>
      <w:proofErr w:type="spellEnd"/>
    </w:p>
    <w:p w14:paraId="123DF5A9"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6E060E9D"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tutor_id</w:t>
      </w:r>
      <w:proofErr w:type="spellEnd"/>
      <w:r>
        <w:rPr>
          <w:rFonts w:ascii="Courier" w:hAnsi="Courier" w:cs="Courier"/>
          <w:szCs w:val="18"/>
        </w:rPr>
        <w:t xml:space="preserve"> </w:t>
      </w:r>
      <w:r w:rsidRPr="0080041A">
        <w:rPr>
          <w:rFonts w:ascii="Courier" w:hAnsi="Courier" w:cs="Courier"/>
          <w:color w:val="0000FF"/>
          <w:szCs w:val="18"/>
        </w:rPr>
        <w:t>INTEGER</w:t>
      </w:r>
      <w:r w:rsidRPr="0080041A">
        <w:rPr>
          <w:rFonts w:ascii="Courier" w:hAnsi="Courier" w:cs="Courier"/>
          <w:szCs w:val="18"/>
        </w:rPr>
        <w:t xml:space="preserve"> PRIMARY </w:t>
      </w:r>
      <w:r w:rsidRPr="0080041A">
        <w:rPr>
          <w:rFonts w:ascii="Courier" w:hAnsi="Courier" w:cs="Courier"/>
          <w:color w:val="0000FF"/>
          <w:szCs w:val="18"/>
        </w:rPr>
        <w:t>KEY</w:t>
      </w:r>
    </w:p>
    <w:p w14:paraId="796B930B"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user_id</w:t>
      </w:r>
      <w:proofErr w:type="spellEnd"/>
      <w:r>
        <w:rPr>
          <w:rFonts w:ascii="Courier" w:hAnsi="Courier" w:cs="Courier"/>
          <w:szCs w:val="18"/>
        </w:rPr>
        <w:t xml:space="preserve"> </w:t>
      </w:r>
      <w:r>
        <w:rPr>
          <w:rFonts w:ascii="Courier" w:hAnsi="Courier" w:cs="Courier"/>
          <w:color w:val="0000FF"/>
          <w:szCs w:val="18"/>
        </w:rPr>
        <w:t>BIGINT</w:t>
      </w:r>
      <w:r>
        <w:rPr>
          <w:rFonts w:ascii="Courier" w:hAnsi="Courier" w:cs="Courier"/>
          <w:szCs w:val="18"/>
        </w:rPr>
        <w:t xml:space="preserve"> </w:t>
      </w:r>
    </w:p>
    <w:p w14:paraId="2EF5107F"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country_id</w:t>
      </w:r>
      <w:proofErr w:type="spellEnd"/>
      <w:r>
        <w:rPr>
          <w:rFonts w:ascii="Courier" w:hAnsi="Courier" w:cs="Courier"/>
          <w:szCs w:val="18"/>
        </w:rPr>
        <w:t xml:space="preserve"> </w:t>
      </w:r>
      <w:proofErr w:type="gramStart"/>
      <w:r>
        <w:rPr>
          <w:rFonts w:ascii="Courier" w:hAnsi="Courier" w:cs="Courier"/>
          <w:color w:val="0000FF"/>
          <w:szCs w:val="18"/>
        </w:rPr>
        <w:t>VARCHAR</w:t>
      </w:r>
      <w:r>
        <w:rPr>
          <w:rFonts w:ascii="Courier" w:hAnsi="Courier" w:cs="Courier"/>
          <w:szCs w:val="18"/>
        </w:rPr>
        <w:t>(</w:t>
      </w:r>
      <w:proofErr w:type="gramEnd"/>
      <w:r>
        <w:rPr>
          <w:rFonts w:ascii="Courier" w:hAnsi="Courier" w:cs="Courier"/>
          <w:szCs w:val="18"/>
        </w:rPr>
        <w:t>2)</w:t>
      </w:r>
    </w:p>
    <w:p w14:paraId="0A86A996"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first_teaching_language</w:t>
      </w:r>
      <w:proofErr w:type="spellEnd"/>
      <w:r>
        <w:rPr>
          <w:rFonts w:ascii="Courier" w:hAnsi="Courier" w:cs="Courier"/>
          <w:szCs w:val="18"/>
        </w:rPr>
        <w:t xml:space="preserve"> </w:t>
      </w:r>
      <w:proofErr w:type="gramStart"/>
      <w:r>
        <w:rPr>
          <w:rFonts w:ascii="Courier" w:hAnsi="Courier" w:cs="Courier"/>
          <w:color w:val="0000FF"/>
          <w:szCs w:val="18"/>
        </w:rPr>
        <w:t>VARCHAR</w:t>
      </w:r>
      <w:r>
        <w:rPr>
          <w:rFonts w:ascii="Courier" w:hAnsi="Courier" w:cs="Courier"/>
          <w:szCs w:val="18"/>
        </w:rPr>
        <w:t>(</w:t>
      </w:r>
      <w:proofErr w:type="gramEnd"/>
      <w:r>
        <w:rPr>
          <w:rFonts w:ascii="Courier" w:hAnsi="Courier" w:cs="Courier"/>
          <w:szCs w:val="18"/>
        </w:rPr>
        <w:t>17)</w:t>
      </w:r>
    </w:p>
    <w:p w14:paraId="6B24A3F9"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first_teaching_level</w:t>
      </w:r>
      <w:proofErr w:type="spellEnd"/>
      <w:r>
        <w:rPr>
          <w:rFonts w:ascii="Courier" w:hAnsi="Courier" w:cs="Courier"/>
          <w:szCs w:val="18"/>
        </w:rPr>
        <w:t xml:space="preserve"> </w:t>
      </w:r>
      <w:r>
        <w:rPr>
          <w:rFonts w:ascii="Courier" w:hAnsi="Courier" w:cs="Courier"/>
          <w:color w:val="0000FF"/>
          <w:szCs w:val="18"/>
        </w:rPr>
        <w:t>BIGINT</w:t>
      </w:r>
    </w:p>
    <w:p w14:paraId="77B38868"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second_teaching_language</w:t>
      </w:r>
      <w:proofErr w:type="spellEnd"/>
      <w:r>
        <w:rPr>
          <w:rFonts w:ascii="Courier" w:hAnsi="Courier" w:cs="Courier"/>
          <w:szCs w:val="18"/>
        </w:rPr>
        <w:t xml:space="preserve"> </w:t>
      </w:r>
      <w:bookmarkStart w:id="25" w:name="_Hlk60785125"/>
      <w:proofErr w:type="gramStart"/>
      <w:r>
        <w:rPr>
          <w:rFonts w:ascii="Courier" w:hAnsi="Courier" w:cs="Courier"/>
          <w:color w:val="0000FF"/>
          <w:szCs w:val="18"/>
        </w:rPr>
        <w:t>VARCHAR</w:t>
      </w:r>
      <w:bookmarkEnd w:id="25"/>
      <w:r>
        <w:rPr>
          <w:rFonts w:ascii="Courier" w:hAnsi="Courier" w:cs="Courier"/>
          <w:szCs w:val="18"/>
        </w:rPr>
        <w:t>(</w:t>
      </w:r>
      <w:proofErr w:type="gramEnd"/>
      <w:r>
        <w:rPr>
          <w:rFonts w:ascii="Courier" w:hAnsi="Courier" w:cs="Courier"/>
          <w:szCs w:val="18"/>
        </w:rPr>
        <w:t>18)</w:t>
      </w:r>
    </w:p>
    <w:p w14:paraId="3D84EED9"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second_teaching_level</w:t>
      </w:r>
      <w:proofErr w:type="spellEnd"/>
      <w:r>
        <w:rPr>
          <w:rFonts w:ascii="Courier" w:hAnsi="Courier" w:cs="Courier"/>
          <w:szCs w:val="18"/>
        </w:rPr>
        <w:t xml:space="preserve"> </w:t>
      </w:r>
      <w:r>
        <w:rPr>
          <w:rFonts w:ascii="Courier" w:hAnsi="Courier" w:cs="Courier"/>
          <w:color w:val="0000FF"/>
          <w:szCs w:val="18"/>
        </w:rPr>
        <w:t>BIGINT</w:t>
      </w:r>
    </w:p>
    <w:p w14:paraId="2FCBD86B"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total_sessions</w:t>
      </w:r>
      <w:proofErr w:type="spellEnd"/>
      <w:r>
        <w:rPr>
          <w:rFonts w:ascii="Courier" w:hAnsi="Courier" w:cs="Courier"/>
          <w:szCs w:val="18"/>
        </w:rPr>
        <w:t xml:space="preserve"> </w:t>
      </w:r>
      <w:r>
        <w:rPr>
          <w:rFonts w:ascii="Courier" w:hAnsi="Courier" w:cs="Courier"/>
          <w:color w:val="0000FF"/>
          <w:szCs w:val="18"/>
        </w:rPr>
        <w:t>BIGINT</w:t>
      </w:r>
    </w:p>
    <w:p w14:paraId="3A3A55B1"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signed_up_date</w:t>
      </w:r>
      <w:proofErr w:type="spellEnd"/>
      <w:r>
        <w:rPr>
          <w:rFonts w:ascii="Courier" w:hAnsi="Courier" w:cs="Courier"/>
          <w:szCs w:val="18"/>
        </w:rPr>
        <w:t xml:space="preserve"> </w:t>
      </w:r>
      <w:r>
        <w:rPr>
          <w:rFonts w:ascii="Courier" w:hAnsi="Courier" w:cs="Courier"/>
          <w:color w:val="0000FF"/>
          <w:szCs w:val="18"/>
        </w:rPr>
        <w:t>BIGINT</w:t>
      </w:r>
    </w:p>
    <w:p w14:paraId="6AF63274"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509D665B" w14:textId="77777777" w:rsidR="0087035B"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01FA6D1A" w14:textId="7A775FA6"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INDEX</w:t>
      </w:r>
      <w:r>
        <w:rPr>
          <w:rFonts w:ascii="Courier" w:hAnsi="Courier" w:cs="Courier"/>
          <w:szCs w:val="18"/>
        </w:rPr>
        <w:t xml:space="preserve"> </w:t>
      </w:r>
      <w:proofErr w:type="spellStart"/>
      <w:r>
        <w:rPr>
          <w:rFonts w:ascii="Courier" w:hAnsi="Courier" w:cs="Courier"/>
          <w:szCs w:val="18"/>
        </w:rPr>
        <w:t>idx_dim_tutor_lookup</w:t>
      </w:r>
      <w:proofErr w:type="spellEnd"/>
      <w:r>
        <w:rPr>
          <w:rFonts w:ascii="Courier" w:hAnsi="Courier" w:cs="Courier"/>
          <w:szCs w:val="18"/>
        </w:rPr>
        <w:t xml:space="preserve"> </w:t>
      </w:r>
      <w:r>
        <w:rPr>
          <w:rFonts w:ascii="Courier" w:hAnsi="Courier" w:cs="Courier"/>
          <w:color w:val="0000FF"/>
          <w:szCs w:val="18"/>
        </w:rPr>
        <w:t>ON</w:t>
      </w:r>
      <w:r>
        <w:rPr>
          <w:rFonts w:ascii="Courier" w:hAnsi="Courier" w:cs="Courier"/>
          <w:szCs w:val="18"/>
        </w:rPr>
        <w:t xml:space="preserve"> </w:t>
      </w:r>
      <w:proofErr w:type="spellStart"/>
      <w:r w:rsidRPr="007D6C54">
        <w:rPr>
          <w:rFonts w:ascii="Courier" w:hAnsi="Courier" w:cs="Courier"/>
          <w:szCs w:val="18"/>
        </w:rPr>
        <w:t>public.d</w:t>
      </w:r>
      <w:r>
        <w:rPr>
          <w:rFonts w:ascii="Courier" w:hAnsi="Courier" w:cs="Courier"/>
          <w:szCs w:val="18"/>
        </w:rPr>
        <w:t>im_tutor</w:t>
      </w:r>
      <w:proofErr w:type="spellEnd"/>
      <w:r>
        <w:rPr>
          <w:rFonts w:ascii="Courier" w:hAnsi="Courier" w:cs="Courier"/>
          <w:szCs w:val="18"/>
        </w:rPr>
        <w:t>(</w:t>
      </w:r>
      <w:proofErr w:type="spellStart"/>
      <w:r>
        <w:rPr>
          <w:rFonts w:ascii="Courier" w:hAnsi="Courier" w:cs="Courier"/>
          <w:szCs w:val="18"/>
        </w:rPr>
        <w:t>tutor_id</w:t>
      </w:r>
      <w:proofErr w:type="spellEnd"/>
      <w:r>
        <w:rPr>
          <w:rFonts w:ascii="Courier" w:hAnsi="Courier" w:cs="Courier"/>
          <w:szCs w:val="18"/>
        </w:rPr>
        <w:t>)</w:t>
      </w:r>
    </w:p>
    <w:p w14:paraId="7F3833B7"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2A24F94E"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INDEX</w:t>
      </w:r>
      <w:r>
        <w:rPr>
          <w:rFonts w:ascii="Courier" w:hAnsi="Courier" w:cs="Courier"/>
          <w:szCs w:val="18"/>
        </w:rPr>
        <w:t xml:space="preserve"> </w:t>
      </w:r>
      <w:proofErr w:type="spellStart"/>
      <w:r>
        <w:rPr>
          <w:rFonts w:ascii="Courier" w:hAnsi="Courier" w:cs="Courier"/>
          <w:szCs w:val="18"/>
        </w:rPr>
        <w:t>idx_dim_tutor_tk</w:t>
      </w:r>
      <w:proofErr w:type="spellEnd"/>
      <w:r>
        <w:rPr>
          <w:rFonts w:ascii="Courier" w:hAnsi="Courier" w:cs="Courier"/>
          <w:szCs w:val="18"/>
        </w:rPr>
        <w:t xml:space="preserve"> </w:t>
      </w:r>
      <w:r>
        <w:rPr>
          <w:rFonts w:ascii="Courier" w:hAnsi="Courier" w:cs="Courier"/>
          <w:color w:val="0000FF"/>
          <w:szCs w:val="18"/>
        </w:rPr>
        <w:t>ON</w:t>
      </w:r>
      <w:r>
        <w:rPr>
          <w:rFonts w:ascii="Courier" w:hAnsi="Courier" w:cs="Courier"/>
          <w:szCs w:val="18"/>
        </w:rPr>
        <w:t xml:space="preserve"> </w:t>
      </w:r>
      <w:proofErr w:type="spellStart"/>
      <w:r w:rsidRPr="007D6C54">
        <w:rPr>
          <w:rFonts w:ascii="Courier" w:hAnsi="Courier" w:cs="Courier"/>
          <w:szCs w:val="18"/>
        </w:rPr>
        <w:t>public.</w:t>
      </w:r>
      <w:r>
        <w:rPr>
          <w:rFonts w:ascii="Courier" w:hAnsi="Courier" w:cs="Courier"/>
          <w:szCs w:val="18"/>
        </w:rPr>
        <w:t>dim_tutor</w:t>
      </w:r>
      <w:proofErr w:type="spellEnd"/>
      <w:r>
        <w:rPr>
          <w:rFonts w:ascii="Courier" w:hAnsi="Courier" w:cs="Courier"/>
          <w:szCs w:val="18"/>
        </w:rPr>
        <w:t>(</w:t>
      </w:r>
      <w:proofErr w:type="spellStart"/>
      <w:r>
        <w:rPr>
          <w:rFonts w:ascii="Courier" w:hAnsi="Courier" w:cs="Courier"/>
          <w:szCs w:val="18"/>
        </w:rPr>
        <w:t>tutor_id</w:t>
      </w:r>
      <w:proofErr w:type="spellEnd"/>
      <w:r>
        <w:rPr>
          <w:rFonts w:ascii="Courier" w:hAnsi="Courier" w:cs="Courier"/>
          <w:szCs w:val="18"/>
        </w:rPr>
        <w:t>)</w:t>
      </w:r>
    </w:p>
    <w:p w14:paraId="66BE0EBC" w14:textId="77777777" w:rsidR="0087035B" w:rsidRDefault="0087035B" w:rsidP="0027635C">
      <w:pPr>
        <w:autoSpaceDE w:val="0"/>
        <w:autoSpaceDN w:val="0"/>
        <w:adjustRightInd w:val="0"/>
        <w:spacing w:after="0" w:line="240" w:lineRule="auto"/>
        <w:ind w:left="900"/>
        <w:rPr>
          <w:rFonts w:ascii="Courier" w:hAnsi="Courier" w:cs="Courier"/>
          <w:color w:val="0000FF"/>
          <w:szCs w:val="18"/>
        </w:rPr>
      </w:pPr>
      <w:r>
        <w:rPr>
          <w:rFonts w:ascii="Courier" w:hAnsi="Courier" w:cs="Courier"/>
          <w:color w:val="0000FF"/>
          <w:szCs w:val="18"/>
        </w:rPr>
        <w:t>;</w:t>
      </w:r>
    </w:p>
    <w:p w14:paraId="677CFF9F" w14:textId="7A533FA8" w:rsidR="0027635C" w:rsidRDefault="0027635C" w:rsidP="0027635C">
      <w:pPr>
        <w:autoSpaceDE w:val="0"/>
        <w:autoSpaceDN w:val="0"/>
        <w:adjustRightInd w:val="0"/>
        <w:spacing w:after="0" w:line="240" w:lineRule="auto"/>
        <w:ind w:left="900"/>
        <w:rPr>
          <w:rFonts w:ascii="Courier" w:hAnsi="Courier" w:cs="Courier"/>
          <w:szCs w:val="18"/>
        </w:rPr>
      </w:pPr>
      <w:r w:rsidRPr="0080041A">
        <w:rPr>
          <w:rFonts w:ascii="Courier" w:hAnsi="Courier" w:cs="Courier"/>
          <w:color w:val="0000FF"/>
          <w:szCs w:val="18"/>
        </w:rPr>
        <w:t>ALTER TABLE</w:t>
      </w:r>
      <w:r w:rsidRPr="0080041A">
        <w:rPr>
          <w:rFonts w:ascii="Courier" w:hAnsi="Courier" w:cs="Courier"/>
          <w:szCs w:val="18"/>
        </w:rPr>
        <w:t xml:space="preserve"> </w:t>
      </w:r>
      <w:proofErr w:type="spellStart"/>
      <w:r w:rsidRPr="0080041A">
        <w:rPr>
          <w:rFonts w:ascii="Courier" w:hAnsi="Courier" w:cs="Courier"/>
          <w:szCs w:val="18"/>
        </w:rPr>
        <w:t>public.</w:t>
      </w:r>
      <w:r>
        <w:rPr>
          <w:rFonts w:ascii="Courier" w:hAnsi="Courier" w:cs="Courier"/>
          <w:szCs w:val="18"/>
        </w:rPr>
        <w:t>dim_tutor</w:t>
      </w:r>
      <w:proofErr w:type="spellEnd"/>
      <w:r w:rsidRPr="0080041A">
        <w:rPr>
          <w:rFonts w:ascii="Courier" w:hAnsi="Courier" w:cs="Courier"/>
          <w:color w:val="0000FF"/>
          <w:szCs w:val="18"/>
        </w:rPr>
        <w:t xml:space="preserve"> ADD PRIMARY KEY</w:t>
      </w:r>
      <w:r w:rsidRPr="0080041A">
        <w:rPr>
          <w:rFonts w:ascii="Courier" w:hAnsi="Courier" w:cs="Courier"/>
          <w:szCs w:val="18"/>
        </w:rPr>
        <w:t xml:space="preserve"> </w:t>
      </w:r>
      <w:r w:rsidRPr="00C60CBA">
        <w:rPr>
          <w:rFonts w:ascii="Courier" w:hAnsi="Courier" w:cs="Courier"/>
          <w:szCs w:val="18"/>
        </w:rPr>
        <w:t>(</w:t>
      </w:r>
      <w:proofErr w:type="spellStart"/>
      <w:r>
        <w:rPr>
          <w:rFonts w:ascii="Courier" w:hAnsi="Courier" w:cs="Courier"/>
          <w:szCs w:val="18"/>
        </w:rPr>
        <w:t>tutor_id</w:t>
      </w:r>
      <w:proofErr w:type="spellEnd"/>
      <w:r w:rsidRPr="00C60CBA">
        <w:rPr>
          <w:rFonts w:ascii="Courier" w:hAnsi="Courier" w:cs="Courier"/>
          <w:szCs w:val="18"/>
        </w:rPr>
        <w:t>)</w:t>
      </w:r>
    </w:p>
    <w:p w14:paraId="4167723E" w14:textId="3FFA2719"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69FB0667" w14:textId="0FC0CF60" w:rsidR="00450784" w:rsidRDefault="00450784" w:rsidP="00450784">
      <w:pPr>
        <w:autoSpaceDE w:val="0"/>
        <w:autoSpaceDN w:val="0"/>
        <w:adjustRightInd w:val="0"/>
        <w:spacing w:after="0" w:line="240" w:lineRule="auto"/>
        <w:ind w:left="900"/>
        <w:rPr>
          <w:rFonts w:ascii="Courier" w:hAnsi="Courier" w:cs="Courier"/>
          <w:szCs w:val="18"/>
        </w:rPr>
      </w:pPr>
      <w:r w:rsidRPr="000F50FB">
        <w:rPr>
          <w:rFonts w:ascii="Courier" w:hAnsi="Courier" w:cs="Courier"/>
          <w:color w:val="0000FF"/>
          <w:szCs w:val="18"/>
        </w:rPr>
        <w:t>ALTER TABLE</w:t>
      </w:r>
      <w:r w:rsidRPr="000F50FB">
        <w:rPr>
          <w:rFonts w:ascii="Courier" w:hAnsi="Courier" w:cs="Courier"/>
          <w:szCs w:val="18"/>
        </w:rPr>
        <w:t xml:space="preserve"> </w:t>
      </w:r>
      <w:proofErr w:type="spellStart"/>
      <w:r w:rsidRPr="000F50FB">
        <w:rPr>
          <w:rFonts w:ascii="Courier" w:hAnsi="Courier" w:cs="Courier"/>
          <w:szCs w:val="18"/>
        </w:rPr>
        <w:t>public.dim_tutor</w:t>
      </w:r>
      <w:proofErr w:type="spellEnd"/>
      <w:r w:rsidRPr="000F50FB">
        <w:rPr>
          <w:rFonts w:ascii="Courier" w:hAnsi="Courier" w:cs="Courier"/>
          <w:szCs w:val="18"/>
        </w:rPr>
        <w:t xml:space="preserve"> </w:t>
      </w:r>
      <w:r w:rsidRPr="000F50FB">
        <w:rPr>
          <w:rFonts w:ascii="Courier" w:hAnsi="Courier" w:cs="Courier"/>
          <w:color w:val="0000FF"/>
          <w:szCs w:val="18"/>
        </w:rPr>
        <w:t>ADD CONSTRAINT</w:t>
      </w:r>
      <w:r w:rsidRPr="000F50FB">
        <w:rPr>
          <w:rFonts w:ascii="Courier" w:hAnsi="Courier" w:cs="Courier"/>
          <w:szCs w:val="18"/>
        </w:rPr>
        <w:t xml:space="preserve"> </w:t>
      </w:r>
      <w:proofErr w:type="spellStart"/>
      <w:r w:rsidRPr="000F50FB">
        <w:rPr>
          <w:rFonts w:ascii="Courier" w:hAnsi="Courier" w:cs="Courier"/>
          <w:szCs w:val="18"/>
        </w:rPr>
        <w:t>user_id</w:t>
      </w:r>
      <w:proofErr w:type="spellEnd"/>
      <w:r w:rsidRPr="000F50FB">
        <w:rPr>
          <w:rFonts w:ascii="Courier" w:hAnsi="Courier" w:cs="Courier"/>
          <w:szCs w:val="18"/>
        </w:rPr>
        <w:t xml:space="preserve"> </w:t>
      </w:r>
      <w:r w:rsidRPr="000F50FB">
        <w:rPr>
          <w:rFonts w:ascii="Courier" w:hAnsi="Courier" w:cs="Courier"/>
          <w:color w:val="0000FF"/>
          <w:szCs w:val="18"/>
        </w:rPr>
        <w:t>FOREIGN KEY</w:t>
      </w:r>
      <w:r w:rsidRPr="000F50FB">
        <w:rPr>
          <w:rFonts w:ascii="Courier" w:hAnsi="Courier" w:cs="Courier"/>
          <w:szCs w:val="18"/>
        </w:rPr>
        <w:t xml:space="preserve"> (</w:t>
      </w:r>
      <w:proofErr w:type="spellStart"/>
      <w:r w:rsidRPr="000F50FB">
        <w:rPr>
          <w:rFonts w:ascii="Courier" w:hAnsi="Courier" w:cs="Courier"/>
          <w:szCs w:val="18"/>
        </w:rPr>
        <w:t>user_id</w:t>
      </w:r>
      <w:proofErr w:type="spellEnd"/>
      <w:r w:rsidRPr="000F50FB">
        <w:rPr>
          <w:rFonts w:ascii="Courier" w:hAnsi="Courier" w:cs="Courier"/>
          <w:szCs w:val="18"/>
        </w:rPr>
        <w:t xml:space="preserve">) </w:t>
      </w:r>
      <w:r w:rsidRPr="000F50FB">
        <w:rPr>
          <w:rFonts w:ascii="Courier" w:hAnsi="Courier" w:cs="Courier"/>
          <w:color w:val="0000FF"/>
          <w:szCs w:val="18"/>
        </w:rPr>
        <w:t>REFERENCES</w:t>
      </w:r>
      <w:r w:rsidRPr="000F50FB">
        <w:rPr>
          <w:rFonts w:ascii="Courier" w:hAnsi="Courier" w:cs="Courier"/>
          <w:szCs w:val="18"/>
        </w:rPr>
        <w:t xml:space="preserve"> </w:t>
      </w:r>
      <w:proofErr w:type="spellStart"/>
      <w:r w:rsidRPr="000F50FB">
        <w:rPr>
          <w:rFonts w:ascii="Courier" w:hAnsi="Courier" w:cs="Courier"/>
          <w:szCs w:val="18"/>
        </w:rPr>
        <w:t>public.dim_user_account</w:t>
      </w:r>
      <w:proofErr w:type="spellEnd"/>
      <w:r w:rsidRPr="000F50FB">
        <w:rPr>
          <w:rFonts w:ascii="Courier" w:hAnsi="Courier" w:cs="Courier"/>
          <w:szCs w:val="18"/>
        </w:rPr>
        <w:t xml:space="preserve"> (</w:t>
      </w:r>
      <w:proofErr w:type="spellStart"/>
      <w:r w:rsidRPr="000F50FB">
        <w:rPr>
          <w:rFonts w:ascii="Courier" w:hAnsi="Courier" w:cs="Courier"/>
          <w:szCs w:val="18"/>
        </w:rPr>
        <w:t>user_id</w:t>
      </w:r>
      <w:proofErr w:type="spellEnd"/>
      <w:r w:rsidRPr="000F50FB">
        <w:rPr>
          <w:rFonts w:ascii="Courier" w:hAnsi="Courier" w:cs="Courier"/>
          <w:szCs w:val="18"/>
        </w:rPr>
        <w:t>)</w:t>
      </w:r>
    </w:p>
    <w:p w14:paraId="7ABAC3EB" w14:textId="77777777" w:rsidR="00450784" w:rsidRDefault="00450784" w:rsidP="0027635C">
      <w:pPr>
        <w:autoSpaceDE w:val="0"/>
        <w:autoSpaceDN w:val="0"/>
        <w:adjustRightInd w:val="0"/>
        <w:spacing w:after="0" w:line="240" w:lineRule="auto"/>
        <w:ind w:left="900"/>
        <w:rPr>
          <w:rFonts w:ascii="Courier" w:hAnsi="Courier" w:cs="Courier"/>
          <w:szCs w:val="18"/>
        </w:rPr>
      </w:pPr>
    </w:p>
    <w:p w14:paraId="270920ED" w14:textId="648E8B6A" w:rsidR="00C3215F" w:rsidRPr="003B4F59" w:rsidRDefault="00C3215F" w:rsidP="00C3215F">
      <w:pPr>
        <w:pStyle w:val="Heading4"/>
        <w:ind w:left="900" w:right="540"/>
        <w:jc w:val="both"/>
        <w:rPr>
          <w:sz w:val="22"/>
          <w:szCs w:val="24"/>
        </w:rPr>
      </w:pPr>
      <w:bookmarkStart w:id="26" w:name="_Toc60923835"/>
      <w:r>
        <w:rPr>
          <w:sz w:val="22"/>
          <w:szCs w:val="24"/>
        </w:rPr>
        <w:t>Customer</w:t>
      </w:r>
      <w:bookmarkEnd w:id="26"/>
    </w:p>
    <w:p w14:paraId="2440E630" w14:textId="1BE4EA97" w:rsidR="00C3215F" w:rsidRDefault="00C3215F" w:rsidP="00C3215F">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TABLE</w:t>
      </w:r>
      <w:r>
        <w:rPr>
          <w:rFonts w:ascii="Courier" w:hAnsi="Courier" w:cs="Courier"/>
          <w:szCs w:val="18"/>
        </w:rPr>
        <w:t xml:space="preserve"> </w:t>
      </w:r>
      <w:proofErr w:type="spellStart"/>
      <w:r w:rsidRPr="00A52B7F">
        <w:rPr>
          <w:rFonts w:ascii="Courier" w:hAnsi="Courier" w:cs="Courier"/>
          <w:szCs w:val="18"/>
        </w:rPr>
        <w:t>public.d</w:t>
      </w:r>
      <w:r>
        <w:rPr>
          <w:rFonts w:ascii="Courier" w:hAnsi="Courier" w:cs="Courier"/>
          <w:szCs w:val="18"/>
        </w:rPr>
        <w:t>im_customer</w:t>
      </w:r>
      <w:proofErr w:type="spellEnd"/>
    </w:p>
    <w:p w14:paraId="68CB7ADA" w14:textId="77777777" w:rsidR="00C3215F" w:rsidRDefault="00C3215F" w:rsidP="00C3215F">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6134FEF8" w14:textId="622AAF29" w:rsidR="00C3215F" w:rsidRDefault="00C3215F" w:rsidP="00C3215F">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customer_id</w:t>
      </w:r>
      <w:proofErr w:type="spellEnd"/>
      <w:r>
        <w:rPr>
          <w:rFonts w:ascii="Courier" w:hAnsi="Courier" w:cs="Courier"/>
          <w:szCs w:val="18"/>
        </w:rPr>
        <w:t xml:space="preserve"> BIGSERIAL</w:t>
      </w:r>
    </w:p>
    <w:p w14:paraId="49266103" w14:textId="41205F92" w:rsidR="00C3215F" w:rsidRDefault="00C3215F" w:rsidP="00C3215F">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user_id</w:t>
      </w:r>
      <w:proofErr w:type="spellEnd"/>
      <w:r>
        <w:rPr>
          <w:rFonts w:ascii="Courier" w:hAnsi="Courier" w:cs="Courier"/>
          <w:szCs w:val="18"/>
        </w:rPr>
        <w:t xml:space="preserve"> BIGSERIAL</w:t>
      </w:r>
    </w:p>
    <w:p w14:paraId="5610D9EC" w14:textId="1D514CC0" w:rsidR="00B5757B" w:rsidRDefault="00B5757B" w:rsidP="00B5757B">
      <w:pPr>
        <w:autoSpaceDE w:val="0"/>
        <w:autoSpaceDN w:val="0"/>
        <w:adjustRightInd w:val="0"/>
        <w:spacing w:after="0" w:line="240" w:lineRule="auto"/>
        <w:ind w:left="900"/>
        <w:rPr>
          <w:rFonts w:ascii="Courier" w:hAnsi="Courier" w:cs="Courier"/>
          <w:szCs w:val="18"/>
        </w:rPr>
      </w:pPr>
      <w:r>
        <w:rPr>
          <w:rFonts w:ascii="Courier" w:hAnsi="Courier" w:cs="Courier"/>
          <w:szCs w:val="18"/>
        </w:rPr>
        <w:lastRenderedPageBreak/>
        <w:t xml:space="preserve">, </w:t>
      </w:r>
      <w:proofErr w:type="spellStart"/>
      <w:r>
        <w:rPr>
          <w:rFonts w:ascii="Courier" w:hAnsi="Courier" w:cs="Courier"/>
          <w:szCs w:val="18"/>
        </w:rPr>
        <w:t>customer_type</w:t>
      </w:r>
      <w:proofErr w:type="spellEnd"/>
      <w:r>
        <w:rPr>
          <w:rFonts w:ascii="Courier" w:hAnsi="Courier" w:cs="Courier"/>
          <w:szCs w:val="18"/>
        </w:rPr>
        <w:t xml:space="preserve"> </w:t>
      </w:r>
      <w:r w:rsidR="0001124B" w:rsidRPr="0001124B">
        <w:rPr>
          <w:rFonts w:ascii="Courier" w:hAnsi="Courier" w:cs="Courier"/>
          <w:color w:val="0000FF"/>
          <w:szCs w:val="18"/>
        </w:rPr>
        <w:t>VARCHAR</w:t>
      </w:r>
      <w:r w:rsidR="0001124B">
        <w:rPr>
          <w:rFonts w:ascii="Courier" w:hAnsi="Courier" w:cs="Courier"/>
          <w:szCs w:val="18"/>
        </w:rPr>
        <w:t xml:space="preserve"> (14)</w:t>
      </w:r>
    </w:p>
    <w:p w14:paraId="55EAF195" w14:textId="7C0EF309" w:rsidR="00C3215F" w:rsidRDefault="00C3215F" w:rsidP="00C3215F">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r w:rsidRPr="0001124B">
        <w:rPr>
          <w:rFonts w:ascii="Courier" w:hAnsi="Courier" w:cs="Courier"/>
          <w:color w:val="0000FF"/>
          <w:szCs w:val="18"/>
        </w:rPr>
        <w:t>CONSTRAINT</w:t>
      </w:r>
      <w:r w:rsidRPr="00C3215F">
        <w:rPr>
          <w:rFonts w:ascii="Courier" w:hAnsi="Courier" w:cs="Courier"/>
          <w:szCs w:val="18"/>
        </w:rPr>
        <w:t xml:space="preserve"> "</w:t>
      </w:r>
      <w:proofErr w:type="spellStart"/>
      <w:r w:rsidRPr="00C3215F">
        <w:rPr>
          <w:rFonts w:ascii="Courier" w:hAnsi="Courier" w:cs="Courier"/>
          <w:szCs w:val="18"/>
        </w:rPr>
        <w:t>CostumerId</w:t>
      </w:r>
      <w:proofErr w:type="spellEnd"/>
      <w:r w:rsidRPr="00C3215F">
        <w:rPr>
          <w:rFonts w:ascii="Courier" w:hAnsi="Courier" w:cs="Courier"/>
          <w:szCs w:val="18"/>
        </w:rPr>
        <w:t xml:space="preserve">" </w:t>
      </w:r>
      <w:r w:rsidRPr="0001124B">
        <w:rPr>
          <w:rFonts w:ascii="Courier" w:hAnsi="Courier" w:cs="Courier"/>
          <w:color w:val="0000FF"/>
          <w:szCs w:val="18"/>
        </w:rPr>
        <w:t>PRIMARY KEY</w:t>
      </w:r>
      <w:r w:rsidRPr="00C3215F">
        <w:rPr>
          <w:rFonts w:ascii="Courier" w:hAnsi="Courier" w:cs="Courier"/>
          <w:szCs w:val="18"/>
        </w:rPr>
        <w:t xml:space="preserve"> (</w:t>
      </w:r>
      <w:proofErr w:type="spellStart"/>
      <w:r w:rsidRPr="00C3215F">
        <w:rPr>
          <w:rFonts w:ascii="Courier" w:hAnsi="Courier" w:cs="Courier"/>
          <w:szCs w:val="18"/>
        </w:rPr>
        <w:t>customer_id</w:t>
      </w:r>
      <w:proofErr w:type="spellEnd"/>
      <w:r w:rsidRPr="00C3215F">
        <w:rPr>
          <w:rFonts w:ascii="Courier" w:hAnsi="Courier" w:cs="Courier"/>
          <w:szCs w:val="18"/>
        </w:rPr>
        <w:t>)</w:t>
      </w:r>
      <w:r>
        <w:rPr>
          <w:rFonts w:ascii="Courier" w:hAnsi="Courier" w:cs="Courier"/>
          <w:szCs w:val="18"/>
        </w:rPr>
        <w:tab/>
      </w:r>
    </w:p>
    <w:p w14:paraId="0061FC97" w14:textId="77777777" w:rsidR="00C3215F" w:rsidRDefault="00C3215F" w:rsidP="00C3215F">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r w:rsidRPr="0001124B">
        <w:rPr>
          <w:rFonts w:ascii="Courier" w:hAnsi="Courier" w:cs="Courier"/>
          <w:color w:val="0000FF"/>
          <w:szCs w:val="18"/>
        </w:rPr>
        <w:t>CONSTRAINT</w:t>
      </w:r>
      <w:r w:rsidRPr="00C3215F">
        <w:rPr>
          <w:rFonts w:ascii="Courier" w:hAnsi="Courier" w:cs="Courier"/>
          <w:szCs w:val="18"/>
        </w:rPr>
        <w:t xml:space="preserve"> </w:t>
      </w:r>
      <w:proofErr w:type="spellStart"/>
      <w:r w:rsidRPr="00C3215F">
        <w:rPr>
          <w:rFonts w:ascii="Courier" w:hAnsi="Courier" w:cs="Courier"/>
          <w:szCs w:val="18"/>
        </w:rPr>
        <w:t>user_id</w:t>
      </w:r>
      <w:proofErr w:type="spellEnd"/>
      <w:r w:rsidRPr="00C3215F">
        <w:rPr>
          <w:rFonts w:ascii="Courier" w:hAnsi="Courier" w:cs="Courier"/>
          <w:szCs w:val="18"/>
        </w:rPr>
        <w:t xml:space="preserve"> </w:t>
      </w:r>
      <w:r w:rsidRPr="0001124B">
        <w:rPr>
          <w:rFonts w:ascii="Courier" w:hAnsi="Courier" w:cs="Courier"/>
          <w:color w:val="0000FF"/>
          <w:szCs w:val="18"/>
        </w:rPr>
        <w:t>FOREIGN KEY</w:t>
      </w:r>
      <w:r w:rsidRPr="00C3215F">
        <w:rPr>
          <w:rFonts w:ascii="Courier" w:hAnsi="Courier" w:cs="Courier"/>
          <w:szCs w:val="18"/>
        </w:rPr>
        <w:t xml:space="preserve"> (</w:t>
      </w:r>
      <w:proofErr w:type="spellStart"/>
      <w:r w:rsidRPr="00C3215F">
        <w:rPr>
          <w:rFonts w:ascii="Courier" w:hAnsi="Courier" w:cs="Courier"/>
          <w:szCs w:val="18"/>
        </w:rPr>
        <w:t>user_id</w:t>
      </w:r>
      <w:proofErr w:type="spellEnd"/>
      <w:r w:rsidRPr="00C3215F">
        <w:rPr>
          <w:rFonts w:ascii="Courier" w:hAnsi="Courier" w:cs="Courier"/>
          <w:szCs w:val="18"/>
        </w:rPr>
        <w:t>)</w:t>
      </w:r>
    </w:p>
    <w:p w14:paraId="55659383" w14:textId="650B5FAA" w:rsidR="00C3215F" w:rsidRDefault="00C3215F" w:rsidP="00C3215F">
      <w:pPr>
        <w:autoSpaceDE w:val="0"/>
        <w:autoSpaceDN w:val="0"/>
        <w:adjustRightInd w:val="0"/>
        <w:spacing w:after="0" w:line="240" w:lineRule="auto"/>
        <w:ind w:left="900" w:firstLine="540"/>
        <w:rPr>
          <w:rFonts w:ascii="Courier" w:hAnsi="Courier" w:cs="Courier"/>
          <w:szCs w:val="18"/>
        </w:rPr>
      </w:pPr>
      <w:r w:rsidRPr="0001124B">
        <w:rPr>
          <w:rFonts w:ascii="Courier" w:hAnsi="Courier" w:cs="Courier"/>
          <w:color w:val="0000FF"/>
          <w:szCs w:val="18"/>
        </w:rPr>
        <w:t xml:space="preserve">REFERENCES </w:t>
      </w:r>
      <w:proofErr w:type="spellStart"/>
      <w:r w:rsidRPr="00C3215F">
        <w:rPr>
          <w:rFonts w:ascii="Courier" w:hAnsi="Courier" w:cs="Courier"/>
          <w:szCs w:val="18"/>
        </w:rPr>
        <w:t>public.dim_user_account</w:t>
      </w:r>
      <w:proofErr w:type="spellEnd"/>
      <w:r w:rsidRPr="00C3215F">
        <w:rPr>
          <w:rFonts w:ascii="Courier" w:hAnsi="Courier" w:cs="Courier"/>
          <w:szCs w:val="18"/>
        </w:rPr>
        <w:t xml:space="preserve"> (</w:t>
      </w:r>
      <w:proofErr w:type="spellStart"/>
      <w:r w:rsidRPr="00C3215F">
        <w:rPr>
          <w:rFonts w:ascii="Courier" w:hAnsi="Courier" w:cs="Courier"/>
          <w:szCs w:val="18"/>
        </w:rPr>
        <w:t>user_id</w:t>
      </w:r>
      <w:proofErr w:type="spellEnd"/>
      <w:r w:rsidRPr="00C3215F">
        <w:rPr>
          <w:rFonts w:ascii="Courier" w:hAnsi="Courier" w:cs="Courier"/>
          <w:szCs w:val="18"/>
        </w:rPr>
        <w:t xml:space="preserve">) </w:t>
      </w:r>
      <w:r w:rsidRPr="0001124B">
        <w:rPr>
          <w:rFonts w:ascii="Courier" w:hAnsi="Courier" w:cs="Courier"/>
          <w:color w:val="0000FF"/>
          <w:szCs w:val="18"/>
        </w:rPr>
        <w:t>MATCH SIMPLE</w:t>
      </w:r>
    </w:p>
    <w:p w14:paraId="1E3490C2" w14:textId="04208172" w:rsidR="00C3215F" w:rsidRDefault="009A099B" w:rsidP="00C3215F">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61A2259C" w14:textId="77777777" w:rsidR="00C3215F" w:rsidRPr="00F86BB4" w:rsidRDefault="00C3215F" w:rsidP="00C3215F">
      <w:pPr>
        <w:autoSpaceDE w:val="0"/>
        <w:autoSpaceDN w:val="0"/>
        <w:adjustRightInd w:val="0"/>
        <w:spacing w:after="0" w:line="240" w:lineRule="auto"/>
        <w:ind w:left="900"/>
        <w:rPr>
          <w:rFonts w:ascii="Courier" w:hAnsi="Courier" w:cs="Courier"/>
          <w:szCs w:val="18"/>
        </w:rPr>
      </w:pPr>
      <w:r w:rsidRPr="00F86BB4">
        <w:rPr>
          <w:rFonts w:ascii="Courier" w:hAnsi="Courier" w:cs="Courier"/>
          <w:szCs w:val="18"/>
        </w:rPr>
        <w:t>;</w:t>
      </w:r>
    </w:p>
    <w:p w14:paraId="2489C849" w14:textId="68582514" w:rsidR="00C3215F" w:rsidRPr="00F86BB4" w:rsidRDefault="00C3215F" w:rsidP="00C3215F">
      <w:pPr>
        <w:autoSpaceDE w:val="0"/>
        <w:autoSpaceDN w:val="0"/>
        <w:adjustRightInd w:val="0"/>
        <w:spacing w:after="0" w:line="240" w:lineRule="auto"/>
        <w:ind w:left="900"/>
        <w:rPr>
          <w:rFonts w:ascii="Courier" w:hAnsi="Courier" w:cs="Courier"/>
          <w:szCs w:val="18"/>
        </w:rPr>
      </w:pPr>
      <w:r w:rsidRPr="00F86BB4">
        <w:rPr>
          <w:rFonts w:ascii="Courier" w:hAnsi="Courier" w:cs="Courier"/>
          <w:color w:val="0000FF"/>
          <w:szCs w:val="18"/>
        </w:rPr>
        <w:t>CREATE</w:t>
      </w:r>
      <w:r w:rsidRPr="00F86BB4">
        <w:rPr>
          <w:rFonts w:ascii="Courier" w:hAnsi="Courier" w:cs="Courier"/>
          <w:szCs w:val="18"/>
        </w:rPr>
        <w:t xml:space="preserve"> </w:t>
      </w:r>
      <w:r w:rsidRPr="00F86BB4">
        <w:rPr>
          <w:rFonts w:ascii="Courier" w:hAnsi="Courier" w:cs="Courier"/>
          <w:color w:val="0000FF"/>
          <w:szCs w:val="18"/>
        </w:rPr>
        <w:t>INDEX</w:t>
      </w:r>
      <w:r w:rsidRPr="00F86BB4">
        <w:rPr>
          <w:rFonts w:ascii="Courier" w:hAnsi="Courier" w:cs="Courier"/>
          <w:szCs w:val="18"/>
        </w:rPr>
        <w:t xml:space="preserve"> </w:t>
      </w:r>
      <w:proofErr w:type="spellStart"/>
      <w:r w:rsidRPr="00F86BB4">
        <w:rPr>
          <w:rFonts w:ascii="Courier" w:hAnsi="Courier" w:cs="Courier"/>
          <w:szCs w:val="18"/>
        </w:rPr>
        <w:t>idx_dim_cu</w:t>
      </w:r>
      <w:r w:rsidR="008746AF" w:rsidRPr="00F86BB4">
        <w:rPr>
          <w:rFonts w:ascii="Courier" w:hAnsi="Courier" w:cs="Courier"/>
          <w:szCs w:val="18"/>
        </w:rPr>
        <w:t>stomer</w:t>
      </w:r>
      <w:r w:rsidRPr="00F86BB4">
        <w:rPr>
          <w:rFonts w:ascii="Courier" w:hAnsi="Courier" w:cs="Courier"/>
          <w:szCs w:val="18"/>
        </w:rPr>
        <w:t>_lookup</w:t>
      </w:r>
      <w:proofErr w:type="spellEnd"/>
      <w:r w:rsidRPr="00F86BB4">
        <w:rPr>
          <w:rFonts w:ascii="Courier" w:hAnsi="Courier" w:cs="Courier"/>
          <w:szCs w:val="18"/>
        </w:rPr>
        <w:t xml:space="preserve"> </w:t>
      </w:r>
      <w:r w:rsidRPr="00F86BB4">
        <w:rPr>
          <w:rFonts w:ascii="Courier" w:hAnsi="Courier" w:cs="Courier"/>
          <w:color w:val="0000FF"/>
          <w:szCs w:val="18"/>
        </w:rPr>
        <w:t>ON</w:t>
      </w:r>
      <w:r w:rsidRPr="00F86BB4">
        <w:rPr>
          <w:rFonts w:ascii="Courier" w:hAnsi="Courier" w:cs="Courier"/>
          <w:szCs w:val="18"/>
        </w:rPr>
        <w:t xml:space="preserve"> </w:t>
      </w:r>
      <w:proofErr w:type="spellStart"/>
      <w:r w:rsidRPr="00F86BB4">
        <w:rPr>
          <w:rFonts w:ascii="Courier" w:hAnsi="Courier" w:cs="Courier"/>
          <w:szCs w:val="18"/>
        </w:rPr>
        <w:t>public.dim_c</w:t>
      </w:r>
      <w:r w:rsidR="008746AF" w:rsidRPr="00F86BB4">
        <w:rPr>
          <w:rFonts w:ascii="Courier" w:hAnsi="Courier" w:cs="Courier"/>
          <w:szCs w:val="18"/>
        </w:rPr>
        <w:t>ustomer</w:t>
      </w:r>
      <w:proofErr w:type="spellEnd"/>
      <w:r w:rsidRPr="00F86BB4">
        <w:rPr>
          <w:rFonts w:ascii="Courier" w:hAnsi="Courier" w:cs="Courier"/>
          <w:szCs w:val="18"/>
        </w:rPr>
        <w:t>(</w:t>
      </w:r>
      <w:proofErr w:type="spellStart"/>
      <w:r w:rsidRPr="00F86BB4">
        <w:rPr>
          <w:rFonts w:ascii="Courier" w:hAnsi="Courier" w:cs="Courier"/>
          <w:szCs w:val="18"/>
        </w:rPr>
        <w:t>c</w:t>
      </w:r>
      <w:r w:rsidR="008746AF" w:rsidRPr="00F86BB4">
        <w:rPr>
          <w:rFonts w:ascii="Courier" w:hAnsi="Courier" w:cs="Courier"/>
          <w:szCs w:val="18"/>
        </w:rPr>
        <w:t>ustomer</w:t>
      </w:r>
      <w:r w:rsidRPr="00F86BB4">
        <w:rPr>
          <w:rFonts w:ascii="Courier" w:hAnsi="Courier" w:cs="Courier"/>
          <w:szCs w:val="18"/>
        </w:rPr>
        <w:t>_id</w:t>
      </w:r>
      <w:proofErr w:type="spellEnd"/>
      <w:r w:rsidRPr="00F86BB4">
        <w:rPr>
          <w:rFonts w:ascii="Courier" w:hAnsi="Courier" w:cs="Courier"/>
          <w:szCs w:val="18"/>
        </w:rPr>
        <w:t>)</w:t>
      </w:r>
    </w:p>
    <w:p w14:paraId="54D56099" w14:textId="77777777" w:rsidR="00C3215F" w:rsidRPr="00F86BB4" w:rsidRDefault="00C3215F" w:rsidP="00C3215F">
      <w:pPr>
        <w:autoSpaceDE w:val="0"/>
        <w:autoSpaceDN w:val="0"/>
        <w:adjustRightInd w:val="0"/>
        <w:spacing w:after="0" w:line="240" w:lineRule="auto"/>
        <w:ind w:left="900"/>
        <w:rPr>
          <w:rFonts w:ascii="Courier" w:hAnsi="Courier" w:cs="Courier"/>
          <w:szCs w:val="18"/>
        </w:rPr>
      </w:pPr>
      <w:r w:rsidRPr="00F86BB4">
        <w:rPr>
          <w:rFonts w:ascii="Courier" w:hAnsi="Courier" w:cs="Courier"/>
          <w:szCs w:val="18"/>
        </w:rPr>
        <w:t>;</w:t>
      </w:r>
    </w:p>
    <w:p w14:paraId="18E7C3BF" w14:textId="750CD4D6" w:rsidR="00C3215F" w:rsidRDefault="00C3215F" w:rsidP="00C3215F">
      <w:pPr>
        <w:autoSpaceDE w:val="0"/>
        <w:autoSpaceDN w:val="0"/>
        <w:adjustRightInd w:val="0"/>
        <w:spacing w:after="0" w:line="240" w:lineRule="auto"/>
        <w:ind w:left="900"/>
        <w:rPr>
          <w:rFonts w:ascii="Courier" w:hAnsi="Courier" w:cs="Courier"/>
          <w:szCs w:val="18"/>
        </w:rPr>
      </w:pPr>
      <w:r w:rsidRPr="00F86BB4">
        <w:rPr>
          <w:rFonts w:ascii="Courier" w:hAnsi="Courier" w:cs="Courier"/>
          <w:color w:val="0000FF"/>
          <w:szCs w:val="18"/>
        </w:rPr>
        <w:t>CREATE</w:t>
      </w:r>
      <w:r w:rsidRPr="00F86BB4">
        <w:rPr>
          <w:rFonts w:ascii="Courier" w:hAnsi="Courier" w:cs="Courier"/>
          <w:szCs w:val="18"/>
        </w:rPr>
        <w:t xml:space="preserve"> </w:t>
      </w:r>
      <w:r w:rsidRPr="00F86BB4">
        <w:rPr>
          <w:rFonts w:ascii="Courier" w:hAnsi="Courier" w:cs="Courier"/>
          <w:color w:val="0000FF"/>
          <w:szCs w:val="18"/>
        </w:rPr>
        <w:t>INDEX</w:t>
      </w:r>
      <w:r w:rsidRPr="00F86BB4">
        <w:rPr>
          <w:rFonts w:ascii="Courier" w:hAnsi="Courier" w:cs="Courier"/>
          <w:szCs w:val="18"/>
        </w:rPr>
        <w:t xml:space="preserve"> </w:t>
      </w:r>
      <w:proofErr w:type="spellStart"/>
      <w:r w:rsidRPr="00F86BB4">
        <w:rPr>
          <w:rFonts w:ascii="Courier" w:hAnsi="Courier" w:cs="Courier"/>
          <w:szCs w:val="18"/>
        </w:rPr>
        <w:t>idx_dim_c</w:t>
      </w:r>
      <w:r w:rsidR="008746AF" w:rsidRPr="00F86BB4">
        <w:rPr>
          <w:rFonts w:ascii="Courier" w:hAnsi="Courier" w:cs="Courier"/>
          <w:szCs w:val="18"/>
        </w:rPr>
        <w:t>ustomer</w:t>
      </w:r>
      <w:r w:rsidRPr="00F86BB4">
        <w:rPr>
          <w:rFonts w:ascii="Courier" w:hAnsi="Courier" w:cs="Courier"/>
          <w:szCs w:val="18"/>
        </w:rPr>
        <w:t>_tk</w:t>
      </w:r>
      <w:proofErr w:type="spellEnd"/>
      <w:r w:rsidRPr="00F86BB4">
        <w:rPr>
          <w:rFonts w:ascii="Courier" w:hAnsi="Courier" w:cs="Courier"/>
          <w:szCs w:val="18"/>
        </w:rPr>
        <w:t xml:space="preserve"> </w:t>
      </w:r>
      <w:r w:rsidRPr="00F86BB4">
        <w:rPr>
          <w:rFonts w:ascii="Courier" w:hAnsi="Courier" w:cs="Courier"/>
          <w:color w:val="0000FF"/>
          <w:szCs w:val="18"/>
        </w:rPr>
        <w:t>ON</w:t>
      </w:r>
      <w:r w:rsidRPr="00F86BB4">
        <w:rPr>
          <w:rFonts w:ascii="Courier" w:hAnsi="Courier" w:cs="Courier"/>
          <w:szCs w:val="18"/>
        </w:rPr>
        <w:t xml:space="preserve"> </w:t>
      </w:r>
      <w:proofErr w:type="spellStart"/>
      <w:r w:rsidRPr="00F86BB4">
        <w:rPr>
          <w:rFonts w:ascii="Courier" w:hAnsi="Courier" w:cs="Courier"/>
          <w:szCs w:val="18"/>
        </w:rPr>
        <w:t>public.dim_c</w:t>
      </w:r>
      <w:r w:rsidR="008746AF" w:rsidRPr="00F86BB4">
        <w:rPr>
          <w:rFonts w:ascii="Courier" w:hAnsi="Courier" w:cs="Courier"/>
          <w:szCs w:val="18"/>
        </w:rPr>
        <w:t>ustomer</w:t>
      </w:r>
      <w:proofErr w:type="spellEnd"/>
      <w:r w:rsidRPr="00F86BB4">
        <w:rPr>
          <w:rFonts w:ascii="Courier" w:hAnsi="Courier" w:cs="Courier"/>
          <w:szCs w:val="18"/>
        </w:rPr>
        <w:t>(</w:t>
      </w:r>
      <w:proofErr w:type="spellStart"/>
      <w:r w:rsidRPr="00F86BB4">
        <w:rPr>
          <w:rFonts w:ascii="Courier" w:hAnsi="Courier" w:cs="Courier"/>
          <w:szCs w:val="18"/>
        </w:rPr>
        <w:t>c</w:t>
      </w:r>
      <w:r w:rsidR="008746AF" w:rsidRPr="00F86BB4">
        <w:rPr>
          <w:rFonts w:ascii="Courier" w:hAnsi="Courier" w:cs="Courier"/>
          <w:szCs w:val="18"/>
        </w:rPr>
        <w:t>ustomer</w:t>
      </w:r>
      <w:r w:rsidRPr="00F86BB4">
        <w:rPr>
          <w:rFonts w:ascii="Courier" w:hAnsi="Courier" w:cs="Courier"/>
          <w:szCs w:val="18"/>
        </w:rPr>
        <w:t>_id</w:t>
      </w:r>
      <w:proofErr w:type="spellEnd"/>
      <w:r w:rsidRPr="00F86BB4">
        <w:rPr>
          <w:rFonts w:ascii="Courier" w:hAnsi="Courier" w:cs="Courier"/>
          <w:szCs w:val="18"/>
        </w:rPr>
        <w:t>)</w:t>
      </w:r>
    </w:p>
    <w:p w14:paraId="084E1D84" w14:textId="1CAD38D7" w:rsidR="0090670C" w:rsidRDefault="0090670C" w:rsidP="00C3215F">
      <w:pPr>
        <w:autoSpaceDE w:val="0"/>
        <w:autoSpaceDN w:val="0"/>
        <w:adjustRightInd w:val="0"/>
        <w:spacing w:after="0" w:line="240" w:lineRule="auto"/>
        <w:ind w:left="900"/>
        <w:rPr>
          <w:rFonts w:ascii="Courier" w:hAnsi="Courier" w:cs="Courier"/>
          <w:color w:val="0000FF"/>
          <w:szCs w:val="18"/>
        </w:rPr>
      </w:pPr>
      <w:r>
        <w:rPr>
          <w:rFonts w:ascii="Courier" w:hAnsi="Courier" w:cs="Courier"/>
          <w:color w:val="0000FF"/>
          <w:szCs w:val="18"/>
        </w:rPr>
        <w:t>;</w:t>
      </w:r>
    </w:p>
    <w:p w14:paraId="3C6A5DCF" w14:textId="77777777" w:rsidR="0090670C" w:rsidRDefault="0090670C" w:rsidP="00C3215F">
      <w:pPr>
        <w:autoSpaceDE w:val="0"/>
        <w:autoSpaceDN w:val="0"/>
        <w:adjustRightInd w:val="0"/>
        <w:spacing w:after="0" w:line="240" w:lineRule="auto"/>
        <w:ind w:left="900"/>
        <w:rPr>
          <w:rFonts w:ascii="Courier" w:hAnsi="Courier" w:cs="Courier"/>
          <w:szCs w:val="18"/>
        </w:rPr>
      </w:pPr>
    </w:p>
    <w:p w14:paraId="58DE0F1E" w14:textId="77777777" w:rsidR="0027635C" w:rsidRPr="003B4F59" w:rsidRDefault="0027635C" w:rsidP="0027635C">
      <w:pPr>
        <w:pStyle w:val="Heading4"/>
        <w:ind w:left="900" w:right="540"/>
        <w:jc w:val="both"/>
        <w:rPr>
          <w:sz w:val="22"/>
          <w:szCs w:val="24"/>
        </w:rPr>
      </w:pPr>
      <w:bookmarkStart w:id="27" w:name="_Toc60923836"/>
      <w:r>
        <w:rPr>
          <w:sz w:val="22"/>
          <w:szCs w:val="24"/>
        </w:rPr>
        <w:t>User Account</w:t>
      </w:r>
      <w:bookmarkEnd w:id="27"/>
    </w:p>
    <w:p w14:paraId="59F6CC1C"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TABLE</w:t>
      </w:r>
      <w:r>
        <w:rPr>
          <w:rFonts w:ascii="Courier" w:hAnsi="Courier" w:cs="Courier"/>
          <w:szCs w:val="18"/>
        </w:rPr>
        <w:t xml:space="preserve"> </w:t>
      </w:r>
      <w:proofErr w:type="spellStart"/>
      <w:r w:rsidRPr="007D6C54">
        <w:rPr>
          <w:rFonts w:ascii="Courier" w:hAnsi="Courier" w:cs="Courier"/>
          <w:szCs w:val="18"/>
        </w:rPr>
        <w:t>public.</w:t>
      </w:r>
      <w:r>
        <w:rPr>
          <w:rFonts w:ascii="Courier" w:hAnsi="Courier" w:cs="Courier"/>
          <w:szCs w:val="18"/>
        </w:rPr>
        <w:t>dim_user_account</w:t>
      </w:r>
      <w:proofErr w:type="spellEnd"/>
    </w:p>
    <w:p w14:paraId="6C0142AF"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07681EBA"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user_id</w:t>
      </w:r>
      <w:proofErr w:type="spellEnd"/>
      <w:r>
        <w:rPr>
          <w:rFonts w:ascii="Courier" w:hAnsi="Courier" w:cs="Courier"/>
          <w:szCs w:val="18"/>
        </w:rPr>
        <w:t xml:space="preserve"> BIGSERIAL</w:t>
      </w:r>
    </w:p>
    <w:p w14:paraId="406F6F75"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name </w:t>
      </w:r>
      <w:r>
        <w:rPr>
          <w:rFonts w:ascii="Courier" w:hAnsi="Courier" w:cs="Courier"/>
          <w:color w:val="0000FF"/>
          <w:szCs w:val="18"/>
        </w:rPr>
        <w:t>TEXT</w:t>
      </w:r>
    </w:p>
    <w:p w14:paraId="0E13A397"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gender </w:t>
      </w:r>
      <w:r>
        <w:rPr>
          <w:rFonts w:ascii="Courier" w:hAnsi="Courier" w:cs="Courier"/>
          <w:color w:val="0000FF"/>
          <w:szCs w:val="18"/>
        </w:rPr>
        <w:t>TEXT</w:t>
      </w:r>
    </w:p>
    <w:p w14:paraId="2277814B"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age </w:t>
      </w:r>
      <w:r>
        <w:rPr>
          <w:rFonts w:ascii="Courier" w:hAnsi="Courier" w:cs="Courier"/>
          <w:color w:val="0000FF"/>
          <w:szCs w:val="18"/>
        </w:rPr>
        <w:t>DOUBLE</w:t>
      </w:r>
      <w:r>
        <w:rPr>
          <w:rFonts w:ascii="Courier" w:hAnsi="Courier" w:cs="Courier"/>
          <w:szCs w:val="18"/>
        </w:rPr>
        <w:t xml:space="preserve"> PRECISION</w:t>
      </w:r>
    </w:p>
    <w:p w14:paraId="5DA7DEE1"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mobile </w:t>
      </w:r>
      <w:r>
        <w:rPr>
          <w:rFonts w:ascii="Courier" w:hAnsi="Courier" w:cs="Courier"/>
          <w:color w:val="0000FF"/>
          <w:szCs w:val="18"/>
        </w:rPr>
        <w:t>TEXT</w:t>
      </w:r>
    </w:p>
    <w:p w14:paraId="0C1E4644"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email </w:t>
      </w:r>
      <w:r>
        <w:rPr>
          <w:rFonts w:ascii="Courier" w:hAnsi="Courier" w:cs="Courier"/>
          <w:color w:val="0000FF"/>
          <w:szCs w:val="18"/>
        </w:rPr>
        <w:t>TEXT</w:t>
      </w:r>
    </w:p>
    <w:p w14:paraId="007A6118"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address </w:t>
      </w:r>
      <w:r>
        <w:rPr>
          <w:rFonts w:ascii="Courier" w:hAnsi="Courier" w:cs="Courier"/>
          <w:color w:val="0000FF"/>
          <w:szCs w:val="18"/>
        </w:rPr>
        <w:t>TEXT</w:t>
      </w:r>
    </w:p>
    <w:p w14:paraId="71EB86A5"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postal_zip</w:t>
      </w:r>
      <w:proofErr w:type="spellEnd"/>
      <w:r>
        <w:rPr>
          <w:rFonts w:ascii="Courier" w:hAnsi="Courier" w:cs="Courier"/>
          <w:szCs w:val="18"/>
        </w:rPr>
        <w:t xml:space="preserve"> </w:t>
      </w:r>
      <w:r>
        <w:rPr>
          <w:rFonts w:ascii="Courier" w:hAnsi="Courier" w:cs="Courier"/>
          <w:color w:val="0000FF"/>
          <w:szCs w:val="18"/>
        </w:rPr>
        <w:t>TEXT</w:t>
      </w:r>
    </w:p>
    <w:p w14:paraId="7399593B"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city </w:t>
      </w:r>
      <w:r>
        <w:rPr>
          <w:rFonts w:ascii="Courier" w:hAnsi="Courier" w:cs="Courier"/>
          <w:color w:val="0000FF"/>
          <w:szCs w:val="18"/>
        </w:rPr>
        <w:t>TEXT</w:t>
      </w:r>
    </w:p>
    <w:p w14:paraId="5D012A63"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city_lat</w:t>
      </w:r>
      <w:proofErr w:type="spellEnd"/>
      <w:r>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PRECISION</w:t>
      </w:r>
    </w:p>
    <w:p w14:paraId="10C3FED8"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city_long</w:t>
      </w:r>
      <w:proofErr w:type="spellEnd"/>
      <w:r>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PRECISION</w:t>
      </w:r>
    </w:p>
    <w:p w14:paraId="4A146701"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state </w:t>
      </w:r>
      <w:r>
        <w:rPr>
          <w:rFonts w:ascii="Courier" w:hAnsi="Courier" w:cs="Courier"/>
          <w:color w:val="0000FF"/>
          <w:szCs w:val="18"/>
        </w:rPr>
        <w:t>TEXT</w:t>
      </w:r>
    </w:p>
    <w:p w14:paraId="0BC07698" w14:textId="32780D83"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c</w:t>
      </w:r>
      <w:r w:rsidR="00EC3191">
        <w:rPr>
          <w:rFonts w:ascii="Courier" w:hAnsi="Courier" w:cs="Courier"/>
          <w:szCs w:val="18"/>
        </w:rPr>
        <w:t>o</w:t>
      </w:r>
      <w:r>
        <w:rPr>
          <w:rFonts w:ascii="Courier" w:hAnsi="Courier" w:cs="Courier"/>
          <w:szCs w:val="18"/>
        </w:rPr>
        <w:t xml:space="preserve">untry </w:t>
      </w:r>
      <w:r>
        <w:rPr>
          <w:rFonts w:ascii="Courier" w:hAnsi="Courier" w:cs="Courier"/>
          <w:color w:val="0000FF"/>
          <w:szCs w:val="18"/>
        </w:rPr>
        <w:t>TEXT</w:t>
      </w:r>
    </w:p>
    <w:p w14:paraId="719267E7"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country_id</w:t>
      </w:r>
      <w:proofErr w:type="spellEnd"/>
      <w:r>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PRECISION</w:t>
      </w:r>
    </w:p>
    <w:p w14:paraId="18A8FC16"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country_iso_2 </w:t>
      </w:r>
      <w:r>
        <w:rPr>
          <w:rFonts w:ascii="Courier" w:hAnsi="Courier" w:cs="Courier"/>
          <w:color w:val="0000FF"/>
          <w:szCs w:val="18"/>
        </w:rPr>
        <w:t>TEXT</w:t>
      </w:r>
    </w:p>
    <w:p w14:paraId="25DB9283"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Pr="00D278AE">
        <w:rPr>
          <w:rFonts w:ascii="Courier" w:hAnsi="Courier" w:cs="Courier"/>
          <w:szCs w:val="18"/>
        </w:rPr>
        <w:t>sub_region</w:t>
      </w:r>
      <w:proofErr w:type="spellEnd"/>
      <w:r>
        <w:rPr>
          <w:rFonts w:ascii="Courier" w:hAnsi="Courier" w:cs="Courier"/>
          <w:szCs w:val="18"/>
        </w:rPr>
        <w:t xml:space="preserve"> </w:t>
      </w:r>
      <w:r>
        <w:rPr>
          <w:rFonts w:ascii="Courier" w:hAnsi="Courier" w:cs="Courier"/>
          <w:color w:val="0000FF"/>
          <w:szCs w:val="18"/>
        </w:rPr>
        <w:t>TEXT</w:t>
      </w:r>
    </w:p>
    <w:p w14:paraId="7390801B" w14:textId="579A2881"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r w:rsidR="00EC3191">
        <w:rPr>
          <w:rFonts w:ascii="Courier" w:hAnsi="Courier" w:cs="Courier"/>
          <w:szCs w:val="18"/>
        </w:rPr>
        <w:t>continent</w:t>
      </w:r>
      <w:r>
        <w:rPr>
          <w:rFonts w:ascii="Courier" w:hAnsi="Courier" w:cs="Courier"/>
          <w:szCs w:val="18"/>
        </w:rPr>
        <w:t xml:space="preserve"> </w:t>
      </w:r>
      <w:r>
        <w:rPr>
          <w:rFonts w:ascii="Courier" w:hAnsi="Courier" w:cs="Courier"/>
          <w:color w:val="0000FF"/>
          <w:szCs w:val="18"/>
        </w:rPr>
        <w:t>TEXT</w:t>
      </w:r>
    </w:p>
    <w:p w14:paraId="098F87D2"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bithday_date</w:t>
      </w:r>
      <w:proofErr w:type="spellEnd"/>
      <w:r>
        <w:rPr>
          <w:rFonts w:ascii="Courier" w:hAnsi="Courier" w:cs="Courier"/>
          <w:szCs w:val="18"/>
        </w:rPr>
        <w:t xml:space="preserve"> </w:t>
      </w:r>
      <w:r>
        <w:rPr>
          <w:rFonts w:ascii="Courier" w:hAnsi="Courier" w:cs="Courier"/>
          <w:color w:val="0000FF"/>
          <w:szCs w:val="18"/>
        </w:rPr>
        <w:t>BIGINT</w:t>
      </w:r>
    </w:p>
    <w:p w14:paraId="625A2814" w14:textId="77777777"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37C06839" w14:textId="2EAD2E01"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2B86CB10" w14:textId="12F078D0" w:rsidR="00034855" w:rsidRPr="00F86BB4" w:rsidRDefault="00034855" w:rsidP="00034855">
      <w:pPr>
        <w:autoSpaceDE w:val="0"/>
        <w:autoSpaceDN w:val="0"/>
        <w:adjustRightInd w:val="0"/>
        <w:spacing w:after="0" w:line="240" w:lineRule="auto"/>
        <w:ind w:left="900"/>
        <w:rPr>
          <w:rFonts w:ascii="Courier" w:hAnsi="Courier" w:cs="Courier"/>
          <w:szCs w:val="18"/>
        </w:rPr>
      </w:pPr>
      <w:r w:rsidRPr="00F86BB4">
        <w:rPr>
          <w:rFonts w:ascii="Courier" w:hAnsi="Courier" w:cs="Courier"/>
          <w:color w:val="0000FF"/>
          <w:szCs w:val="18"/>
        </w:rPr>
        <w:t>CREATE</w:t>
      </w:r>
      <w:r w:rsidRPr="00F86BB4">
        <w:rPr>
          <w:rFonts w:ascii="Courier" w:hAnsi="Courier" w:cs="Courier"/>
          <w:szCs w:val="18"/>
        </w:rPr>
        <w:t xml:space="preserve"> </w:t>
      </w:r>
      <w:r w:rsidRPr="00F86BB4">
        <w:rPr>
          <w:rFonts w:ascii="Courier" w:hAnsi="Courier" w:cs="Courier"/>
          <w:color w:val="0000FF"/>
          <w:szCs w:val="18"/>
        </w:rPr>
        <w:t>INDEX</w:t>
      </w:r>
      <w:r w:rsidRPr="00F86BB4">
        <w:rPr>
          <w:rFonts w:ascii="Courier" w:hAnsi="Courier" w:cs="Courier"/>
          <w:szCs w:val="18"/>
        </w:rPr>
        <w:t xml:space="preserve"> </w:t>
      </w:r>
      <w:proofErr w:type="spellStart"/>
      <w:r w:rsidRPr="00F86BB4">
        <w:rPr>
          <w:rFonts w:ascii="Courier" w:hAnsi="Courier" w:cs="Courier"/>
          <w:szCs w:val="18"/>
        </w:rPr>
        <w:t>idx_dim</w:t>
      </w:r>
      <w:proofErr w:type="spellEnd"/>
      <w:r w:rsidRPr="00F86BB4">
        <w:rPr>
          <w:rFonts w:ascii="Courier" w:hAnsi="Courier" w:cs="Courier"/>
          <w:szCs w:val="18"/>
        </w:rPr>
        <w:t>_</w:t>
      </w:r>
      <w:r w:rsidRPr="00034855">
        <w:rPr>
          <w:rFonts w:ascii="Courier" w:hAnsi="Courier" w:cs="Courier"/>
          <w:szCs w:val="18"/>
        </w:rPr>
        <w:t xml:space="preserve"> </w:t>
      </w:r>
      <w:proofErr w:type="spellStart"/>
      <w:r>
        <w:rPr>
          <w:rFonts w:ascii="Courier" w:hAnsi="Courier" w:cs="Courier"/>
          <w:szCs w:val="18"/>
        </w:rPr>
        <w:t>user_account</w:t>
      </w:r>
      <w:r w:rsidRPr="00F86BB4">
        <w:rPr>
          <w:rFonts w:ascii="Courier" w:hAnsi="Courier" w:cs="Courier"/>
          <w:szCs w:val="18"/>
        </w:rPr>
        <w:t>_lookup</w:t>
      </w:r>
      <w:proofErr w:type="spellEnd"/>
      <w:r w:rsidRPr="00F86BB4">
        <w:rPr>
          <w:rFonts w:ascii="Courier" w:hAnsi="Courier" w:cs="Courier"/>
          <w:szCs w:val="18"/>
        </w:rPr>
        <w:t xml:space="preserve"> </w:t>
      </w:r>
      <w:r w:rsidRPr="00F86BB4">
        <w:rPr>
          <w:rFonts w:ascii="Courier" w:hAnsi="Courier" w:cs="Courier"/>
          <w:color w:val="0000FF"/>
          <w:szCs w:val="18"/>
        </w:rPr>
        <w:t>ON</w:t>
      </w:r>
      <w:r w:rsidRPr="00F86BB4">
        <w:rPr>
          <w:rFonts w:ascii="Courier" w:hAnsi="Courier" w:cs="Courier"/>
          <w:szCs w:val="18"/>
        </w:rPr>
        <w:t xml:space="preserve"> </w:t>
      </w:r>
      <w:proofErr w:type="spellStart"/>
      <w:r w:rsidRPr="00F86BB4">
        <w:rPr>
          <w:rFonts w:ascii="Courier" w:hAnsi="Courier" w:cs="Courier"/>
          <w:szCs w:val="18"/>
        </w:rPr>
        <w:t>public.dim</w:t>
      </w:r>
      <w:proofErr w:type="spellEnd"/>
      <w:r w:rsidRPr="00F86BB4">
        <w:rPr>
          <w:rFonts w:ascii="Courier" w:hAnsi="Courier" w:cs="Courier"/>
          <w:szCs w:val="18"/>
        </w:rPr>
        <w:t>_</w:t>
      </w:r>
      <w:r w:rsidRPr="00034855">
        <w:rPr>
          <w:rFonts w:ascii="Courier" w:hAnsi="Courier" w:cs="Courier"/>
          <w:szCs w:val="18"/>
        </w:rPr>
        <w:t xml:space="preserve"> </w:t>
      </w:r>
      <w:proofErr w:type="spellStart"/>
      <w:r w:rsidRPr="007D6C54">
        <w:rPr>
          <w:rFonts w:ascii="Courier" w:hAnsi="Courier" w:cs="Courier"/>
          <w:szCs w:val="18"/>
        </w:rPr>
        <w:t>user_</w:t>
      </w:r>
      <w:proofErr w:type="gramStart"/>
      <w:r w:rsidRPr="007D6C54">
        <w:rPr>
          <w:rFonts w:ascii="Courier" w:hAnsi="Courier" w:cs="Courier"/>
          <w:szCs w:val="18"/>
        </w:rPr>
        <w:t>account</w:t>
      </w:r>
      <w:proofErr w:type="spellEnd"/>
      <w:r w:rsidRPr="007D6C54">
        <w:rPr>
          <w:rFonts w:ascii="Courier" w:hAnsi="Courier" w:cs="Courier"/>
          <w:szCs w:val="18"/>
        </w:rPr>
        <w:t>(</w:t>
      </w:r>
      <w:proofErr w:type="spellStart"/>
      <w:proofErr w:type="gramEnd"/>
      <w:r w:rsidRPr="007D6C54">
        <w:rPr>
          <w:rFonts w:ascii="Courier" w:hAnsi="Courier" w:cs="Courier"/>
          <w:szCs w:val="18"/>
        </w:rPr>
        <w:t>user</w:t>
      </w:r>
      <w:r>
        <w:rPr>
          <w:rFonts w:ascii="Courier" w:hAnsi="Courier" w:cs="Courier"/>
          <w:szCs w:val="18"/>
        </w:rPr>
        <w:t>_</w:t>
      </w:r>
      <w:r w:rsidRPr="007D6C54">
        <w:rPr>
          <w:rFonts w:ascii="Courier" w:hAnsi="Courier" w:cs="Courier"/>
          <w:szCs w:val="18"/>
        </w:rPr>
        <w:t>id</w:t>
      </w:r>
      <w:proofErr w:type="spellEnd"/>
    </w:p>
    <w:p w14:paraId="6D28E2B3" w14:textId="77777777" w:rsidR="00034855" w:rsidRPr="00F86BB4" w:rsidRDefault="00034855" w:rsidP="00034855">
      <w:pPr>
        <w:autoSpaceDE w:val="0"/>
        <w:autoSpaceDN w:val="0"/>
        <w:adjustRightInd w:val="0"/>
        <w:spacing w:after="0" w:line="240" w:lineRule="auto"/>
        <w:ind w:left="900"/>
        <w:rPr>
          <w:rFonts w:ascii="Courier" w:hAnsi="Courier" w:cs="Courier"/>
          <w:szCs w:val="18"/>
        </w:rPr>
      </w:pPr>
      <w:r w:rsidRPr="00F86BB4">
        <w:rPr>
          <w:rFonts w:ascii="Courier" w:hAnsi="Courier" w:cs="Courier"/>
          <w:szCs w:val="18"/>
        </w:rPr>
        <w:t>;</w:t>
      </w:r>
    </w:p>
    <w:p w14:paraId="6B6B2E31" w14:textId="6863B119" w:rsidR="0027635C" w:rsidRPr="007D6C54"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INDEX</w:t>
      </w:r>
      <w:r>
        <w:rPr>
          <w:rFonts w:ascii="Courier" w:hAnsi="Courier" w:cs="Courier"/>
          <w:szCs w:val="18"/>
        </w:rPr>
        <w:t xml:space="preserve"> </w:t>
      </w:r>
      <w:proofErr w:type="spellStart"/>
      <w:r>
        <w:rPr>
          <w:rFonts w:ascii="Courier" w:hAnsi="Courier" w:cs="Courier"/>
          <w:szCs w:val="18"/>
        </w:rPr>
        <w:t>idx_dim_user_account_tk</w:t>
      </w:r>
      <w:proofErr w:type="spellEnd"/>
      <w:r>
        <w:rPr>
          <w:rFonts w:ascii="Courier" w:hAnsi="Courier" w:cs="Courier"/>
          <w:szCs w:val="18"/>
        </w:rPr>
        <w:t xml:space="preserve"> </w:t>
      </w:r>
      <w:r>
        <w:rPr>
          <w:rFonts w:ascii="Courier" w:hAnsi="Courier" w:cs="Courier"/>
          <w:color w:val="0000FF"/>
          <w:szCs w:val="18"/>
        </w:rPr>
        <w:t>ON</w:t>
      </w:r>
      <w:r>
        <w:rPr>
          <w:rFonts w:ascii="Courier" w:hAnsi="Courier" w:cs="Courier"/>
          <w:szCs w:val="18"/>
        </w:rPr>
        <w:t xml:space="preserve"> </w:t>
      </w:r>
      <w:proofErr w:type="spellStart"/>
      <w:r w:rsidRPr="007D6C54">
        <w:rPr>
          <w:rFonts w:ascii="Courier" w:hAnsi="Courier" w:cs="Courier"/>
          <w:szCs w:val="18"/>
        </w:rPr>
        <w:t>public.dim_user_account</w:t>
      </w:r>
      <w:proofErr w:type="spellEnd"/>
      <w:r w:rsidRPr="007D6C54">
        <w:rPr>
          <w:rFonts w:ascii="Courier" w:hAnsi="Courier" w:cs="Courier"/>
          <w:szCs w:val="18"/>
        </w:rPr>
        <w:t>(</w:t>
      </w:r>
      <w:proofErr w:type="spellStart"/>
      <w:r w:rsidRPr="007D6C54">
        <w:rPr>
          <w:rFonts w:ascii="Courier" w:hAnsi="Courier" w:cs="Courier"/>
          <w:szCs w:val="18"/>
        </w:rPr>
        <w:t>user</w:t>
      </w:r>
      <w:r w:rsidR="00034855">
        <w:rPr>
          <w:rFonts w:ascii="Courier" w:hAnsi="Courier" w:cs="Courier"/>
          <w:szCs w:val="18"/>
        </w:rPr>
        <w:t>_</w:t>
      </w:r>
      <w:r w:rsidRPr="007D6C54">
        <w:rPr>
          <w:rFonts w:ascii="Courier" w:hAnsi="Courier" w:cs="Courier"/>
          <w:szCs w:val="18"/>
        </w:rPr>
        <w:t>id</w:t>
      </w:r>
      <w:proofErr w:type="spellEnd"/>
      <w:r w:rsidRPr="007D6C54">
        <w:rPr>
          <w:rFonts w:ascii="Courier" w:hAnsi="Courier" w:cs="Courier"/>
          <w:szCs w:val="18"/>
        </w:rPr>
        <w:t>)</w:t>
      </w:r>
    </w:p>
    <w:p w14:paraId="09D805B1" w14:textId="77777777" w:rsidR="0027635C" w:rsidRPr="007D6C54" w:rsidRDefault="0027635C" w:rsidP="0027635C">
      <w:pPr>
        <w:autoSpaceDE w:val="0"/>
        <w:autoSpaceDN w:val="0"/>
        <w:adjustRightInd w:val="0"/>
        <w:spacing w:after="0" w:line="240" w:lineRule="auto"/>
        <w:ind w:left="900"/>
        <w:rPr>
          <w:rFonts w:ascii="Courier" w:hAnsi="Courier" w:cs="Courier"/>
          <w:szCs w:val="18"/>
        </w:rPr>
      </w:pPr>
      <w:r w:rsidRPr="007D6C54">
        <w:rPr>
          <w:rFonts w:ascii="Courier" w:hAnsi="Courier" w:cs="Courier"/>
          <w:szCs w:val="18"/>
        </w:rPr>
        <w:t>;</w:t>
      </w:r>
    </w:p>
    <w:p w14:paraId="3F5EFC64" w14:textId="77777777" w:rsidR="0027635C" w:rsidRDefault="0027635C" w:rsidP="0027635C">
      <w:pPr>
        <w:autoSpaceDE w:val="0"/>
        <w:autoSpaceDN w:val="0"/>
        <w:adjustRightInd w:val="0"/>
        <w:spacing w:after="0" w:line="240" w:lineRule="auto"/>
        <w:ind w:left="900"/>
        <w:rPr>
          <w:rFonts w:ascii="Courier" w:hAnsi="Courier" w:cs="Courier"/>
          <w:szCs w:val="18"/>
        </w:rPr>
      </w:pPr>
      <w:r w:rsidRPr="0080041A">
        <w:rPr>
          <w:rFonts w:ascii="Courier" w:hAnsi="Courier" w:cs="Courier"/>
          <w:color w:val="0000FF"/>
          <w:szCs w:val="18"/>
        </w:rPr>
        <w:t>ALTER TABLE</w:t>
      </w:r>
      <w:r w:rsidRPr="0080041A">
        <w:rPr>
          <w:rFonts w:ascii="Courier" w:hAnsi="Courier" w:cs="Courier"/>
          <w:szCs w:val="18"/>
        </w:rPr>
        <w:t xml:space="preserve"> public.</w:t>
      </w:r>
      <w:r w:rsidRPr="00436C0F">
        <w:rPr>
          <w:rFonts w:ascii="Courier" w:hAnsi="Courier" w:cs="Courier"/>
          <w:szCs w:val="18"/>
        </w:rPr>
        <w:t xml:space="preserve"> </w:t>
      </w:r>
      <w:proofErr w:type="spellStart"/>
      <w:r>
        <w:rPr>
          <w:rFonts w:ascii="Courier" w:hAnsi="Courier" w:cs="Courier"/>
          <w:szCs w:val="18"/>
        </w:rPr>
        <w:t>dim_user_account</w:t>
      </w:r>
      <w:proofErr w:type="spellEnd"/>
      <w:r>
        <w:rPr>
          <w:rFonts w:ascii="Courier" w:hAnsi="Courier" w:cs="Courier"/>
          <w:szCs w:val="18"/>
        </w:rPr>
        <w:t xml:space="preserve"> </w:t>
      </w:r>
      <w:r w:rsidRPr="0080041A">
        <w:rPr>
          <w:rFonts w:ascii="Courier" w:hAnsi="Courier" w:cs="Courier"/>
          <w:color w:val="0000FF"/>
          <w:szCs w:val="18"/>
        </w:rPr>
        <w:t>ADD PRIMARY KEY</w:t>
      </w:r>
      <w:r w:rsidRPr="0080041A">
        <w:rPr>
          <w:rFonts w:ascii="Courier" w:hAnsi="Courier" w:cs="Courier"/>
          <w:szCs w:val="18"/>
        </w:rPr>
        <w:t xml:space="preserve"> </w:t>
      </w:r>
      <w:r w:rsidRPr="00C60CBA">
        <w:rPr>
          <w:rFonts w:ascii="Courier" w:hAnsi="Courier" w:cs="Courier"/>
          <w:szCs w:val="18"/>
        </w:rPr>
        <w:t>(</w:t>
      </w:r>
      <w:proofErr w:type="spellStart"/>
      <w:r>
        <w:rPr>
          <w:rFonts w:ascii="Courier" w:hAnsi="Courier" w:cs="Courier"/>
          <w:szCs w:val="18"/>
        </w:rPr>
        <w:t>user_id</w:t>
      </w:r>
      <w:proofErr w:type="spellEnd"/>
      <w:r w:rsidRPr="00C60CBA">
        <w:rPr>
          <w:rFonts w:ascii="Courier" w:hAnsi="Courier" w:cs="Courier"/>
          <w:szCs w:val="18"/>
        </w:rPr>
        <w:t>)</w:t>
      </w:r>
    </w:p>
    <w:p w14:paraId="3A055ECC" w14:textId="4CFDC851" w:rsidR="0027635C" w:rsidRDefault="0027635C" w:rsidP="0027635C">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28E37656" w14:textId="33526FDD" w:rsidR="00B311ED" w:rsidRPr="00432113" w:rsidRDefault="00B311ED" w:rsidP="00B311ED">
      <w:pPr>
        <w:pStyle w:val="Heading4"/>
        <w:ind w:left="900" w:right="540"/>
        <w:jc w:val="both"/>
        <w:rPr>
          <w:sz w:val="22"/>
          <w:szCs w:val="24"/>
        </w:rPr>
      </w:pPr>
      <w:bookmarkStart w:id="28" w:name="_Toc60923837"/>
      <w:r w:rsidRPr="00432113">
        <w:rPr>
          <w:sz w:val="22"/>
          <w:szCs w:val="24"/>
        </w:rPr>
        <w:t>Date</w:t>
      </w:r>
      <w:bookmarkEnd w:id="28"/>
      <w:r w:rsidR="00812E2D" w:rsidRPr="00432113">
        <w:rPr>
          <w:sz w:val="22"/>
          <w:szCs w:val="24"/>
        </w:rPr>
        <w:t xml:space="preserve"> </w:t>
      </w:r>
    </w:p>
    <w:p w14:paraId="393F9BE6" w14:textId="5AAB66BC" w:rsidR="00B311ED" w:rsidRDefault="00B311ED" w:rsidP="00B311ED">
      <w:pPr>
        <w:autoSpaceDE w:val="0"/>
        <w:autoSpaceDN w:val="0"/>
        <w:adjustRightInd w:val="0"/>
        <w:spacing w:after="0" w:line="240" w:lineRule="auto"/>
        <w:ind w:left="900"/>
        <w:rPr>
          <w:rFonts w:ascii="Courier" w:hAnsi="Courier" w:cs="Courier"/>
          <w:szCs w:val="18"/>
        </w:rPr>
      </w:pPr>
      <w:r w:rsidRPr="00432113">
        <w:rPr>
          <w:rFonts w:ascii="Courier" w:hAnsi="Courier" w:cs="Courier"/>
          <w:color w:val="0000FF"/>
          <w:szCs w:val="18"/>
        </w:rPr>
        <w:t>CREATE</w:t>
      </w:r>
      <w:r w:rsidRPr="00432113">
        <w:rPr>
          <w:rFonts w:ascii="Courier" w:hAnsi="Courier" w:cs="Courier"/>
          <w:szCs w:val="18"/>
        </w:rPr>
        <w:t xml:space="preserve"> </w:t>
      </w:r>
      <w:r w:rsidRPr="00432113">
        <w:rPr>
          <w:rFonts w:ascii="Courier" w:hAnsi="Courier" w:cs="Courier"/>
          <w:color w:val="0000FF"/>
          <w:szCs w:val="18"/>
        </w:rPr>
        <w:t>TABLE</w:t>
      </w:r>
      <w:r w:rsidRPr="00432113">
        <w:rPr>
          <w:rFonts w:ascii="Courier" w:hAnsi="Courier" w:cs="Courier"/>
          <w:szCs w:val="18"/>
        </w:rPr>
        <w:t xml:space="preserve"> </w:t>
      </w:r>
      <w:proofErr w:type="spellStart"/>
      <w:r w:rsidRPr="00432113">
        <w:rPr>
          <w:rFonts w:ascii="Courier" w:hAnsi="Courier" w:cs="Courier"/>
          <w:szCs w:val="18"/>
        </w:rPr>
        <w:t>pu</w:t>
      </w:r>
      <w:r w:rsidRPr="00F30AD8">
        <w:rPr>
          <w:rFonts w:ascii="Courier" w:hAnsi="Courier" w:cs="Courier"/>
          <w:szCs w:val="18"/>
        </w:rPr>
        <w:t>blic.d</w:t>
      </w:r>
      <w:r>
        <w:rPr>
          <w:rFonts w:ascii="Courier" w:hAnsi="Courier" w:cs="Courier"/>
          <w:szCs w:val="18"/>
        </w:rPr>
        <w:t>im_date</w:t>
      </w:r>
      <w:proofErr w:type="spellEnd"/>
    </w:p>
    <w:p w14:paraId="5FC1619B" w14:textId="77777777" w:rsidR="004A36D4" w:rsidRDefault="00B311ED" w:rsidP="004A36D4">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0B2CECDF" w14:textId="25A34473" w:rsidR="00B311ED" w:rsidRDefault="004A36D4" w:rsidP="004A36D4">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436C0F">
        <w:rPr>
          <w:rFonts w:ascii="Courier" w:hAnsi="Courier" w:cs="Courier"/>
          <w:szCs w:val="18"/>
        </w:rPr>
        <w:t>date_id</w:t>
      </w:r>
      <w:proofErr w:type="spellEnd"/>
      <w:r w:rsidR="00B311ED">
        <w:rPr>
          <w:rFonts w:ascii="Courier" w:hAnsi="Courier" w:cs="Courier"/>
          <w:szCs w:val="18"/>
        </w:rPr>
        <w:t xml:space="preserve"> BIGSERIAL</w:t>
      </w:r>
    </w:p>
    <w:p w14:paraId="5587F084" w14:textId="7ECAB26E" w:rsidR="00B311ED" w:rsidRPr="00CB4909" w:rsidRDefault="00B311ED" w:rsidP="00B311ED">
      <w:pPr>
        <w:autoSpaceDE w:val="0"/>
        <w:autoSpaceDN w:val="0"/>
        <w:adjustRightInd w:val="0"/>
        <w:spacing w:after="0" w:line="240" w:lineRule="auto"/>
        <w:ind w:left="900"/>
        <w:rPr>
          <w:rFonts w:ascii="Courier" w:hAnsi="Courier" w:cs="Courier"/>
          <w:color w:val="0000FF"/>
          <w:szCs w:val="18"/>
        </w:rPr>
      </w:pPr>
      <w:r w:rsidRPr="00CB4909">
        <w:rPr>
          <w:rFonts w:ascii="Courier" w:hAnsi="Courier" w:cs="Courier"/>
          <w:szCs w:val="18"/>
        </w:rPr>
        <w:t xml:space="preserve">, date </w:t>
      </w:r>
      <w:r w:rsidRPr="00CB4909">
        <w:rPr>
          <w:rFonts w:ascii="Courier" w:hAnsi="Courier" w:cs="Courier"/>
          <w:color w:val="0000FF"/>
          <w:szCs w:val="18"/>
        </w:rPr>
        <w:t>TIMESTAMP</w:t>
      </w:r>
    </w:p>
    <w:p w14:paraId="412C0F0C" w14:textId="2BCFE94E" w:rsidR="001A016E" w:rsidRDefault="001A016E" w:rsidP="00B311ED">
      <w:pPr>
        <w:autoSpaceDE w:val="0"/>
        <w:autoSpaceDN w:val="0"/>
        <w:adjustRightInd w:val="0"/>
        <w:spacing w:after="0" w:line="240" w:lineRule="auto"/>
        <w:ind w:left="900"/>
        <w:rPr>
          <w:rFonts w:ascii="Courier" w:hAnsi="Courier" w:cs="Courier"/>
          <w:szCs w:val="18"/>
        </w:rPr>
      </w:pPr>
      <w:r w:rsidRPr="00CB4909">
        <w:rPr>
          <w:rFonts w:ascii="Courier" w:hAnsi="Courier" w:cs="Courier"/>
          <w:color w:val="0000FF"/>
          <w:szCs w:val="18"/>
        </w:rPr>
        <w:t xml:space="preserve">, </w:t>
      </w:r>
      <w:proofErr w:type="spellStart"/>
      <w:r w:rsidRPr="00CB4909">
        <w:rPr>
          <w:rFonts w:ascii="Courier" w:hAnsi="Courier" w:cs="Courier"/>
          <w:color w:val="0000FF"/>
          <w:szCs w:val="18"/>
        </w:rPr>
        <w:t>month_year</w:t>
      </w:r>
      <w:proofErr w:type="spellEnd"/>
      <w:r w:rsidRPr="00CB4909">
        <w:rPr>
          <w:rFonts w:ascii="Courier" w:hAnsi="Courier" w:cs="Courier"/>
          <w:color w:val="0000FF"/>
          <w:szCs w:val="18"/>
        </w:rPr>
        <w:t xml:space="preserve"> TIMESTAMP</w:t>
      </w:r>
    </w:p>
    <w:p w14:paraId="647A8571" w14:textId="23CDF8BE" w:rsidR="00CA6089" w:rsidRDefault="00CA6089" w:rsidP="00CA6089">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quarter </w:t>
      </w:r>
      <w:proofErr w:type="gramStart"/>
      <w:r>
        <w:rPr>
          <w:rFonts w:ascii="Courier" w:hAnsi="Courier" w:cs="Courier"/>
          <w:color w:val="0000FF"/>
          <w:szCs w:val="18"/>
        </w:rPr>
        <w:t>NUMERIC</w:t>
      </w:r>
      <w:r>
        <w:rPr>
          <w:rFonts w:ascii="Courier" w:hAnsi="Courier" w:cs="Courier"/>
          <w:szCs w:val="18"/>
        </w:rPr>
        <w:t>(</w:t>
      </w:r>
      <w:proofErr w:type="gramEnd"/>
      <w:r>
        <w:rPr>
          <w:rFonts w:ascii="Courier" w:hAnsi="Courier" w:cs="Courier"/>
          <w:szCs w:val="18"/>
        </w:rPr>
        <w:t>18, 2)</w:t>
      </w:r>
    </w:p>
    <w:p w14:paraId="4F2C9D77" w14:textId="77777777" w:rsidR="00CA6089" w:rsidRDefault="00CA6089" w:rsidP="00CA6089">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r w:rsidRPr="005C6931">
        <w:rPr>
          <w:rFonts w:ascii="Courier" w:hAnsi="Courier" w:cs="Courier"/>
          <w:szCs w:val="18"/>
        </w:rPr>
        <w:t>year</w:t>
      </w:r>
      <w:r>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PRECISION</w:t>
      </w:r>
    </w:p>
    <w:p w14:paraId="5F3143A7" w14:textId="1CD7FD3B" w:rsidR="00B311ED" w:rsidRPr="00583948" w:rsidRDefault="00B311ED" w:rsidP="00B311ED">
      <w:pPr>
        <w:autoSpaceDE w:val="0"/>
        <w:autoSpaceDN w:val="0"/>
        <w:adjustRightInd w:val="0"/>
        <w:spacing w:after="0" w:line="240" w:lineRule="auto"/>
        <w:ind w:left="900"/>
        <w:rPr>
          <w:rFonts w:ascii="Courier" w:hAnsi="Courier" w:cs="Courier"/>
          <w:szCs w:val="18"/>
        </w:rPr>
      </w:pPr>
      <w:r w:rsidRPr="00583948">
        <w:rPr>
          <w:rFonts w:ascii="Courier" w:hAnsi="Courier" w:cs="Courier"/>
          <w:szCs w:val="18"/>
        </w:rPr>
        <w:t xml:space="preserve">, day </w:t>
      </w:r>
      <w:r w:rsidRPr="00583948">
        <w:rPr>
          <w:rFonts w:ascii="Courier" w:hAnsi="Courier" w:cs="Courier"/>
          <w:color w:val="0000FF"/>
          <w:szCs w:val="18"/>
        </w:rPr>
        <w:t>DOUBLE</w:t>
      </w:r>
      <w:r w:rsidRPr="00583948">
        <w:rPr>
          <w:rFonts w:ascii="Courier" w:hAnsi="Courier" w:cs="Courier"/>
          <w:szCs w:val="18"/>
        </w:rPr>
        <w:t xml:space="preserve"> PRECISION</w:t>
      </w:r>
    </w:p>
    <w:p w14:paraId="036D3CDB" w14:textId="77777777" w:rsidR="00583948" w:rsidRDefault="00583948" w:rsidP="00583948">
      <w:pPr>
        <w:autoSpaceDE w:val="0"/>
        <w:autoSpaceDN w:val="0"/>
        <w:adjustRightInd w:val="0"/>
        <w:spacing w:after="0" w:line="240" w:lineRule="auto"/>
        <w:ind w:left="900"/>
        <w:rPr>
          <w:rFonts w:ascii="Courier" w:hAnsi="Courier" w:cs="Courier"/>
          <w:szCs w:val="18"/>
        </w:rPr>
      </w:pPr>
      <w:r w:rsidRPr="00583948">
        <w:rPr>
          <w:rFonts w:ascii="Courier" w:hAnsi="Courier" w:cs="Courier"/>
          <w:szCs w:val="18"/>
        </w:rPr>
        <w:t xml:space="preserve">, month </w:t>
      </w:r>
      <w:r w:rsidRPr="00583948">
        <w:rPr>
          <w:rFonts w:ascii="Courier" w:hAnsi="Courier" w:cs="Courier"/>
          <w:color w:val="0000FF"/>
          <w:szCs w:val="18"/>
        </w:rPr>
        <w:t>DOUBLE</w:t>
      </w:r>
      <w:r w:rsidRPr="00583948">
        <w:rPr>
          <w:rFonts w:ascii="Courier" w:hAnsi="Courier" w:cs="Courier"/>
          <w:szCs w:val="18"/>
        </w:rPr>
        <w:t xml:space="preserve"> PRECISION</w:t>
      </w:r>
    </w:p>
    <w:p w14:paraId="7FFD503B"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day_of_week</w:t>
      </w:r>
      <w:proofErr w:type="spellEnd"/>
      <w:r>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PRECISION</w:t>
      </w:r>
    </w:p>
    <w:p w14:paraId="33FBDD39"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week_of_month</w:t>
      </w:r>
      <w:proofErr w:type="spellEnd"/>
      <w:r>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PRECISION</w:t>
      </w:r>
    </w:p>
    <w:p w14:paraId="60629BDC"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day_of_year</w:t>
      </w:r>
      <w:proofErr w:type="spellEnd"/>
      <w:r>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PRECISION</w:t>
      </w:r>
    </w:p>
    <w:p w14:paraId="4202440D" w14:textId="211BC353"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week_of_year</w:t>
      </w:r>
      <w:proofErr w:type="spellEnd"/>
      <w:r>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PRECISION</w:t>
      </w:r>
    </w:p>
    <w:p w14:paraId="4CE895E9"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is_weekend</w:t>
      </w:r>
      <w:proofErr w:type="spellEnd"/>
      <w:r>
        <w:rPr>
          <w:rFonts w:ascii="Courier" w:hAnsi="Courier" w:cs="Courier"/>
          <w:szCs w:val="18"/>
        </w:rPr>
        <w:t xml:space="preserve"> </w:t>
      </w:r>
      <w:r>
        <w:rPr>
          <w:rFonts w:ascii="Courier" w:hAnsi="Courier" w:cs="Courier"/>
          <w:color w:val="0000FF"/>
          <w:szCs w:val="18"/>
        </w:rPr>
        <w:t>TEXT</w:t>
      </w:r>
    </w:p>
    <w:p w14:paraId="11CBF107"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is_holiday</w:t>
      </w:r>
      <w:proofErr w:type="spellEnd"/>
      <w:r>
        <w:rPr>
          <w:rFonts w:ascii="Courier" w:hAnsi="Courier" w:cs="Courier"/>
          <w:szCs w:val="18"/>
        </w:rPr>
        <w:t xml:space="preserve"> </w:t>
      </w:r>
      <w:r>
        <w:rPr>
          <w:rFonts w:ascii="Courier" w:hAnsi="Courier" w:cs="Courier"/>
          <w:color w:val="0000FF"/>
          <w:szCs w:val="18"/>
        </w:rPr>
        <w:t>TEXT</w:t>
      </w:r>
    </w:p>
    <w:p w14:paraId="57EA43CD"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name_holiday</w:t>
      </w:r>
      <w:proofErr w:type="spellEnd"/>
      <w:r>
        <w:rPr>
          <w:rFonts w:ascii="Courier" w:hAnsi="Courier" w:cs="Courier"/>
          <w:szCs w:val="18"/>
        </w:rPr>
        <w:t xml:space="preserve"> </w:t>
      </w:r>
      <w:r>
        <w:rPr>
          <w:rFonts w:ascii="Courier" w:hAnsi="Courier" w:cs="Courier"/>
          <w:color w:val="0000FF"/>
          <w:szCs w:val="18"/>
        </w:rPr>
        <w:t>TEXT</w:t>
      </w:r>
    </w:p>
    <w:p w14:paraId="5137FA65" w14:textId="77777777"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420A2732" w14:textId="77777777" w:rsidR="00E37E16"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6B8DD63F" w14:textId="50973907" w:rsidR="00B311ED" w:rsidRPr="00340D02"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lastRenderedPageBreak/>
        <w:t>CREATE</w:t>
      </w:r>
      <w:r>
        <w:rPr>
          <w:rFonts w:ascii="Courier" w:hAnsi="Courier" w:cs="Courier"/>
          <w:szCs w:val="18"/>
        </w:rPr>
        <w:t xml:space="preserve"> </w:t>
      </w:r>
      <w:r>
        <w:rPr>
          <w:rFonts w:ascii="Courier" w:hAnsi="Courier" w:cs="Courier"/>
          <w:color w:val="0000FF"/>
          <w:szCs w:val="18"/>
        </w:rPr>
        <w:t>INDEX</w:t>
      </w:r>
      <w:r>
        <w:rPr>
          <w:rFonts w:ascii="Courier" w:hAnsi="Courier" w:cs="Courier"/>
          <w:szCs w:val="18"/>
        </w:rPr>
        <w:t xml:space="preserve"> </w:t>
      </w:r>
      <w:proofErr w:type="spellStart"/>
      <w:r>
        <w:rPr>
          <w:rFonts w:ascii="Courier" w:hAnsi="Courier" w:cs="Courier"/>
          <w:szCs w:val="18"/>
        </w:rPr>
        <w:t>idx_dim_date_</w:t>
      </w:r>
      <w:r w:rsidRPr="00340D02">
        <w:rPr>
          <w:rFonts w:ascii="Courier" w:hAnsi="Courier" w:cs="Courier"/>
          <w:szCs w:val="18"/>
        </w:rPr>
        <w:t>lookup</w:t>
      </w:r>
      <w:proofErr w:type="spellEnd"/>
      <w:r w:rsidRPr="00340D02">
        <w:rPr>
          <w:rFonts w:ascii="Courier" w:hAnsi="Courier" w:cs="Courier"/>
          <w:szCs w:val="18"/>
        </w:rPr>
        <w:t xml:space="preserve"> </w:t>
      </w:r>
      <w:r w:rsidRPr="00340D02">
        <w:rPr>
          <w:rFonts w:ascii="Courier" w:hAnsi="Courier" w:cs="Courier"/>
          <w:color w:val="0000FF"/>
          <w:szCs w:val="18"/>
        </w:rPr>
        <w:t>ON</w:t>
      </w:r>
      <w:r w:rsidRPr="00340D02">
        <w:rPr>
          <w:rFonts w:ascii="Courier" w:hAnsi="Courier" w:cs="Courier"/>
          <w:szCs w:val="18"/>
        </w:rPr>
        <w:t xml:space="preserve"> </w:t>
      </w:r>
      <w:proofErr w:type="spellStart"/>
      <w:r w:rsidRPr="00340D02">
        <w:rPr>
          <w:rFonts w:ascii="Courier" w:hAnsi="Courier" w:cs="Courier"/>
          <w:szCs w:val="18"/>
        </w:rPr>
        <w:t>public.dim_date</w:t>
      </w:r>
      <w:proofErr w:type="spellEnd"/>
      <w:r w:rsidR="00AF11A5" w:rsidRPr="00340D02">
        <w:rPr>
          <w:rFonts w:ascii="Courier" w:hAnsi="Courier" w:cs="Courier"/>
          <w:szCs w:val="18"/>
        </w:rPr>
        <w:t xml:space="preserve"> </w:t>
      </w:r>
      <w:r w:rsidRPr="00340D02">
        <w:rPr>
          <w:rFonts w:ascii="Courier" w:hAnsi="Courier" w:cs="Courier"/>
          <w:szCs w:val="18"/>
        </w:rPr>
        <w:t>(</w:t>
      </w:r>
      <w:proofErr w:type="spellStart"/>
      <w:r w:rsidRPr="00340D02">
        <w:rPr>
          <w:rFonts w:ascii="Courier" w:hAnsi="Courier" w:cs="Courier"/>
          <w:szCs w:val="18"/>
        </w:rPr>
        <w:t>date</w:t>
      </w:r>
      <w:r w:rsidR="00806786" w:rsidRPr="00340D02">
        <w:rPr>
          <w:rFonts w:ascii="Courier" w:hAnsi="Courier" w:cs="Courier"/>
          <w:szCs w:val="18"/>
        </w:rPr>
        <w:t>_id</w:t>
      </w:r>
      <w:proofErr w:type="spellEnd"/>
      <w:r w:rsidRPr="00340D02">
        <w:rPr>
          <w:rFonts w:ascii="Courier" w:hAnsi="Courier" w:cs="Courier"/>
          <w:szCs w:val="18"/>
        </w:rPr>
        <w:t>)</w:t>
      </w:r>
    </w:p>
    <w:p w14:paraId="3B611BC2" w14:textId="77777777" w:rsidR="00B311ED" w:rsidRPr="00340D02" w:rsidRDefault="00B311ED" w:rsidP="00B311ED">
      <w:pPr>
        <w:autoSpaceDE w:val="0"/>
        <w:autoSpaceDN w:val="0"/>
        <w:adjustRightInd w:val="0"/>
        <w:spacing w:after="0" w:line="240" w:lineRule="auto"/>
        <w:ind w:left="900"/>
        <w:rPr>
          <w:rFonts w:ascii="Courier" w:hAnsi="Courier" w:cs="Courier"/>
          <w:szCs w:val="18"/>
        </w:rPr>
      </w:pPr>
      <w:r w:rsidRPr="00340D02">
        <w:rPr>
          <w:rFonts w:ascii="Courier" w:hAnsi="Courier" w:cs="Courier"/>
          <w:szCs w:val="18"/>
        </w:rPr>
        <w:t>;</w:t>
      </w:r>
    </w:p>
    <w:p w14:paraId="1772B879" w14:textId="07021E3A" w:rsidR="00B311ED" w:rsidRDefault="00B311ED" w:rsidP="00B311ED">
      <w:pPr>
        <w:autoSpaceDE w:val="0"/>
        <w:autoSpaceDN w:val="0"/>
        <w:adjustRightInd w:val="0"/>
        <w:spacing w:after="0" w:line="240" w:lineRule="auto"/>
        <w:ind w:left="900"/>
        <w:rPr>
          <w:rFonts w:ascii="Courier" w:hAnsi="Courier" w:cs="Courier"/>
          <w:szCs w:val="18"/>
        </w:rPr>
      </w:pPr>
      <w:r w:rsidRPr="00340D02">
        <w:rPr>
          <w:rFonts w:ascii="Courier" w:hAnsi="Courier" w:cs="Courier"/>
          <w:color w:val="0000FF"/>
          <w:szCs w:val="18"/>
        </w:rPr>
        <w:t>CREATE</w:t>
      </w:r>
      <w:r w:rsidRPr="00340D02">
        <w:rPr>
          <w:rFonts w:ascii="Courier" w:hAnsi="Courier" w:cs="Courier"/>
          <w:szCs w:val="18"/>
        </w:rPr>
        <w:t xml:space="preserve"> </w:t>
      </w:r>
      <w:r w:rsidRPr="00340D02">
        <w:rPr>
          <w:rFonts w:ascii="Courier" w:hAnsi="Courier" w:cs="Courier"/>
          <w:color w:val="0000FF"/>
          <w:szCs w:val="18"/>
        </w:rPr>
        <w:t>INDEX</w:t>
      </w:r>
      <w:r w:rsidRPr="00340D02">
        <w:rPr>
          <w:rFonts w:ascii="Courier" w:hAnsi="Courier" w:cs="Courier"/>
          <w:szCs w:val="18"/>
        </w:rPr>
        <w:t xml:space="preserve"> </w:t>
      </w:r>
      <w:proofErr w:type="spellStart"/>
      <w:r w:rsidRPr="00340D02">
        <w:rPr>
          <w:rFonts w:ascii="Courier" w:hAnsi="Courier" w:cs="Courier"/>
          <w:szCs w:val="18"/>
        </w:rPr>
        <w:t>idx_dim_date_tk</w:t>
      </w:r>
      <w:proofErr w:type="spellEnd"/>
      <w:r w:rsidRPr="00340D02">
        <w:rPr>
          <w:rFonts w:ascii="Courier" w:hAnsi="Courier" w:cs="Courier"/>
          <w:szCs w:val="18"/>
        </w:rPr>
        <w:t xml:space="preserve"> </w:t>
      </w:r>
      <w:r w:rsidRPr="00340D02">
        <w:rPr>
          <w:rFonts w:ascii="Courier" w:hAnsi="Courier" w:cs="Courier"/>
          <w:color w:val="0000FF"/>
          <w:szCs w:val="18"/>
        </w:rPr>
        <w:t>ON</w:t>
      </w:r>
      <w:r w:rsidRPr="00340D02">
        <w:rPr>
          <w:rFonts w:ascii="Courier" w:hAnsi="Courier" w:cs="Courier"/>
          <w:szCs w:val="18"/>
        </w:rPr>
        <w:t xml:space="preserve"> </w:t>
      </w:r>
      <w:proofErr w:type="spellStart"/>
      <w:r w:rsidRPr="00340D02">
        <w:rPr>
          <w:rFonts w:ascii="Courier" w:hAnsi="Courier" w:cs="Courier"/>
          <w:szCs w:val="18"/>
        </w:rPr>
        <w:t>public.dim_date</w:t>
      </w:r>
      <w:proofErr w:type="spellEnd"/>
      <w:r w:rsidRPr="00340D02">
        <w:rPr>
          <w:rFonts w:ascii="Courier" w:hAnsi="Courier" w:cs="Courier"/>
          <w:szCs w:val="18"/>
        </w:rPr>
        <w:t>(</w:t>
      </w:r>
      <w:proofErr w:type="spellStart"/>
      <w:r w:rsidRPr="00340D02">
        <w:rPr>
          <w:rFonts w:ascii="Courier" w:hAnsi="Courier" w:cs="Courier"/>
          <w:szCs w:val="18"/>
        </w:rPr>
        <w:t>date</w:t>
      </w:r>
      <w:r w:rsidR="00806786" w:rsidRPr="00340D02">
        <w:rPr>
          <w:rFonts w:ascii="Courier" w:hAnsi="Courier" w:cs="Courier"/>
          <w:szCs w:val="18"/>
        </w:rPr>
        <w:t>_id</w:t>
      </w:r>
      <w:proofErr w:type="spellEnd"/>
      <w:r w:rsidRPr="00340D02">
        <w:rPr>
          <w:rFonts w:ascii="Courier" w:hAnsi="Courier" w:cs="Courier"/>
          <w:szCs w:val="18"/>
        </w:rPr>
        <w:t>)</w:t>
      </w:r>
    </w:p>
    <w:p w14:paraId="271BA904" w14:textId="757857F4" w:rsidR="00B311ED" w:rsidRDefault="00B311ED" w:rsidP="00B311ED">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0FC841B1" w14:textId="5D2227EF" w:rsidR="00436C0F" w:rsidRDefault="00436C0F" w:rsidP="00AF7FDA">
      <w:pPr>
        <w:autoSpaceDE w:val="0"/>
        <w:autoSpaceDN w:val="0"/>
        <w:adjustRightInd w:val="0"/>
        <w:spacing w:after="0" w:line="240" w:lineRule="auto"/>
        <w:ind w:left="900"/>
        <w:rPr>
          <w:rFonts w:ascii="Courier" w:hAnsi="Courier" w:cs="Courier"/>
          <w:szCs w:val="18"/>
        </w:rPr>
      </w:pPr>
      <w:r w:rsidRPr="0080041A">
        <w:rPr>
          <w:rFonts w:ascii="Courier" w:hAnsi="Courier" w:cs="Courier"/>
          <w:color w:val="0000FF"/>
          <w:szCs w:val="18"/>
        </w:rPr>
        <w:t>ALTER TABLE</w:t>
      </w:r>
      <w:r w:rsidRPr="0080041A">
        <w:rPr>
          <w:rFonts w:ascii="Courier" w:hAnsi="Courier" w:cs="Courier"/>
          <w:szCs w:val="18"/>
        </w:rPr>
        <w:t xml:space="preserve"> </w:t>
      </w:r>
      <w:proofErr w:type="spellStart"/>
      <w:r w:rsidRPr="0080041A">
        <w:rPr>
          <w:rFonts w:ascii="Courier" w:hAnsi="Courier" w:cs="Courier"/>
          <w:szCs w:val="18"/>
        </w:rPr>
        <w:t>public.</w:t>
      </w:r>
      <w:r>
        <w:rPr>
          <w:rFonts w:ascii="Courier" w:hAnsi="Courier" w:cs="Courier"/>
          <w:szCs w:val="18"/>
        </w:rPr>
        <w:t>dim_date</w:t>
      </w:r>
      <w:proofErr w:type="spellEnd"/>
      <w:r>
        <w:rPr>
          <w:rFonts w:ascii="Courier" w:hAnsi="Courier" w:cs="Courier"/>
          <w:szCs w:val="18"/>
        </w:rPr>
        <w:t xml:space="preserve"> </w:t>
      </w:r>
      <w:r w:rsidRPr="0080041A">
        <w:rPr>
          <w:rFonts w:ascii="Courier" w:hAnsi="Courier" w:cs="Courier"/>
          <w:color w:val="0000FF"/>
          <w:szCs w:val="18"/>
        </w:rPr>
        <w:t>ADD PRIMARY KEY</w:t>
      </w:r>
      <w:r w:rsidRPr="0080041A">
        <w:rPr>
          <w:rFonts w:ascii="Courier" w:hAnsi="Courier" w:cs="Courier"/>
          <w:szCs w:val="18"/>
        </w:rPr>
        <w:t xml:space="preserve"> </w:t>
      </w:r>
      <w:r w:rsidRPr="00C60CBA">
        <w:rPr>
          <w:rFonts w:ascii="Courier" w:hAnsi="Courier" w:cs="Courier"/>
          <w:szCs w:val="18"/>
        </w:rPr>
        <w:t>(</w:t>
      </w:r>
      <w:proofErr w:type="spellStart"/>
      <w:r>
        <w:rPr>
          <w:rFonts w:ascii="Courier" w:hAnsi="Courier" w:cs="Courier"/>
          <w:szCs w:val="18"/>
        </w:rPr>
        <w:t>date_id</w:t>
      </w:r>
      <w:proofErr w:type="spellEnd"/>
      <w:r w:rsidRPr="00C60CBA">
        <w:rPr>
          <w:rFonts w:ascii="Courier" w:hAnsi="Courier" w:cs="Courier"/>
          <w:szCs w:val="18"/>
        </w:rPr>
        <w:t>)</w:t>
      </w:r>
    </w:p>
    <w:p w14:paraId="6A6B821C" w14:textId="77777777" w:rsidR="00824CD2" w:rsidRPr="00107C02" w:rsidRDefault="00824CD2" w:rsidP="00824CD2">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24D31AC3" w14:textId="77777777" w:rsidR="00824CD2" w:rsidRDefault="00824CD2" w:rsidP="00B311ED">
      <w:pPr>
        <w:autoSpaceDE w:val="0"/>
        <w:autoSpaceDN w:val="0"/>
        <w:adjustRightInd w:val="0"/>
        <w:spacing w:after="0" w:line="240" w:lineRule="auto"/>
        <w:ind w:left="900"/>
        <w:rPr>
          <w:rFonts w:ascii="Courier" w:hAnsi="Courier" w:cs="Courier"/>
          <w:szCs w:val="18"/>
        </w:rPr>
      </w:pPr>
    </w:p>
    <w:p w14:paraId="1ED8C20D" w14:textId="1059967E" w:rsidR="0080041A" w:rsidRPr="003B4F59" w:rsidRDefault="0080041A" w:rsidP="0080041A">
      <w:pPr>
        <w:pStyle w:val="Heading4"/>
        <w:ind w:left="900" w:right="540"/>
        <w:jc w:val="both"/>
        <w:rPr>
          <w:sz w:val="22"/>
          <w:szCs w:val="24"/>
        </w:rPr>
      </w:pPr>
      <w:bookmarkStart w:id="29" w:name="_Toc60923838"/>
      <w:r>
        <w:rPr>
          <w:sz w:val="22"/>
          <w:szCs w:val="24"/>
        </w:rPr>
        <w:t>Fact Tutoring</w:t>
      </w:r>
      <w:bookmarkEnd w:id="29"/>
    </w:p>
    <w:p w14:paraId="0A7E8DB5" w14:textId="340F07CF" w:rsidR="0080041A" w:rsidRDefault="0080041A" w:rsidP="00D924ED">
      <w:pPr>
        <w:autoSpaceDE w:val="0"/>
        <w:autoSpaceDN w:val="0"/>
        <w:adjustRightInd w:val="0"/>
        <w:spacing w:after="0" w:line="240" w:lineRule="auto"/>
        <w:rPr>
          <w:rFonts w:ascii="Courier" w:hAnsi="Courier" w:cs="Courier"/>
          <w:szCs w:val="18"/>
        </w:rPr>
      </w:pPr>
    </w:p>
    <w:p w14:paraId="56705E17" w14:textId="4132D2FD"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TABLE</w:t>
      </w:r>
      <w:r>
        <w:rPr>
          <w:rFonts w:ascii="Courier" w:hAnsi="Courier" w:cs="Courier"/>
          <w:szCs w:val="18"/>
        </w:rPr>
        <w:t xml:space="preserve"> </w:t>
      </w:r>
      <w:proofErr w:type="spellStart"/>
      <w:proofErr w:type="gramStart"/>
      <w:r w:rsidRPr="007D6C54">
        <w:rPr>
          <w:rFonts w:ascii="Courier" w:hAnsi="Courier" w:cs="Courier"/>
          <w:szCs w:val="18"/>
        </w:rPr>
        <w:t>public.</w:t>
      </w:r>
      <w:r>
        <w:rPr>
          <w:rFonts w:ascii="Courier" w:hAnsi="Courier" w:cs="Courier"/>
          <w:szCs w:val="18"/>
        </w:rPr>
        <w:t>fact</w:t>
      </w:r>
      <w:proofErr w:type="gramEnd"/>
      <w:r>
        <w:rPr>
          <w:rFonts w:ascii="Courier" w:hAnsi="Courier" w:cs="Courier"/>
          <w:szCs w:val="18"/>
        </w:rPr>
        <w:t>_tutoring</w:t>
      </w:r>
      <w:proofErr w:type="spellEnd"/>
    </w:p>
    <w:p w14:paraId="2FD68F45" w14:textId="77777777"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69A11797" w14:textId="61B2553C"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tutoring_id</w:t>
      </w:r>
      <w:proofErr w:type="spellEnd"/>
      <w:r>
        <w:rPr>
          <w:rFonts w:ascii="Courier" w:hAnsi="Courier" w:cs="Courier"/>
          <w:szCs w:val="18"/>
        </w:rPr>
        <w:t xml:space="preserve"> </w:t>
      </w:r>
      <w:r w:rsidR="002050A7">
        <w:rPr>
          <w:rFonts w:ascii="Courier" w:hAnsi="Courier" w:cs="Courier"/>
          <w:color w:val="0000FF"/>
          <w:szCs w:val="18"/>
        </w:rPr>
        <w:t>BIGINT</w:t>
      </w:r>
    </w:p>
    <w:p w14:paraId="44AD9C08" w14:textId="73062605"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tutor_id</w:t>
      </w:r>
      <w:proofErr w:type="spellEnd"/>
      <w:r>
        <w:rPr>
          <w:rFonts w:ascii="Courier" w:hAnsi="Courier" w:cs="Courier"/>
          <w:szCs w:val="18"/>
        </w:rPr>
        <w:t xml:space="preserve"> </w:t>
      </w:r>
      <w:r w:rsidR="002050A7">
        <w:rPr>
          <w:rFonts w:ascii="Courier" w:hAnsi="Courier" w:cs="Courier"/>
          <w:color w:val="0000FF"/>
          <w:szCs w:val="18"/>
        </w:rPr>
        <w:t>BIGINT</w:t>
      </w:r>
      <w:r w:rsidR="002050A7">
        <w:rPr>
          <w:rFonts w:ascii="Courier" w:hAnsi="Courier" w:cs="Courier"/>
          <w:szCs w:val="18"/>
        </w:rPr>
        <w:t xml:space="preserve"> </w:t>
      </w:r>
      <w:r>
        <w:rPr>
          <w:rFonts w:ascii="Courier" w:hAnsi="Courier" w:cs="Courier"/>
          <w:szCs w:val="18"/>
        </w:rPr>
        <w:t>PRECISION</w:t>
      </w:r>
    </w:p>
    <w:p w14:paraId="5347ABC8" w14:textId="7A2D8248"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82578C">
        <w:rPr>
          <w:rFonts w:ascii="Courier" w:hAnsi="Courier" w:cs="Courier"/>
          <w:szCs w:val="18"/>
        </w:rPr>
        <w:t>customer</w:t>
      </w:r>
      <w:r>
        <w:rPr>
          <w:rFonts w:ascii="Courier" w:hAnsi="Courier" w:cs="Courier"/>
          <w:szCs w:val="18"/>
        </w:rPr>
        <w:t>_id</w:t>
      </w:r>
      <w:proofErr w:type="spellEnd"/>
      <w:r>
        <w:rPr>
          <w:rFonts w:ascii="Courier" w:hAnsi="Courier" w:cs="Courier"/>
          <w:szCs w:val="18"/>
        </w:rPr>
        <w:t xml:space="preserve"> </w:t>
      </w:r>
      <w:r w:rsidR="002050A7">
        <w:rPr>
          <w:rFonts w:ascii="Courier" w:hAnsi="Courier" w:cs="Courier"/>
          <w:color w:val="0000FF"/>
          <w:szCs w:val="18"/>
        </w:rPr>
        <w:t>BIGINT</w:t>
      </w:r>
      <w:r w:rsidR="002050A7">
        <w:rPr>
          <w:rFonts w:ascii="Courier" w:hAnsi="Courier" w:cs="Courier"/>
          <w:szCs w:val="18"/>
        </w:rPr>
        <w:t xml:space="preserve"> </w:t>
      </w:r>
      <w:r>
        <w:rPr>
          <w:rFonts w:ascii="Courier" w:hAnsi="Courier" w:cs="Courier"/>
          <w:szCs w:val="18"/>
        </w:rPr>
        <w:t>PRECISION</w:t>
      </w:r>
    </w:p>
    <w:p w14:paraId="7F95FF6E" w14:textId="62AB434C"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course_id</w:t>
      </w:r>
      <w:proofErr w:type="spellEnd"/>
      <w:r>
        <w:rPr>
          <w:rFonts w:ascii="Courier" w:hAnsi="Courier" w:cs="Courier"/>
          <w:szCs w:val="18"/>
        </w:rPr>
        <w:t xml:space="preserve"> </w:t>
      </w:r>
      <w:r w:rsidR="002050A7">
        <w:rPr>
          <w:rFonts w:ascii="Courier" w:hAnsi="Courier" w:cs="Courier"/>
          <w:color w:val="0000FF"/>
          <w:szCs w:val="18"/>
        </w:rPr>
        <w:t>BIGINT</w:t>
      </w:r>
      <w:r w:rsidR="002050A7">
        <w:rPr>
          <w:rFonts w:ascii="Courier" w:hAnsi="Courier" w:cs="Courier"/>
          <w:szCs w:val="18"/>
        </w:rPr>
        <w:t xml:space="preserve"> </w:t>
      </w:r>
      <w:r>
        <w:rPr>
          <w:rFonts w:ascii="Courier" w:hAnsi="Courier" w:cs="Courier"/>
          <w:szCs w:val="18"/>
        </w:rPr>
        <w:t>PRECISION</w:t>
      </w:r>
    </w:p>
    <w:p w14:paraId="38750EC1" w14:textId="1D7AB2C6"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date_id</w:t>
      </w:r>
      <w:proofErr w:type="spellEnd"/>
      <w:r>
        <w:rPr>
          <w:rFonts w:ascii="Courier" w:hAnsi="Courier" w:cs="Courier"/>
          <w:szCs w:val="18"/>
        </w:rPr>
        <w:t xml:space="preserve"> </w:t>
      </w:r>
      <w:r w:rsidR="002050A7">
        <w:rPr>
          <w:rFonts w:ascii="Courier" w:hAnsi="Courier" w:cs="Courier"/>
          <w:color w:val="0000FF"/>
          <w:szCs w:val="18"/>
        </w:rPr>
        <w:t>BIGINT</w:t>
      </w:r>
      <w:r w:rsidR="002050A7">
        <w:rPr>
          <w:rFonts w:ascii="Courier" w:hAnsi="Courier" w:cs="Courier"/>
          <w:szCs w:val="18"/>
        </w:rPr>
        <w:t xml:space="preserve"> </w:t>
      </w:r>
      <w:r>
        <w:rPr>
          <w:rFonts w:ascii="Courier" w:hAnsi="Courier" w:cs="Courier"/>
          <w:szCs w:val="18"/>
        </w:rPr>
        <w:t>PRECISION</w:t>
      </w:r>
    </w:p>
    <w:p w14:paraId="7DC3DC40" w14:textId="77777777"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session_minutes</w:t>
      </w:r>
      <w:proofErr w:type="spellEnd"/>
      <w:r>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PRECISION</w:t>
      </w:r>
    </w:p>
    <w:p w14:paraId="5DE570CB" w14:textId="238465F0"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course_concluded</w:t>
      </w:r>
      <w:proofErr w:type="spellEnd"/>
      <w:r>
        <w:rPr>
          <w:rFonts w:ascii="Courier" w:hAnsi="Courier" w:cs="Courier"/>
          <w:szCs w:val="18"/>
        </w:rPr>
        <w:t xml:space="preserve"> </w:t>
      </w:r>
      <w:r w:rsidRPr="0080041A">
        <w:rPr>
          <w:rFonts w:ascii="Courier" w:hAnsi="Courier" w:cs="Courier"/>
          <w:color w:val="0000FF"/>
          <w:szCs w:val="18"/>
        </w:rPr>
        <w:t>INTEGER</w:t>
      </w:r>
      <w:r w:rsidRPr="0080041A">
        <w:rPr>
          <w:rFonts w:ascii="Courier" w:hAnsi="Courier" w:cs="Courier"/>
          <w:szCs w:val="18"/>
        </w:rPr>
        <w:t xml:space="preserve"> </w:t>
      </w:r>
      <w:r>
        <w:rPr>
          <w:rFonts w:ascii="Courier" w:hAnsi="Courier" w:cs="Courier"/>
          <w:szCs w:val="18"/>
        </w:rPr>
        <w:t>PRECISION</w:t>
      </w:r>
    </w:p>
    <w:p w14:paraId="46250B2A" w14:textId="77777777"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tutor_rating</w:t>
      </w:r>
      <w:proofErr w:type="spellEnd"/>
      <w:r>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PRECISION</w:t>
      </w:r>
    </w:p>
    <w:p w14:paraId="162A27EC" w14:textId="77777777"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system_rating</w:t>
      </w:r>
      <w:proofErr w:type="spellEnd"/>
      <w:r>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PRECISION</w:t>
      </w:r>
    </w:p>
    <w:p w14:paraId="6A4A3E28" w14:textId="77777777"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52E4D044" w14:textId="77777777" w:rsidR="00CD2316" w:rsidRDefault="00CD2316" w:rsidP="00F348E8">
      <w:pPr>
        <w:autoSpaceDE w:val="0"/>
        <w:autoSpaceDN w:val="0"/>
        <w:adjustRightInd w:val="0"/>
        <w:spacing w:after="0" w:line="240" w:lineRule="auto"/>
        <w:ind w:left="900"/>
        <w:rPr>
          <w:rFonts w:ascii="Courier" w:hAnsi="Courier" w:cs="Courier"/>
          <w:color w:val="0000FF"/>
          <w:szCs w:val="18"/>
        </w:rPr>
      </w:pPr>
    </w:p>
    <w:p w14:paraId="6970CB1C" w14:textId="03CBF75A" w:rsidR="00CD2316" w:rsidRPr="00340D02" w:rsidRDefault="00CD2316" w:rsidP="00CD2316">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INDEX</w:t>
      </w:r>
      <w:r>
        <w:rPr>
          <w:rFonts w:ascii="Courier" w:hAnsi="Courier" w:cs="Courier"/>
          <w:szCs w:val="18"/>
        </w:rPr>
        <w:t xml:space="preserve"> </w:t>
      </w:r>
      <w:proofErr w:type="spellStart"/>
      <w:r>
        <w:rPr>
          <w:rFonts w:ascii="Courier" w:hAnsi="Courier" w:cs="Courier"/>
          <w:szCs w:val="18"/>
        </w:rPr>
        <w:t>idx</w:t>
      </w:r>
      <w:proofErr w:type="spellEnd"/>
      <w:r>
        <w:rPr>
          <w:rFonts w:ascii="Courier" w:hAnsi="Courier" w:cs="Courier"/>
          <w:szCs w:val="18"/>
        </w:rPr>
        <w:t>_</w:t>
      </w:r>
      <w:r w:rsidRPr="00CD2316">
        <w:rPr>
          <w:rFonts w:ascii="Courier" w:hAnsi="Courier" w:cs="Courier"/>
          <w:szCs w:val="18"/>
        </w:rPr>
        <w:t xml:space="preserve"> </w:t>
      </w:r>
      <w:proofErr w:type="spellStart"/>
      <w:r>
        <w:rPr>
          <w:rFonts w:ascii="Courier" w:hAnsi="Courier" w:cs="Courier"/>
          <w:szCs w:val="18"/>
        </w:rPr>
        <w:t>fact_tutoring_</w:t>
      </w:r>
      <w:r w:rsidRPr="00340D02">
        <w:rPr>
          <w:rFonts w:ascii="Courier" w:hAnsi="Courier" w:cs="Courier"/>
          <w:szCs w:val="18"/>
        </w:rPr>
        <w:t>lookup</w:t>
      </w:r>
      <w:proofErr w:type="spellEnd"/>
      <w:r w:rsidRPr="00340D02">
        <w:rPr>
          <w:rFonts w:ascii="Courier" w:hAnsi="Courier" w:cs="Courier"/>
          <w:szCs w:val="18"/>
        </w:rPr>
        <w:t xml:space="preserve"> </w:t>
      </w:r>
      <w:r w:rsidRPr="00340D02">
        <w:rPr>
          <w:rFonts w:ascii="Courier" w:hAnsi="Courier" w:cs="Courier"/>
          <w:color w:val="0000FF"/>
          <w:szCs w:val="18"/>
        </w:rPr>
        <w:t>ON</w:t>
      </w:r>
      <w:r w:rsidRPr="00340D02">
        <w:rPr>
          <w:rFonts w:ascii="Courier" w:hAnsi="Courier" w:cs="Courier"/>
          <w:szCs w:val="18"/>
        </w:rPr>
        <w:t xml:space="preserve"> public.</w:t>
      </w:r>
      <w:r w:rsidRPr="00CD2316">
        <w:rPr>
          <w:rFonts w:ascii="Courier" w:hAnsi="Courier" w:cs="Courier"/>
          <w:szCs w:val="18"/>
        </w:rPr>
        <w:t xml:space="preserve"> </w:t>
      </w:r>
      <w:proofErr w:type="spellStart"/>
      <w:r>
        <w:rPr>
          <w:rFonts w:ascii="Courier" w:hAnsi="Courier" w:cs="Courier"/>
          <w:szCs w:val="18"/>
        </w:rPr>
        <w:t>fact_tutoring</w:t>
      </w:r>
      <w:proofErr w:type="spellEnd"/>
      <w:r>
        <w:rPr>
          <w:rFonts w:ascii="Courier" w:hAnsi="Courier" w:cs="Courier"/>
          <w:szCs w:val="18"/>
        </w:rPr>
        <w:t xml:space="preserve"> </w:t>
      </w:r>
      <w:r w:rsidRPr="00340D02">
        <w:rPr>
          <w:rFonts w:ascii="Courier" w:hAnsi="Courier" w:cs="Courier"/>
          <w:szCs w:val="18"/>
        </w:rPr>
        <w:t>(</w:t>
      </w:r>
      <w:proofErr w:type="spellStart"/>
      <w:r w:rsidR="00F447A5">
        <w:rPr>
          <w:rFonts w:ascii="Courier" w:hAnsi="Courier" w:cs="Courier"/>
          <w:szCs w:val="18"/>
        </w:rPr>
        <w:t>tutoring_id</w:t>
      </w:r>
      <w:proofErr w:type="spellEnd"/>
      <w:r w:rsidRPr="00340D02">
        <w:rPr>
          <w:rFonts w:ascii="Courier" w:hAnsi="Courier" w:cs="Courier"/>
          <w:szCs w:val="18"/>
        </w:rPr>
        <w:t>)</w:t>
      </w:r>
    </w:p>
    <w:p w14:paraId="272CDD38" w14:textId="77777777" w:rsidR="00CD2316" w:rsidRPr="00340D02" w:rsidRDefault="00CD2316" w:rsidP="00CD2316">
      <w:pPr>
        <w:autoSpaceDE w:val="0"/>
        <w:autoSpaceDN w:val="0"/>
        <w:adjustRightInd w:val="0"/>
        <w:spacing w:after="0" w:line="240" w:lineRule="auto"/>
        <w:ind w:left="900"/>
        <w:rPr>
          <w:rFonts w:ascii="Courier" w:hAnsi="Courier" w:cs="Courier"/>
          <w:szCs w:val="18"/>
        </w:rPr>
      </w:pPr>
      <w:r w:rsidRPr="00340D02">
        <w:rPr>
          <w:rFonts w:ascii="Courier" w:hAnsi="Courier" w:cs="Courier"/>
          <w:szCs w:val="18"/>
        </w:rPr>
        <w:t>;</w:t>
      </w:r>
    </w:p>
    <w:p w14:paraId="66ECBDED" w14:textId="6C6C715E"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INDEX</w:t>
      </w:r>
      <w:r>
        <w:rPr>
          <w:rFonts w:ascii="Courier" w:hAnsi="Courier" w:cs="Courier"/>
          <w:szCs w:val="18"/>
        </w:rPr>
        <w:t xml:space="preserve"> </w:t>
      </w:r>
      <w:proofErr w:type="spellStart"/>
      <w:r>
        <w:rPr>
          <w:rFonts w:ascii="Courier" w:hAnsi="Courier" w:cs="Courier"/>
          <w:szCs w:val="18"/>
        </w:rPr>
        <w:t>idx_fact_tutoring_tk</w:t>
      </w:r>
      <w:proofErr w:type="spellEnd"/>
      <w:r>
        <w:rPr>
          <w:rFonts w:ascii="Courier" w:hAnsi="Courier" w:cs="Courier"/>
          <w:szCs w:val="18"/>
        </w:rPr>
        <w:t xml:space="preserve"> </w:t>
      </w:r>
      <w:r>
        <w:rPr>
          <w:rFonts w:ascii="Courier" w:hAnsi="Courier" w:cs="Courier"/>
          <w:color w:val="0000FF"/>
          <w:szCs w:val="18"/>
        </w:rPr>
        <w:t>ON</w:t>
      </w:r>
      <w:r>
        <w:rPr>
          <w:rFonts w:ascii="Courier" w:hAnsi="Courier" w:cs="Courier"/>
          <w:szCs w:val="18"/>
        </w:rPr>
        <w:t xml:space="preserve"> </w:t>
      </w:r>
      <w:proofErr w:type="spellStart"/>
      <w:proofErr w:type="gramStart"/>
      <w:r w:rsidRPr="007D6C54">
        <w:rPr>
          <w:rFonts w:ascii="Courier" w:hAnsi="Courier" w:cs="Courier"/>
          <w:szCs w:val="18"/>
        </w:rPr>
        <w:t>public.fact</w:t>
      </w:r>
      <w:proofErr w:type="gramEnd"/>
      <w:r>
        <w:rPr>
          <w:rFonts w:ascii="Courier" w:hAnsi="Courier" w:cs="Courier"/>
          <w:szCs w:val="18"/>
        </w:rPr>
        <w:t>_tutoring</w:t>
      </w:r>
      <w:proofErr w:type="spellEnd"/>
      <w:r w:rsidR="00CD2316">
        <w:rPr>
          <w:rFonts w:ascii="Courier" w:hAnsi="Courier" w:cs="Courier"/>
          <w:szCs w:val="18"/>
        </w:rPr>
        <w:t xml:space="preserve"> </w:t>
      </w:r>
      <w:r>
        <w:rPr>
          <w:rFonts w:ascii="Courier" w:hAnsi="Courier" w:cs="Courier"/>
          <w:szCs w:val="18"/>
        </w:rPr>
        <w:t>(</w:t>
      </w:r>
      <w:proofErr w:type="spellStart"/>
      <w:r>
        <w:rPr>
          <w:rFonts w:ascii="Courier" w:hAnsi="Courier" w:cs="Courier"/>
          <w:szCs w:val="18"/>
        </w:rPr>
        <w:t>tutoring_id</w:t>
      </w:r>
      <w:proofErr w:type="spellEnd"/>
      <w:r>
        <w:rPr>
          <w:rFonts w:ascii="Courier" w:hAnsi="Courier" w:cs="Courier"/>
          <w:szCs w:val="18"/>
        </w:rPr>
        <w:t>)</w:t>
      </w:r>
    </w:p>
    <w:p w14:paraId="3FAB6CBC" w14:textId="2F6558DD" w:rsidR="0080041A" w:rsidRDefault="0080041A" w:rsidP="00F348E8">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2C935AC8" w14:textId="77777777" w:rsidR="0080041A" w:rsidRDefault="0080041A" w:rsidP="00F348E8">
      <w:pPr>
        <w:autoSpaceDE w:val="0"/>
        <w:autoSpaceDN w:val="0"/>
        <w:adjustRightInd w:val="0"/>
        <w:spacing w:after="0" w:line="240" w:lineRule="auto"/>
        <w:ind w:left="900"/>
        <w:rPr>
          <w:rFonts w:ascii="Courier" w:hAnsi="Courier" w:cs="Courier"/>
          <w:szCs w:val="18"/>
        </w:rPr>
      </w:pPr>
      <w:r w:rsidRPr="0080041A">
        <w:rPr>
          <w:rFonts w:ascii="Courier" w:hAnsi="Courier" w:cs="Courier"/>
          <w:color w:val="0000FF"/>
          <w:szCs w:val="18"/>
        </w:rPr>
        <w:t>ALTER TABLE</w:t>
      </w:r>
      <w:r w:rsidRPr="0080041A">
        <w:rPr>
          <w:rFonts w:ascii="Courier" w:hAnsi="Courier" w:cs="Courier"/>
          <w:szCs w:val="18"/>
        </w:rPr>
        <w:t xml:space="preserve"> </w:t>
      </w:r>
      <w:proofErr w:type="spellStart"/>
      <w:proofErr w:type="gramStart"/>
      <w:r w:rsidRPr="0080041A">
        <w:rPr>
          <w:rFonts w:ascii="Courier" w:hAnsi="Courier" w:cs="Courier"/>
          <w:szCs w:val="18"/>
        </w:rPr>
        <w:t>public.fact</w:t>
      </w:r>
      <w:proofErr w:type="gramEnd"/>
      <w:r w:rsidRPr="0080041A">
        <w:rPr>
          <w:rFonts w:ascii="Courier" w:hAnsi="Courier" w:cs="Courier"/>
          <w:szCs w:val="18"/>
        </w:rPr>
        <w:t>_tutoring</w:t>
      </w:r>
      <w:proofErr w:type="spellEnd"/>
      <w:r w:rsidRPr="0080041A">
        <w:rPr>
          <w:rFonts w:ascii="Courier" w:hAnsi="Courier" w:cs="Courier"/>
          <w:szCs w:val="18"/>
        </w:rPr>
        <w:t xml:space="preserve"> </w:t>
      </w:r>
      <w:r w:rsidRPr="0080041A">
        <w:rPr>
          <w:rFonts w:ascii="Courier" w:hAnsi="Courier" w:cs="Courier"/>
          <w:color w:val="0000FF"/>
          <w:szCs w:val="18"/>
        </w:rPr>
        <w:t>ADD PRIMARY KEY</w:t>
      </w:r>
      <w:r w:rsidRPr="0080041A">
        <w:rPr>
          <w:rFonts w:ascii="Courier" w:hAnsi="Courier" w:cs="Courier"/>
          <w:szCs w:val="18"/>
        </w:rPr>
        <w:t xml:space="preserve"> (</w:t>
      </w:r>
      <w:proofErr w:type="spellStart"/>
      <w:r w:rsidRPr="0080041A">
        <w:rPr>
          <w:rFonts w:ascii="Courier" w:hAnsi="Courier" w:cs="Courier"/>
          <w:szCs w:val="18"/>
        </w:rPr>
        <w:t>tutoring_id</w:t>
      </w:r>
      <w:proofErr w:type="spellEnd"/>
      <w:r w:rsidRPr="0080041A">
        <w:rPr>
          <w:rFonts w:ascii="Courier" w:hAnsi="Courier" w:cs="Courier"/>
          <w:szCs w:val="18"/>
        </w:rPr>
        <w:t>)</w:t>
      </w:r>
    </w:p>
    <w:p w14:paraId="5E0EEE8D" w14:textId="14102B6B" w:rsidR="0080041A" w:rsidRDefault="0080041A" w:rsidP="00F348E8">
      <w:pPr>
        <w:autoSpaceDE w:val="0"/>
        <w:autoSpaceDN w:val="0"/>
        <w:adjustRightInd w:val="0"/>
        <w:spacing w:after="0" w:line="240" w:lineRule="auto"/>
        <w:ind w:left="900"/>
        <w:rPr>
          <w:rFonts w:ascii="Courier" w:hAnsi="Courier" w:cs="Courier"/>
          <w:szCs w:val="18"/>
        </w:rPr>
      </w:pPr>
      <w:r w:rsidRPr="0080041A">
        <w:rPr>
          <w:rFonts w:ascii="Courier" w:hAnsi="Courier" w:cs="Courier"/>
          <w:szCs w:val="18"/>
        </w:rPr>
        <w:t>;</w:t>
      </w:r>
    </w:p>
    <w:p w14:paraId="4B5E64CA" w14:textId="1C4D05F7" w:rsidR="009F504B" w:rsidRDefault="009F504B" w:rsidP="00F348E8">
      <w:pPr>
        <w:autoSpaceDE w:val="0"/>
        <w:autoSpaceDN w:val="0"/>
        <w:adjustRightInd w:val="0"/>
        <w:spacing w:after="0" w:line="240" w:lineRule="auto"/>
        <w:ind w:left="900"/>
        <w:rPr>
          <w:rFonts w:ascii="Courier" w:hAnsi="Courier" w:cs="Courier"/>
          <w:szCs w:val="18"/>
        </w:rPr>
      </w:pPr>
      <w:r w:rsidRPr="009F504B">
        <w:rPr>
          <w:rFonts w:ascii="Courier" w:hAnsi="Courier" w:cs="Courier"/>
          <w:color w:val="0000FF"/>
          <w:szCs w:val="18"/>
        </w:rPr>
        <w:t>ALTER TABLE</w:t>
      </w:r>
      <w:r w:rsidRPr="009F504B">
        <w:rPr>
          <w:rFonts w:ascii="Courier" w:hAnsi="Courier" w:cs="Courier"/>
          <w:szCs w:val="18"/>
        </w:rPr>
        <w:t xml:space="preserve"> </w:t>
      </w:r>
      <w:proofErr w:type="spellStart"/>
      <w:proofErr w:type="gramStart"/>
      <w:r w:rsidRPr="009F504B">
        <w:rPr>
          <w:rFonts w:ascii="Courier" w:hAnsi="Courier" w:cs="Courier"/>
          <w:szCs w:val="18"/>
        </w:rPr>
        <w:t>public.fact</w:t>
      </w:r>
      <w:proofErr w:type="gramEnd"/>
      <w:r w:rsidRPr="009F504B">
        <w:rPr>
          <w:rFonts w:ascii="Courier" w:hAnsi="Courier" w:cs="Courier"/>
          <w:szCs w:val="18"/>
        </w:rPr>
        <w:t>_tutoring</w:t>
      </w:r>
      <w:proofErr w:type="spellEnd"/>
      <w:r w:rsidRPr="009F504B">
        <w:rPr>
          <w:rFonts w:ascii="Courier" w:hAnsi="Courier" w:cs="Courier"/>
          <w:szCs w:val="18"/>
        </w:rPr>
        <w:t xml:space="preserve"> </w:t>
      </w:r>
      <w:r w:rsidRPr="009F504B">
        <w:rPr>
          <w:rFonts w:ascii="Courier" w:hAnsi="Courier" w:cs="Courier"/>
          <w:color w:val="0000FF"/>
          <w:szCs w:val="18"/>
        </w:rPr>
        <w:t>ADD CONSTRAINT</w:t>
      </w:r>
      <w:r w:rsidRPr="009F504B">
        <w:rPr>
          <w:rFonts w:ascii="Courier" w:hAnsi="Courier" w:cs="Courier"/>
          <w:szCs w:val="18"/>
        </w:rPr>
        <w:t xml:space="preserve"> </w:t>
      </w:r>
      <w:proofErr w:type="spellStart"/>
      <w:r w:rsidRPr="009F504B">
        <w:rPr>
          <w:rFonts w:ascii="Courier" w:hAnsi="Courier" w:cs="Courier"/>
          <w:szCs w:val="18"/>
        </w:rPr>
        <w:t>tutorfk</w:t>
      </w:r>
      <w:proofErr w:type="spellEnd"/>
      <w:r w:rsidRPr="009F504B">
        <w:rPr>
          <w:rFonts w:ascii="Courier" w:hAnsi="Courier" w:cs="Courier"/>
          <w:szCs w:val="18"/>
        </w:rPr>
        <w:t xml:space="preserve"> </w:t>
      </w:r>
      <w:r w:rsidRPr="009F504B">
        <w:rPr>
          <w:rFonts w:ascii="Courier" w:hAnsi="Courier" w:cs="Courier"/>
          <w:color w:val="0000FF"/>
          <w:szCs w:val="18"/>
        </w:rPr>
        <w:t>FOREIGN KEY</w:t>
      </w:r>
      <w:r w:rsidRPr="009F504B">
        <w:rPr>
          <w:rFonts w:ascii="Courier" w:hAnsi="Courier" w:cs="Courier"/>
          <w:szCs w:val="18"/>
        </w:rPr>
        <w:t xml:space="preserve"> (</w:t>
      </w:r>
      <w:proofErr w:type="spellStart"/>
      <w:r w:rsidRPr="009F504B">
        <w:rPr>
          <w:rFonts w:ascii="Courier" w:hAnsi="Courier" w:cs="Courier"/>
          <w:szCs w:val="18"/>
        </w:rPr>
        <w:t>tutor_id</w:t>
      </w:r>
      <w:proofErr w:type="spellEnd"/>
      <w:r w:rsidRPr="009F504B">
        <w:rPr>
          <w:rFonts w:ascii="Courier" w:hAnsi="Courier" w:cs="Courier"/>
          <w:szCs w:val="18"/>
        </w:rPr>
        <w:t xml:space="preserve">) </w:t>
      </w:r>
      <w:r w:rsidRPr="009F504B">
        <w:rPr>
          <w:rFonts w:ascii="Courier" w:hAnsi="Courier" w:cs="Courier"/>
          <w:color w:val="0000FF"/>
          <w:szCs w:val="18"/>
        </w:rPr>
        <w:t>REFERENCES</w:t>
      </w:r>
      <w:r w:rsidRPr="009F504B">
        <w:rPr>
          <w:rFonts w:ascii="Courier" w:hAnsi="Courier" w:cs="Courier"/>
          <w:szCs w:val="18"/>
        </w:rPr>
        <w:t xml:space="preserve"> </w:t>
      </w:r>
      <w:proofErr w:type="spellStart"/>
      <w:r w:rsidRPr="009F504B">
        <w:rPr>
          <w:rFonts w:ascii="Courier" w:hAnsi="Courier" w:cs="Courier"/>
          <w:szCs w:val="18"/>
        </w:rPr>
        <w:t>public.dim_tutor</w:t>
      </w:r>
      <w:proofErr w:type="spellEnd"/>
      <w:r w:rsidRPr="009F504B">
        <w:rPr>
          <w:rFonts w:ascii="Courier" w:hAnsi="Courier" w:cs="Courier"/>
          <w:szCs w:val="18"/>
        </w:rPr>
        <w:t xml:space="preserve"> (</w:t>
      </w:r>
      <w:proofErr w:type="spellStart"/>
      <w:r w:rsidRPr="009F504B">
        <w:rPr>
          <w:rFonts w:ascii="Courier" w:hAnsi="Courier" w:cs="Courier"/>
          <w:szCs w:val="18"/>
        </w:rPr>
        <w:t>tutor_id</w:t>
      </w:r>
      <w:proofErr w:type="spellEnd"/>
      <w:r w:rsidRPr="009F504B">
        <w:rPr>
          <w:rFonts w:ascii="Courier" w:hAnsi="Courier" w:cs="Courier"/>
          <w:szCs w:val="18"/>
        </w:rPr>
        <w:t>)</w:t>
      </w:r>
    </w:p>
    <w:p w14:paraId="11783F19" w14:textId="56AB7C5B" w:rsidR="009F504B" w:rsidRDefault="009F504B" w:rsidP="00F348E8">
      <w:pPr>
        <w:autoSpaceDE w:val="0"/>
        <w:autoSpaceDN w:val="0"/>
        <w:adjustRightInd w:val="0"/>
        <w:spacing w:after="0" w:line="240" w:lineRule="auto"/>
        <w:ind w:left="900"/>
        <w:rPr>
          <w:rFonts w:ascii="Courier" w:hAnsi="Courier" w:cs="Courier"/>
          <w:szCs w:val="18"/>
        </w:rPr>
      </w:pPr>
      <w:r w:rsidRPr="0080041A">
        <w:rPr>
          <w:rFonts w:ascii="Courier" w:hAnsi="Courier" w:cs="Courier"/>
          <w:szCs w:val="18"/>
        </w:rPr>
        <w:t>;</w:t>
      </w:r>
    </w:p>
    <w:p w14:paraId="4D196C8F" w14:textId="3E3FE5DA" w:rsidR="009F504B" w:rsidRDefault="009F504B" w:rsidP="00F348E8">
      <w:pPr>
        <w:autoSpaceDE w:val="0"/>
        <w:autoSpaceDN w:val="0"/>
        <w:adjustRightInd w:val="0"/>
        <w:spacing w:after="0" w:line="240" w:lineRule="auto"/>
        <w:ind w:left="900"/>
        <w:rPr>
          <w:rFonts w:ascii="Courier" w:hAnsi="Courier" w:cs="Courier"/>
          <w:szCs w:val="18"/>
        </w:rPr>
      </w:pPr>
      <w:r w:rsidRPr="009F504B">
        <w:rPr>
          <w:rFonts w:ascii="Courier" w:hAnsi="Courier" w:cs="Courier"/>
          <w:color w:val="0000FF"/>
          <w:szCs w:val="18"/>
        </w:rPr>
        <w:t>ALTER TABLE</w:t>
      </w:r>
      <w:r w:rsidRPr="009F504B">
        <w:rPr>
          <w:rFonts w:ascii="Courier" w:hAnsi="Courier" w:cs="Courier"/>
          <w:szCs w:val="18"/>
        </w:rPr>
        <w:t xml:space="preserve"> </w:t>
      </w:r>
      <w:proofErr w:type="spellStart"/>
      <w:proofErr w:type="gramStart"/>
      <w:r w:rsidRPr="009F504B">
        <w:rPr>
          <w:rFonts w:ascii="Courier" w:hAnsi="Courier" w:cs="Courier"/>
          <w:szCs w:val="18"/>
        </w:rPr>
        <w:t>public.fact</w:t>
      </w:r>
      <w:proofErr w:type="gramEnd"/>
      <w:r w:rsidRPr="009F504B">
        <w:rPr>
          <w:rFonts w:ascii="Courier" w:hAnsi="Courier" w:cs="Courier"/>
          <w:szCs w:val="18"/>
        </w:rPr>
        <w:t>_tutoring</w:t>
      </w:r>
      <w:proofErr w:type="spellEnd"/>
      <w:r w:rsidRPr="009F504B">
        <w:rPr>
          <w:rFonts w:ascii="Courier" w:hAnsi="Courier" w:cs="Courier"/>
          <w:szCs w:val="18"/>
        </w:rPr>
        <w:t xml:space="preserve"> </w:t>
      </w:r>
      <w:r w:rsidRPr="009F504B">
        <w:rPr>
          <w:rFonts w:ascii="Courier" w:hAnsi="Courier" w:cs="Courier"/>
          <w:color w:val="0000FF"/>
          <w:szCs w:val="18"/>
        </w:rPr>
        <w:t>ADD CONSTRAINT</w:t>
      </w:r>
      <w:r w:rsidRPr="009F504B">
        <w:rPr>
          <w:rFonts w:ascii="Courier" w:hAnsi="Courier" w:cs="Courier"/>
          <w:szCs w:val="18"/>
        </w:rPr>
        <w:t xml:space="preserve"> </w:t>
      </w:r>
      <w:proofErr w:type="spellStart"/>
      <w:r w:rsidR="0082578C">
        <w:rPr>
          <w:rFonts w:ascii="Courier" w:hAnsi="Courier" w:cs="Courier"/>
          <w:szCs w:val="18"/>
        </w:rPr>
        <w:t>customer</w:t>
      </w:r>
      <w:r w:rsidRPr="009F504B">
        <w:rPr>
          <w:rFonts w:ascii="Courier" w:hAnsi="Courier" w:cs="Courier"/>
          <w:szCs w:val="18"/>
        </w:rPr>
        <w:t>fk</w:t>
      </w:r>
      <w:proofErr w:type="spellEnd"/>
      <w:r w:rsidRPr="009F504B">
        <w:rPr>
          <w:rFonts w:ascii="Courier" w:hAnsi="Courier" w:cs="Courier"/>
          <w:szCs w:val="18"/>
        </w:rPr>
        <w:t xml:space="preserve"> </w:t>
      </w:r>
      <w:r w:rsidRPr="009F504B">
        <w:rPr>
          <w:rFonts w:ascii="Courier" w:hAnsi="Courier" w:cs="Courier"/>
          <w:color w:val="0000FF"/>
          <w:szCs w:val="18"/>
        </w:rPr>
        <w:t>FOREIGN KEY</w:t>
      </w:r>
      <w:r w:rsidRPr="009F504B">
        <w:rPr>
          <w:rFonts w:ascii="Courier" w:hAnsi="Courier" w:cs="Courier"/>
          <w:szCs w:val="18"/>
        </w:rPr>
        <w:t xml:space="preserve"> (</w:t>
      </w:r>
      <w:proofErr w:type="spellStart"/>
      <w:r>
        <w:rPr>
          <w:rFonts w:ascii="Courier" w:hAnsi="Courier" w:cs="Courier"/>
          <w:szCs w:val="18"/>
        </w:rPr>
        <w:t>user</w:t>
      </w:r>
      <w:r w:rsidRPr="009F504B">
        <w:rPr>
          <w:rFonts w:ascii="Courier" w:hAnsi="Courier" w:cs="Courier"/>
          <w:szCs w:val="18"/>
        </w:rPr>
        <w:t>_id</w:t>
      </w:r>
      <w:proofErr w:type="spellEnd"/>
      <w:r w:rsidRPr="009F504B">
        <w:rPr>
          <w:rFonts w:ascii="Courier" w:hAnsi="Courier" w:cs="Courier"/>
          <w:szCs w:val="18"/>
        </w:rPr>
        <w:t xml:space="preserve">) </w:t>
      </w:r>
      <w:r w:rsidRPr="009F504B">
        <w:rPr>
          <w:rFonts w:ascii="Courier" w:hAnsi="Courier" w:cs="Courier"/>
          <w:color w:val="0000FF"/>
          <w:szCs w:val="18"/>
        </w:rPr>
        <w:t>REFERENCES</w:t>
      </w:r>
      <w:r w:rsidRPr="009F504B">
        <w:rPr>
          <w:rFonts w:ascii="Courier" w:hAnsi="Courier" w:cs="Courier"/>
          <w:szCs w:val="18"/>
        </w:rPr>
        <w:t xml:space="preserve"> </w:t>
      </w:r>
      <w:proofErr w:type="spellStart"/>
      <w:r w:rsidRPr="009F504B">
        <w:rPr>
          <w:rFonts w:ascii="Courier" w:hAnsi="Courier" w:cs="Courier"/>
          <w:szCs w:val="18"/>
        </w:rPr>
        <w:t>public.dim_</w:t>
      </w:r>
      <w:r>
        <w:rPr>
          <w:rFonts w:ascii="Courier" w:hAnsi="Courier" w:cs="Courier"/>
          <w:szCs w:val="18"/>
        </w:rPr>
        <w:t>user_account</w:t>
      </w:r>
      <w:proofErr w:type="spellEnd"/>
      <w:r w:rsidRPr="009F504B">
        <w:rPr>
          <w:rFonts w:ascii="Courier" w:hAnsi="Courier" w:cs="Courier"/>
          <w:szCs w:val="18"/>
        </w:rPr>
        <w:t xml:space="preserve"> (</w:t>
      </w:r>
      <w:proofErr w:type="spellStart"/>
      <w:r>
        <w:rPr>
          <w:rFonts w:ascii="Courier" w:hAnsi="Courier" w:cs="Courier"/>
          <w:szCs w:val="18"/>
        </w:rPr>
        <w:t>user</w:t>
      </w:r>
      <w:r w:rsidRPr="009F504B">
        <w:rPr>
          <w:rFonts w:ascii="Courier" w:hAnsi="Courier" w:cs="Courier"/>
          <w:szCs w:val="18"/>
        </w:rPr>
        <w:t>_id</w:t>
      </w:r>
      <w:proofErr w:type="spellEnd"/>
      <w:r w:rsidRPr="009F504B">
        <w:rPr>
          <w:rFonts w:ascii="Courier" w:hAnsi="Courier" w:cs="Courier"/>
          <w:szCs w:val="18"/>
        </w:rPr>
        <w:t>)</w:t>
      </w:r>
    </w:p>
    <w:p w14:paraId="78201B11" w14:textId="77777777" w:rsidR="009F504B" w:rsidRDefault="009F504B" w:rsidP="00F348E8">
      <w:pPr>
        <w:autoSpaceDE w:val="0"/>
        <w:autoSpaceDN w:val="0"/>
        <w:adjustRightInd w:val="0"/>
        <w:spacing w:after="0" w:line="240" w:lineRule="auto"/>
        <w:ind w:left="900"/>
        <w:rPr>
          <w:rFonts w:ascii="Courier" w:hAnsi="Courier" w:cs="Courier"/>
          <w:szCs w:val="18"/>
        </w:rPr>
      </w:pPr>
      <w:r w:rsidRPr="0080041A">
        <w:rPr>
          <w:rFonts w:ascii="Courier" w:hAnsi="Courier" w:cs="Courier"/>
          <w:szCs w:val="18"/>
        </w:rPr>
        <w:t>;</w:t>
      </w:r>
    </w:p>
    <w:p w14:paraId="02BB46A1" w14:textId="446F409D" w:rsidR="009F504B" w:rsidRDefault="009F504B" w:rsidP="00F348E8">
      <w:pPr>
        <w:autoSpaceDE w:val="0"/>
        <w:autoSpaceDN w:val="0"/>
        <w:adjustRightInd w:val="0"/>
        <w:spacing w:after="0" w:line="240" w:lineRule="auto"/>
        <w:ind w:left="900"/>
        <w:rPr>
          <w:rFonts w:ascii="Courier" w:hAnsi="Courier" w:cs="Courier"/>
          <w:szCs w:val="18"/>
        </w:rPr>
      </w:pPr>
      <w:r w:rsidRPr="009F504B">
        <w:rPr>
          <w:rFonts w:ascii="Courier" w:hAnsi="Courier" w:cs="Courier"/>
          <w:color w:val="0000FF"/>
          <w:szCs w:val="18"/>
        </w:rPr>
        <w:t>ALTER TABLE</w:t>
      </w:r>
      <w:r w:rsidRPr="009F504B">
        <w:rPr>
          <w:rFonts w:ascii="Courier" w:hAnsi="Courier" w:cs="Courier"/>
          <w:szCs w:val="18"/>
        </w:rPr>
        <w:t xml:space="preserve"> </w:t>
      </w:r>
      <w:proofErr w:type="spellStart"/>
      <w:proofErr w:type="gramStart"/>
      <w:r w:rsidRPr="009F504B">
        <w:rPr>
          <w:rFonts w:ascii="Courier" w:hAnsi="Courier" w:cs="Courier"/>
          <w:szCs w:val="18"/>
        </w:rPr>
        <w:t>public.fact</w:t>
      </w:r>
      <w:proofErr w:type="gramEnd"/>
      <w:r w:rsidRPr="009F504B">
        <w:rPr>
          <w:rFonts w:ascii="Courier" w:hAnsi="Courier" w:cs="Courier"/>
          <w:szCs w:val="18"/>
        </w:rPr>
        <w:t>_tutoring</w:t>
      </w:r>
      <w:proofErr w:type="spellEnd"/>
      <w:r w:rsidRPr="009F504B">
        <w:rPr>
          <w:rFonts w:ascii="Courier" w:hAnsi="Courier" w:cs="Courier"/>
          <w:szCs w:val="18"/>
        </w:rPr>
        <w:t xml:space="preserve"> </w:t>
      </w:r>
      <w:r w:rsidRPr="009F504B">
        <w:rPr>
          <w:rFonts w:ascii="Courier" w:hAnsi="Courier" w:cs="Courier"/>
          <w:color w:val="0000FF"/>
          <w:szCs w:val="18"/>
        </w:rPr>
        <w:t>ADD CONSTRAINT</w:t>
      </w:r>
      <w:r w:rsidRPr="009F504B">
        <w:rPr>
          <w:rFonts w:ascii="Courier" w:hAnsi="Courier" w:cs="Courier"/>
          <w:szCs w:val="18"/>
        </w:rPr>
        <w:t xml:space="preserve"> </w:t>
      </w:r>
      <w:proofErr w:type="spellStart"/>
      <w:r>
        <w:rPr>
          <w:rFonts w:ascii="Courier" w:hAnsi="Courier" w:cs="Courier"/>
          <w:szCs w:val="18"/>
        </w:rPr>
        <w:t>course</w:t>
      </w:r>
      <w:r w:rsidRPr="009F504B">
        <w:rPr>
          <w:rFonts w:ascii="Courier" w:hAnsi="Courier" w:cs="Courier"/>
          <w:szCs w:val="18"/>
        </w:rPr>
        <w:t>fk</w:t>
      </w:r>
      <w:proofErr w:type="spellEnd"/>
      <w:r w:rsidRPr="009F504B">
        <w:rPr>
          <w:rFonts w:ascii="Courier" w:hAnsi="Courier" w:cs="Courier"/>
          <w:szCs w:val="18"/>
        </w:rPr>
        <w:t xml:space="preserve"> </w:t>
      </w:r>
      <w:r w:rsidRPr="009F504B">
        <w:rPr>
          <w:rFonts w:ascii="Courier" w:hAnsi="Courier" w:cs="Courier"/>
          <w:color w:val="0000FF"/>
          <w:szCs w:val="18"/>
        </w:rPr>
        <w:t>FOREIGN KEY</w:t>
      </w:r>
      <w:r w:rsidRPr="009F504B">
        <w:rPr>
          <w:rFonts w:ascii="Courier" w:hAnsi="Courier" w:cs="Courier"/>
          <w:szCs w:val="18"/>
        </w:rPr>
        <w:t xml:space="preserve"> (</w:t>
      </w:r>
      <w:proofErr w:type="spellStart"/>
      <w:r>
        <w:rPr>
          <w:rFonts w:ascii="Courier" w:hAnsi="Courier" w:cs="Courier"/>
          <w:szCs w:val="18"/>
        </w:rPr>
        <w:t>course</w:t>
      </w:r>
      <w:r w:rsidRPr="009F504B">
        <w:rPr>
          <w:rFonts w:ascii="Courier" w:hAnsi="Courier" w:cs="Courier"/>
          <w:szCs w:val="18"/>
        </w:rPr>
        <w:t>_id</w:t>
      </w:r>
      <w:proofErr w:type="spellEnd"/>
      <w:r w:rsidRPr="009F504B">
        <w:rPr>
          <w:rFonts w:ascii="Courier" w:hAnsi="Courier" w:cs="Courier"/>
          <w:szCs w:val="18"/>
        </w:rPr>
        <w:t xml:space="preserve">) </w:t>
      </w:r>
      <w:r w:rsidRPr="009F504B">
        <w:rPr>
          <w:rFonts w:ascii="Courier" w:hAnsi="Courier" w:cs="Courier"/>
          <w:color w:val="0000FF"/>
          <w:szCs w:val="18"/>
        </w:rPr>
        <w:t>REFERENCES</w:t>
      </w:r>
      <w:r w:rsidRPr="009F504B">
        <w:rPr>
          <w:rFonts w:ascii="Courier" w:hAnsi="Courier" w:cs="Courier"/>
          <w:szCs w:val="18"/>
        </w:rPr>
        <w:t xml:space="preserve"> </w:t>
      </w:r>
      <w:proofErr w:type="spellStart"/>
      <w:r w:rsidRPr="009F504B">
        <w:rPr>
          <w:rFonts w:ascii="Courier" w:hAnsi="Courier" w:cs="Courier"/>
          <w:szCs w:val="18"/>
        </w:rPr>
        <w:t>public.dim_</w:t>
      </w:r>
      <w:r>
        <w:rPr>
          <w:rFonts w:ascii="Courier" w:hAnsi="Courier" w:cs="Courier"/>
          <w:szCs w:val="18"/>
        </w:rPr>
        <w:t>course</w:t>
      </w:r>
      <w:proofErr w:type="spellEnd"/>
      <w:r w:rsidRPr="009F504B">
        <w:rPr>
          <w:rFonts w:ascii="Courier" w:hAnsi="Courier" w:cs="Courier"/>
          <w:szCs w:val="18"/>
        </w:rPr>
        <w:t xml:space="preserve"> (</w:t>
      </w:r>
      <w:proofErr w:type="spellStart"/>
      <w:r>
        <w:rPr>
          <w:rFonts w:ascii="Courier" w:hAnsi="Courier" w:cs="Courier"/>
          <w:szCs w:val="18"/>
        </w:rPr>
        <w:t>course</w:t>
      </w:r>
      <w:r w:rsidRPr="009F504B">
        <w:rPr>
          <w:rFonts w:ascii="Courier" w:hAnsi="Courier" w:cs="Courier"/>
          <w:szCs w:val="18"/>
        </w:rPr>
        <w:t>_id</w:t>
      </w:r>
      <w:proofErr w:type="spellEnd"/>
      <w:r w:rsidRPr="009F504B">
        <w:rPr>
          <w:rFonts w:ascii="Courier" w:hAnsi="Courier" w:cs="Courier"/>
          <w:szCs w:val="18"/>
        </w:rPr>
        <w:t>)</w:t>
      </w:r>
    </w:p>
    <w:p w14:paraId="3BF20F92" w14:textId="77777777" w:rsidR="009F504B" w:rsidRDefault="009F504B" w:rsidP="00F348E8">
      <w:pPr>
        <w:autoSpaceDE w:val="0"/>
        <w:autoSpaceDN w:val="0"/>
        <w:adjustRightInd w:val="0"/>
        <w:spacing w:after="0" w:line="240" w:lineRule="auto"/>
        <w:ind w:left="900"/>
        <w:rPr>
          <w:rFonts w:ascii="Courier" w:hAnsi="Courier" w:cs="Courier"/>
          <w:szCs w:val="18"/>
        </w:rPr>
      </w:pPr>
      <w:r w:rsidRPr="0080041A">
        <w:rPr>
          <w:rFonts w:ascii="Courier" w:hAnsi="Courier" w:cs="Courier"/>
          <w:szCs w:val="18"/>
        </w:rPr>
        <w:t>;</w:t>
      </w:r>
    </w:p>
    <w:p w14:paraId="504C2BB4" w14:textId="0505EEA4" w:rsidR="009F504B" w:rsidRDefault="009F504B" w:rsidP="00F348E8">
      <w:pPr>
        <w:autoSpaceDE w:val="0"/>
        <w:autoSpaceDN w:val="0"/>
        <w:adjustRightInd w:val="0"/>
        <w:spacing w:after="0" w:line="240" w:lineRule="auto"/>
        <w:ind w:left="900"/>
        <w:rPr>
          <w:rFonts w:ascii="Courier" w:hAnsi="Courier" w:cs="Courier"/>
          <w:szCs w:val="18"/>
        </w:rPr>
      </w:pPr>
      <w:r w:rsidRPr="009F504B">
        <w:rPr>
          <w:rFonts w:ascii="Courier" w:hAnsi="Courier" w:cs="Courier"/>
          <w:color w:val="0000FF"/>
          <w:szCs w:val="18"/>
        </w:rPr>
        <w:t>ALTER TABLE</w:t>
      </w:r>
      <w:r w:rsidRPr="009F504B">
        <w:rPr>
          <w:rFonts w:ascii="Courier" w:hAnsi="Courier" w:cs="Courier"/>
          <w:szCs w:val="18"/>
        </w:rPr>
        <w:t xml:space="preserve"> </w:t>
      </w:r>
      <w:proofErr w:type="spellStart"/>
      <w:proofErr w:type="gramStart"/>
      <w:r w:rsidRPr="009F504B">
        <w:rPr>
          <w:rFonts w:ascii="Courier" w:hAnsi="Courier" w:cs="Courier"/>
          <w:szCs w:val="18"/>
        </w:rPr>
        <w:t>public.fact</w:t>
      </w:r>
      <w:proofErr w:type="gramEnd"/>
      <w:r w:rsidRPr="009F504B">
        <w:rPr>
          <w:rFonts w:ascii="Courier" w:hAnsi="Courier" w:cs="Courier"/>
          <w:szCs w:val="18"/>
        </w:rPr>
        <w:t>_tutoring</w:t>
      </w:r>
      <w:proofErr w:type="spellEnd"/>
      <w:r w:rsidRPr="009F504B">
        <w:rPr>
          <w:rFonts w:ascii="Courier" w:hAnsi="Courier" w:cs="Courier"/>
          <w:szCs w:val="18"/>
        </w:rPr>
        <w:t xml:space="preserve"> </w:t>
      </w:r>
      <w:r w:rsidRPr="009F504B">
        <w:rPr>
          <w:rFonts w:ascii="Courier" w:hAnsi="Courier" w:cs="Courier"/>
          <w:color w:val="0000FF"/>
          <w:szCs w:val="18"/>
        </w:rPr>
        <w:t>ADD CONSTRAINT</w:t>
      </w:r>
      <w:r w:rsidRPr="009F504B">
        <w:rPr>
          <w:rFonts w:ascii="Courier" w:hAnsi="Courier" w:cs="Courier"/>
          <w:szCs w:val="18"/>
        </w:rPr>
        <w:t xml:space="preserve"> </w:t>
      </w:r>
      <w:proofErr w:type="spellStart"/>
      <w:r>
        <w:rPr>
          <w:rFonts w:ascii="Courier" w:hAnsi="Courier" w:cs="Courier"/>
          <w:szCs w:val="18"/>
        </w:rPr>
        <w:t>date</w:t>
      </w:r>
      <w:r w:rsidRPr="009F504B">
        <w:rPr>
          <w:rFonts w:ascii="Courier" w:hAnsi="Courier" w:cs="Courier"/>
          <w:szCs w:val="18"/>
        </w:rPr>
        <w:t>fk</w:t>
      </w:r>
      <w:proofErr w:type="spellEnd"/>
      <w:r w:rsidRPr="009F504B">
        <w:rPr>
          <w:rFonts w:ascii="Courier" w:hAnsi="Courier" w:cs="Courier"/>
          <w:szCs w:val="18"/>
        </w:rPr>
        <w:t xml:space="preserve"> </w:t>
      </w:r>
      <w:r w:rsidRPr="009F504B">
        <w:rPr>
          <w:rFonts w:ascii="Courier" w:hAnsi="Courier" w:cs="Courier"/>
          <w:color w:val="0000FF"/>
          <w:szCs w:val="18"/>
        </w:rPr>
        <w:t>FOREIGN KEY</w:t>
      </w:r>
      <w:r w:rsidRPr="009F504B">
        <w:rPr>
          <w:rFonts w:ascii="Courier" w:hAnsi="Courier" w:cs="Courier"/>
          <w:szCs w:val="18"/>
        </w:rPr>
        <w:t xml:space="preserve"> (</w:t>
      </w:r>
      <w:proofErr w:type="spellStart"/>
      <w:r>
        <w:rPr>
          <w:rFonts w:ascii="Courier" w:hAnsi="Courier" w:cs="Courier"/>
          <w:szCs w:val="18"/>
        </w:rPr>
        <w:t>date</w:t>
      </w:r>
      <w:r w:rsidRPr="009F504B">
        <w:rPr>
          <w:rFonts w:ascii="Courier" w:hAnsi="Courier" w:cs="Courier"/>
          <w:szCs w:val="18"/>
        </w:rPr>
        <w:t>_id</w:t>
      </w:r>
      <w:proofErr w:type="spellEnd"/>
      <w:r w:rsidRPr="009F504B">
        <w:rPr>
          <w:rFonts w:ascii="Courier" w:hAnsi="Courier" w:cs="Courier"/>
          <w:szCs w:val="18"/>
        </w:rPr>
        <w:t xml:space="preserve">) </w:t>
      </w:r>
      <w:r w:rsidRPr="009F504B">
        <w:rPr>
          <w:rFonts w:ascii="Courier" w:hAnsi="Courier" w:cs="Courier"/>
          <w:color w:val="0000FF"/>
          <w:szCs w:val="18"/>
        </w:rPr>
        <w:t>REFERENCES</w:t>
      </w:r>
      <w:r w:rsidRPr="009F504B">
        <w:rPr>
          <w:rFonts w:ascii="Courier" w:hAnsi="Courier" w:cs="Courier"/>
          <w:szCs w:val="18"/>
        </w:rPr>
        <w:t xml:space="preserve"> </w:t>
      </w:r>
      <w:proofErr w:type="spellStart"/>
      <w:r w:rsidRPr="009F504B">
        <w:rPr>
          <w:rFonts w:ascii="Courier" w:hAnsi="Courier" w:cs="Courier"/>
          <w:szCs w:val="18"/>
        </w:rPr>
        <w:t>public.dim_</w:t>
      </w:r>
      <w:r>
        <w:rPr>
          <w:rFonts w:ascii="Courier" w:hAnsi="Courier" w:cs="Courier"/>
          <w:szCs w:val="18"/>
        </w:rPr>
        <w:t>date</w:t>
      </w:r>
      <w:proofErr w:type="spellEnd"/>
      <w:r w:rsidRPr="009F504B">
        <w:rPr>
          <w:rFonts w:ascii="Courier" w:hAnsi="Courier" w:cs="Courier"/>
          <w:szCs w:val="18"/>
        </w:rPr>
        <w:t xml:space="preserve"> (</w:t>
      </w:r>
      <w:proofErr w:type="spellStart"/>
      <w:r>
        <w:rPr>
          <w:rFonts w:ascii="Courier" w:hAnsi="Courier" w:cs="Courier"/>
          <w:szCs w:val="18"/>
        </w:rPr>
        <w:t>date</w:t>
      </w:r>
      <w:r w:rsidRPr="009F504B">
        <w:rPr>
          <w:rFonts w:ascii="Courier" w:hAnsi="Courier" w:cs="Courier"/>
          <w:szCs w:val="18"/>
        </w:rPr>
        <w:t>_id</w:t>
      </w:r>
      <w:proofErr w:type="spellEnd"/>
      <w:r w:rsidRPr="009F504B">
        <w:rPr>
          <w:rFonts w:ascii="Courier" w:hAnsi="Courier" w:cs="Courier"/>
          <w:szCs w:val="18"/>
        </w:rPr>
        <w:t>)</w:t>
      </w:r>
    </w:p>
    <w:p w14:paraId="008A8E43" w14:textId="77777777" w:rsidR="0022099B" w:rsidRDefault="0022099B" w:rsidP="00F348E8">
      <w:pPr>
        <w:autoSpaceDE w:val="0"/>
        <w:autoSpaceDN w:val="0"/>
        <w:adjustRightInd w:val="0"/>
        <w:spacing w:after="0" w:line="240" w:lineRule="auto"/>
        <w:ind w:left="900"/>
        <w:rPr>
          <w:rFonts w:ascii="Courier" w:hAnsi="Courier" w:cs="Courier"/>
          <w:szCs w:val="18"/>
          <w:highlight w:val="red"/>
        </w:rPr>
      </w:pPr>
    </w:p>
    <w:p w14:paraId="15123FA3" w14:textId="77777777" w:rsidR="009F504B" w:rsidRDefault="009F504B" w:rsidP="009F504B">
      <w:pPr>
        <w:autoSpaceDE w:val="0"/>
        <w:autoSpaceDN w:val="0"/>
        <w:adjustRightInd w:val="0"/>
        <w:spacing w:after="0" w:line="240" w:lineRule="auto"/>
        <w:ind w:left="1440"/>
        <w:rPr>
          <w:rFonts w:ascii="Courier" w:hAnsi="Courier" w:cs="Courier"/>
          <w:szCs w:val="18"/>
        </w:rPr>
      </w:pPr>
    </w:p>
    <w:p w14:paraId="3EA99EDD" w14:textId="0CCDEA96" w:rsidR="000437AB" w:rsidRPr="003B4F59" w:rsidRDefault="000437AB" w:rsidP="000437AB">
      <w:pPr>
        <w:pStyle w:val="Heading4"/>
        <w:ind w:left="900" w:right="540"/>
        <w:jc w:val="both"/>
        <w:rPr>
          <w:sz w:val="22"/>
          <w:szCs w:val="24"/>
        </w:rPr>
      </w:pPr>
      <w:bookmarkStart w:id="30" w:name="_Toc60923839"/>
      <w:r>
        <w:rPr>
          <w:sz w:val="22"/>
          <w:szCs w:val="24"/>
        </w:rPr>
        <w:t>Promotion</w:t>
      </w:r>
      <w:bookmarkEnd w:id="30"/>
    </w:p>
    <w:p w14:paraId="0C406B8A" w14:textId="1393392B" w:rsidR="000437AB" w:rsidRDefault="000437AB" w:rsidP="000437AB">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TABLE</w:t>
      </w:r>
      <w:r>
        <w:rPr>
          <w:rFonts w:ascii="Courier" w:hAnsi="Courier" w:cs="Courier"/>
          <w:szCs w:val="18"/>
        </w:rPr>
        <w:t xml:space="preserve"> </w:t>
      </w:r>
      <w:proofErr w:type="spellStart"/>
      <w:r w:rsidRPr="007D6C54">
        <w:rPr>
          <w:rFonts w:ascii="Courier" w:hAnsi="Courier" w:cs="Courier"/>
          <w:szCs w:val="18"/>
        </w:rPr>
        <w:t>public.</w:t>
      </w:r>
      <w:r>
        <w:rPr>
          <w:rFonts w:ascii="Courier" w:hAnsi="Courier" w:cs="Courier"/>
          <w:szCs w:val="18"/>
        </w:rPr>
        <w:t>dim_promotion</w:t>
      </w:r>
      <w:proofErr w:type="spellEnd"/>
    </w:p>
    <w:p w14:paraId="1E6A4C26" w14:textId="77777777" w:rsidR="000437AB" w:rsidRDefault="000437AB" w:rsidP="000437AB">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6EF81E6D" w14:textId="00E34876" w:rsidR="000437AB" w:rsidRDefault="000437AB" w:rsidP="000437AB">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01124B">
        <w:rPr>
          <w:rFonts w:ascii="Courier" w:hAnsi="Courier" w:cs="Courier"/>
          <w:szCs w:val="18"/>
        </w:rPr>
        <w:t>promotion</w:t>
      </w:r>
      <w:r>
        <w:rPr>
          <w:rFonts w:ascii="Courier" w:hAnsi="Courier" w:cs="Courier"/>
          <w:szCs w:val="18"/>
        </w:rPr>
        <w:t>_id</w:t>
      </w:r>
      <w:proofErr w:type="spellEnd"/>
      <w:r>
        <w:rPr>
          <w:rFonts w:ascii="Courier" w:hAnsi="Courier" w:cs="Courier"/>
          <w:szCs w:val="18"/>
        </w:rPr>
        <w:t xml:space="preserve"> BIGSERIAL</w:t>
      </w:r>
    </w:p>
    <w:p w14:paraId="3FB42685" w14:textId="65D3C593" w:rsidR="000437AB" w:rsidRDefault="000437AB" w:rsidP="000437AB">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01124B">
        <w:rPr>
          <w:rFonts w:ascii="Courier" w:hAnsi="Courier" w:cs="Courier"/>
          <w:szCs w:val="18"/>
        </w:rPr>
        <w:t>promotion_</w:t>
      </w:r>
      <w:r>
        <w:rPr>
          <w:rFonts w:ascii="Courier" w:hAnsi="Courier" w:cs="Courier"/>
          <w:szCs w:val="18"/>
        </w:rPr>
        <w:t>name</w:t>
      </w:r>
      <w:proofErr w:type="spellEnd"/>
      <w:r>
        <w:rPr>
          <w:rFonts w:ascii="Courier" w:hAnsi="Courier" w:cs="Courier"/>
          <w:szCs w:val="18"/>
        </w:rPr>
        <w:t xml:space="preserve"> </w:t>
      </w:r>
      <w:r w:rsidR="0001124B" w:rsidRPr="009F23D0">
        <w:rPr>
          <w:rFonts w:ascii="Courier" w:hAnsi="Courier" w:cs="Courier"/>
          <w:color w:val="0000FF"/>
          <w:szCs w:val="18"/>
        </w:rPr>
        <w:t>VARCHAR</w:t>
      </w:r>
      <w:r w:rsidR="0001124B">
        <w:rPr>
          <w:rFonts w:ascii="Courier" w:hAnsi="Courier" w:cs="Courier"/>
          <w:szCs w:val="18"/>
        </w:rPr>
        <w:t xml:space="preserve"> (100)</w:t>
      </w:r>
    </w:p>
    <w:p w14:paraId="7D369DF2" w14:textId="17E29CB0" w:rsidR="000437AB" w:rsidRDefault="000437AB" w:rsidP="000437AB">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01124B">
        <w:rPr>
          <w:rFonts w:ascii="Courier" w:hAnsi="Courier" w:cs="Courier"/>
          <w:szCs w:val="18"/>
        </w:rPr>
        <w:t>promotion_type</w:t>
      </w:r>
      <w:proofErr w:type="spellEnd"/>
      <w:r>
        <w:rPr>
          <w:rFonts w:ascii="Courier" w:hAnsi="Courier" w:cs="Courier"/>
          <w:szCs w:val="18"/>
        </w:rPr>
        <w:t xml:space="preserve"> </w:t>
      </w:r>
      <w:r w:rsidR="0001124B" w:rsidRPr="009F23D0">
        <w:rPr>
          <w:rFonts w:ascii="Courier" w:hAnsi="Courier" w:cs="Courier"/>
          <w:color w:val="0000FF"/>
          <w:szCs w:val="18"/>
        </w:rPr>
        <w:t xml:space="preserve">VARCHAR </w:t>
      </w:r>
      <w:r w:rsidR="0001124B" w:rsidRPr="009F23D0">
        <w:rPr>
          <w:rFonts w:ascii="Courier" w:hAnsi="Courier" w:cs="Courier"/>
          <w:szCs w:val="18"/>
        </w:rPr>
        <w:t>(100)</w:t>
      </w:r>
    </w:p>
    <w:p w14:paraId="02EB9C82" w14:textId="4230E50F" w:rsidR="000437AB" w:rsidRDefault="000437AB" w:rsidP="009F23D0">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r w:rsidR="009F23D0">
        <w:rPr>
          <w:rFonts w:ascii="Courier" w:hAnsi="Courier" w:cs="Courier"/>
          <w:szCs w:val="18"/>
        </w:rPr>
        <w:t>discount</w:t>
      </w:r>
      <w:r>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w:t>
      </w:r>
      <w:r w:rsidRPr="009F23D0">
        <w:rPr>
          <w:rFonts w:ascii="Courier" w:hAnsi="Courier" w:cs="Courier"/>
          <w:color w:val="0000FF"/>
          <w:szCs w:val="18"/>
        </w:rPr>
        <w:t>PRECISION</w:t>
      </w:r>
    </w:p>
    <w:p w14:paraId="23DFCEDE" w14:textId="5CC060AD" w:rsidR="000437AB" w:rsidRDefault="000437AB" w:rsidP="000437AB">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9F23D0">
        <w:rPr>
          <w:rFonts w:ascii="Courier" w:hAnsi="Courier" w:cs="Courier"/>
          <w:szCs w:val="18"/>
        </w:rPr>
        <w:t>month_subscribed</w:t>
      </w:r>
      <w:proofErr w:type="spellEnd"/>
      <w:r>
        <w:rPr>
          <w:rFonts w:ascii="Courier" w:hAnsi="Courier" w:cs="Courier"/>
          <w:szCs w:val="18"/>
        </w:rPr>
        <w:t xml:space="preserve"> </w:t>
      </w:r>
      <w:r w:rsidR="009F23D0" w:rsidRPr="009F23D0">
        <w:rPr>
          <w:rFonts w:ascii="Courier" w:hAnsi="Courier" w:cs="Courier"/>
          <w:color w:val="0000FF"/>
          <w:szCs w:val="18"/>
        </w:rPr>
        <w:t>INTEGER</w:t>
      </w:r>
    </w:p>
    <w:p w14:paraId="0E617075" w14:textId="459909F1" w:rsidR="0094654F" w:rsidRDefault="000437AB" w:rsidP="000437AB">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r w:rsidR="0094654F">
        <w:rPr>
          <w:rFonts w:ascii="Courier" w:hAnsi="Courier" w:cs="Courier"/>
          <w:szCs w:val="18"/>
        </w:rPr>
        <w:t xml:space="preserve">region </w:t>
      </w:r>
      <w:r w:rsidR="0094654F" w:rsidRPr="009F23D0">
        <w:rPr>
          <w:rFonts w:ascii="Courier" w:hAnsi="Courier" w:cs="Courier"/>
          <w:color w:val="0000FF"/>
          <w:szCs w:val="18"/>
        </w:rPr>
        <w:t>VARCHAR</w:t>
      </w:r>
      <w:r w:rsidR="0094654F">
        <w:rPr>
          <w:rFonts w:ascii="Courier" w:hAnsi="Courier" w:cs="Courier"/>
          <w:szCs w:val="18"/>
        </w:rPr>
        <w:t xml:space="preserve"> (50)</w:t>
      </w:r>
    </w:p>
    <w:p w14:paraId="16B32D25" w14:textId="1AE61727" w:rsidR="0094654F" w:rsidRDefault="0094654F" w:rsidP="0094654F">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region_type</w:t>
      </w:r>
      <w:proofErr w:type="spellEnd"/>
      <w:r>
        <w:rPr>
          <w:rFonts w:ascii="Courier" w:hAnsi="Courier" w:cs="Courier"/>
          <w:szCs w:val="18"/>
        </w:rPr>
        <w:t xml:space="preserve"> </w:t>
      </w:r>
      <w:r w:rsidRPr="009F23D0">
        <w:rPr>
          <w:rFonts w:ascii="Courier" w:hAnsi="Courier" w:cs="Courier"/>
          <w:color w:val="0000FF"/>
          <w:szCs w:val="18"/>
        </w:rPr>
        <w:t>VARCHAR</w:t>
      </w:r>
      <w:r>
        <w:rPr>
          <w:rFonts w:ascii="Courier" w:hAnsi="Courier" w:cs="Courier"/>
          <w:szCs w:val="18"/>
        </w:rPr>
        <w:t xml:space="preserve"> (50)</w:t>
      </w:r>
    </w:p>
    <w:p w14:paraId="1B1F314E" w14:textId="77777777" w:rsidR="0094654F" w:rsidRDefault="0094654F" w:rsidP="000437AB">
      <w:pPr>
        <w:autoSpaceDE w:val="0"/>
        <w:autoSpaceDN w:val="0"/>
        <w:adjustRightInd w:val="0"/>
        <w:spacing w:after="0" w:line="240" w:lineRule="auto"/>
        <w:ind w:left="900"/>
        <w:rPr>
          <w:rFonts w:ascii="Courier" w:hAnsi="Courier" w:cs="Courier"/>
          <w:szCs w:val="18"/>
        </w:rPr>
      </w:pPr>
    </w:p>
    <w:p w14:paraId="785FE363" w14:textId="77777777" w:rsidR="0094654F" w:rsidRDefault="0094654F" w:rsidP="000437AB">
      <w:pPr>
        <w:autoSpaceDE w:val="0"/>
        <w:autoSpaceDN w:val="0"/>
        <w:adjustRightInd w:val="0"/>
        <w:spacing w:after="0" w:line="240" w:lineRule="auto"/>
        <w:ind w:left="900"/>
        <w:rPr>
          <w:rFonts w:ascii="Courier" w:hAnsi="Courier" w:cs="Courier"/>
          <w:color w:val="0000FF"/>
          <w:szCs w:val="18"/>
        </w:rPr>
      </w:pPr>
      <w:r>
        <w:rPr>
          <w:rFonts w:ascii="Courier" w:hAnsi="Courier" w:cs="Courier"/>
          <w:szCs w:val="18"/>
        </w:rPr>
        <w:t xml:space="preserve">, </w:t>
      </w:r>
      <w:proofErr w:type="spellStart"/>
      <w:r>
        <w:rPr>
          <w:rFonts w:ascii="Courier" w:hAnsi="Courier" w:cs="Courier"/>
          <w:szCs w:val="18"/>
        </w:rPr>
        <w:t>promotion_start_date</w:t>
      </w:r>
      <w:proofErr w:type="spellEnd"/>
      <w:r w:rsidR="000437AB">
        <w:rPr>
          <w:rFonts w:ascii="Courier" w:hAnsi="Courier" w:cs="Courier"/>
          <w:szCs w:val="18"/>
        </w:rPr>
        <w:t xml:space="preserve"> </w:t>
      </w:r>
      <w:r>
        <w:rPr>
          <w:rFonts w:ascii="Courier" w:hAnsi="Courier" w:cs="Courier"/>
          <w:color w:val="0000FF"/>
          <w:szCs w:val="18"/>
        </w:rPr>
        <w:t>TIMESTAMP</w:t>
      </w:r>
    </w:p>
    <w:p w14:paraId="65E4E47A" w14:textId="74D70F31" w:rsidR="000437AB" w:rsidRDefault="000437AB" w:rsidP="000437AB">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94654F">
        <w:rPr>
          <w:rFonts w:ascii="Courier" w:hAnsi="Courier" w:cs="Courier"/>
          <w:szCs w:val="18"/>
        </w:rPr>
        <w:t>promotion_end_date</w:t>
      </w:r>
      <w:proofErr w:type="spellEnd"/>
      <w:r w:rsidR="0094654F">
        <w:rPr>
          <w:rFonts w:ascii="Courier" w:hAnsi="Courier" w:cs="Courier"/>
          <w:szCs w:val="18"/>
        </w:rPr>
        <w:t xml:space="preserve"> </w:t>
      </w:r>
      <w:r>
        <w:rPr>
          <w:rFonts w:ascii="Courier" w:hAnsi="Courier" w:cs="Courier"/>
          <w:color w:val="0000FF"/>
          <w:szCs w:val="18"/>
        </w:rPr>
        <w:t>T</w:t>
      </w:r>
      <w:r w:rsidR="0094654F">
        <w:rPr>
          <w:rFonts w:ascii="Courier" w:hAnsi="Courier" w:cs="Courier"/>
          <w:color w:val="0000FF"/>
          <w:szCs w:val="18"/>
        </w:rPr>
        <w:t>IMESTAMP</w:t>
      </w:r>
    </w:p>
    <w:p w14:paraId="191E1961" w14:textId="15A513A8" w:rsidR="000437AB" w:rsidRDefault="000437AB" w:rsidP="000437AB">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94654F">
        <w:rPr>
          <w:rFonts w:ascii="Courier" w:hAnsi="Courier" w:cs="Courier"/>
          <w:szCs w:val="18"/>
        </w:rPr>
        <w:t>media_type</w:t>
      </w:r>
      <w:proofErr w:type="spellEnd"/>
      <w:r>
        <w:rPr>
          <w:rFonts w:ascii="Courier" w:hAnsi="Courier" w:cs="Courier"/>
          <w:szCs w:val="18"/>
        </w:rPr>
        <w:t xml:space="preserve"> </w:t>
      </w:r>
      <w:r w:rsidR="0094654F">
        <w:rPr>
          <w:rFonts w:ascii="Courier" w:hAnsi="Courier" w:cs="Courier"/>
          <w:color w:val="0000FF"/>
          <w:szCs w:val="18"/>
        </w:rPr>
        <w:t xml:space="preserve">CHAR </w:t>
      </w:r>
      <w:r w:rsidR="0094654F" w:rsidRPr="0094654F">
        <w:rPr>
          <w:rFonts w:ascii="Courier" w:hAnsi="Courier" w:cs="Courier"/>
          <w:szCs w:val="18"/>
        </w:rPr>
        <w:t>(50</w:t>
      </w:r>
      <w:r w:rsidR="0094654F">
        <w:rPr>
          <w:rFonts w:ascii="Courier" w:hAnsi="Courier" w:cs="Courier"/>
          <w:szCs w:val="18"/>
        </w:rPr>
        <w:t>)</w:t>
      </w:r>
    </w:p>
    <w:p w14:paraId="32C057C9" w14:textId="21096E24" w:rsidR="000437AB" w:rsidRDefault="000437AB" w:rsidP="000437AB">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94654F" w:rsidRPr="0094654F">
        <w:rPr>
          <w:rFonts w:ascii="Courier" w:hAnsi="Courier" w:cs="Courier"/>
          <w:szCs w:val="18"/>
        </w:rPr>
        <w:t>usd_per_subscription_full</w:t>
      </w:r>
      <w:proofErr w:type="spellEnd"/>
      <w:r w:rsidR="0094654F">
        <w:rPr>
          <w:rFonts w:ascii="Courier" w:hAnsi="Courier" w:cs="Courier"/>
          <w:szCs w:val="18"/>
        </w:rPr>
        <w:t xml:space="preserve"> </w:t>
      </w:r>
      <w:r w:rsidR="0094654F">
        <w:rPr>
          <w:rFonts w:ascii="Courier" w:hAnsi="Courier" w:cs="Courier"/>
          <w:color w:val="0000FF"/>
          <w:szCs w:val="18"/>
        </w:rPr>
        <w:t>DOUBLE PRECISION</w:t>
      </w:r>
    </w:p>
    <w:p w14:paraId="35CAC76E" w14:textId="7073C4FA" w:rsidR="0094654F" w:rsidRDefault="0094654F" w:rsidP="0094654F">
      <w:pPr>
        <w:autoSpaceDE w:val="0"/>
        <w:autoSpaceDN w:val="0"/>
        <w:adjustRightInd w:val="0"/>
        <w:spacing w:after="0" w:line="240" w:lineRule="auto"/>
        <w:ind w:left="900"/>
        <w:rPr>
          <w:rFonts w:ascii="Courier" w:hAnsi="Courier" w:cs="Courier"/>
          <w:color w:val="0000FF"/>
          <w:szCs w:val="18"/>
        </w:rPr>
      </w:pPr>
      <w:r>
        <w:rPr>
          <w:rFonts w:ascii="Courier" w:hAnsi="Courier" w:cs="Courier"/>
          <w:szCs w:val="18"/>
        </w:rPr>
        <w:t xml:space="preserve">, </w:t>
      </w:r>
      <w:proofErr w:type="spellStart"/>
      <w:r w:rsidRPr="0094654F">
        <w:rPr>
          <w:rFonts w:ascii="Courier" w:hAnsi="Courier" w:cs="Courier"/>
          <w:szCs w:val="18"/>
        </w:rPr>
        <w:t>usd_per_subscription_f</w:t>
      </w:r>
      <w:r>
        <w:rPr>
          <w:rFonts w:ascii="Courier" w:hAnsi="Courier" w:cs="Courier"/>
          <w:szCs w:val="18"/>
        </w:rPr>
        <w:t>inal</w:t>
      </w:r>
      <w:proofErr w:type="spellEnd"/>
      <w:r>
        <w:rPr>
          <w:rFonts w:ascii="Courier" w:hAnsi="Courier" w:cs="Courier"/>
          <w:szCs w:val="18"/>
        </w:rPr>
        <w:t xml:space="preserve"> </w:t>
      </w:r>
      <w:r>
        <w:rPr>
          <w:rFonts w:ascii="Courier" w:hAnsi="Courier" w:cs="Courier"/>
          <w:color w:val="0000FF"/>
          <w:szCs w:val="18"/>
        </w:rPr>
        <w:t>DOUBLE PRECISION</w:t>
      </w:r>
    </w:p>
    <w:p w14:paraId="6B343B5B" w14:textId="77777777" w:rsidR="0094654F" w:rsidRPr="0094654F" w:rsidRDefault="0094654F" w:rsidP="0094654F">
      <w:pPr>
        <w:autoSpaceDE w:val="0"/>
        <w:autoSpaceDN w:val="0"/>
        <w:adjustRightInd w:val="0"/>
        <w:spacing w:after="0" w:line="240" w:lineRule="auto"/>
        <w:ind w:left="900"/>
        <w:rPr>
          <w:rFonts w:ascii="Courier" w:hAnsi="Courier" w:cs="Courier"/>
          <w:szCs w:val="18"/>
        </w:rPr>
      </w:pPr>
      <w:r w:rsidRPr="0094654F">
        <w:rPr>
          <w:rFonts w:ascii="Courier" w:hAnsi="Courier" w:cs="Courier"/>
          <w:color w:val="0000FF"/>
          <w:szCs w:val="18"/>
        </w:rPr>
        <w:t>CONSTRAINT</w:t>
      </w:r>
      <w:r w:rsidRPr="0094654F">
        <w:rPr>
          <w:rFonts w:ascii="Courier" w:hAnsi="Courier" w:cs="Courier"/>
          <w:szCs w:val="18"/>
        </w:rPr>
        <w:t xml:space="preserve"> "</w:t>
      </w:r>
      <w:proofErr w:type="spellStart"/>
      <w:r w:rsidRPr="0094654F">
        <w:rPr>
          <w:rFonts w:ascii="Courier" w:hAnsi="Courier" w:cs="Courier"/>
          <w:szCs w:val="18"/>
        </w:rPr>
        <w:t>PromotionId</w:t>
      </w:r>
      <w:proofErr w:type="spellEnd"/>
      <w:r w:rsidRPr="0094654F">
        <w:rPr>
          <w:rFonts w:ascii="Courier" w:hAnsi="Courier" w:cs="Courier"/>
          <w:szCs w:val="18"/>
        </w:rPr>
        <w:t xml:space="preserve">" </w:t>
      </w:r>
      <w:r w:rsidRPr="0094654F">
        <w:rPr>
          <w:rFonts w:ascii="Courier" w:hAnsi="Courier" w:cs="Courier"/>
          <w:color w:val="0000FF"/>
          <w:szCs w:val="18"/>
        </w:rPr>
        <w:t>PRIMARY KEY</w:t>
      </w:r>
      <w:r w:rsidRPr="0094654F">
        <w:rPr>
          <w:rFonts w:ascii="Courier" w:hAnsi="Courier" w:cs="Courier"/>
          <w:szCs w:val="18"/>
        </w:rPr>
        <w:t xml:space="preserve"> (</w:t>
      </w:r>
      <w:proofErr w:type="spellStart"/>
      <w:r w:rsidRPr="0094654F">
        <w:rPr>
          <w:rFonts w:ascii="Courier" w:hAnsi="Courier" w:cs="Courier"/>
          <w:szCs w:val="18"/>
        </w:rPr>
        <w:t>promotion_id</w:t>
      </w:r>
      <w:proofErr w:type="spellEnd"/>
      <w:r w:rsidRPr="0094654F">
        <w:rPr>
          <w:rFonts w:ascii="Courier" w:hAnsi="Courier" w:cs="Courier"/>
          <w:szCs w:val="18"/>
        </w:rPr>
        <w:t>)</w:t>
      </w:r>
    </w:p>
    <w:p w14:paraId="2458B06B" w14:textId="4DD5FB1C" w:rsidR="0094654F" w:rsidRDefault="0094654F" w:rsidP="0094654F">
      <w:pPr>
        <w:autoSpaceDE w:val="0"/>
        <w:autoSpaceDN w:val="0"/>
        <w:adjustRightInd w:val="0"/>
        <w:spacing w:after="0" w:line="240" w:lineRule="auto"/>
        <w:ind w:left="900"/>
        <w:rPr>
          <w:rFonts w:ascii="Courier" w:hAnsi="Courier" w:cs="Courier"/>
          <w:szCs w:val="18"/>
        </w:rPr>
      </w:pPr>
      <w:r w:rsidRPr="0094654F">
        <w:rPr>
          <w:rFonts w:ascii="Courier" w:hAnsi="Courier" w:cs="Courier"/>
          <w:szCs w:val="18"/>
        </w:rPr>
        <w:t>)</w:t>
      </w:r>
    </w:p>
    <w:p w14:paraId="4557563E" w14:textId="77777777" w:rsidR="006D20BA" w:rsidRPr="00A84945" w:rsidRDefault="006D20BA" w:rsidP="006D20BA">
      <w:pPr>
        <w:autoSpaceDE w:val="0"/>
        <w:autoSpaceDN w:val="0"/>
        <w:adjustRightInd w:val="0"/>
        <w:spacing w:after="0" w:line="240" w:lineRule="auto"/>
        <w:ind w:left="900"/>
        <w:rPr>
          <w:rFonts w:ascii="Courier" w:hAnsi="Courier" w:cs="Courier"/>
          <w:szCs w:val="18"/>
        </w:rPr>
      </w:pPr>
      <w:r w:rsidRPr="00A84945">
        <w:rPr>
          <w:rFonts w:ascii="Courier" w:hAnsi="Courier" w:cs="Courier"/>
          <w:szCs w:val="18"/>
        </w:rPr>
        <w:lastRenderedPageBreak/>
        <w:t>;</w:t>
      </w:r>
    </w:p>
    <w:p w14:paraId="113F4754" w14:textId="77777777" w:rsidR="006D20BA" w:rsidRPr="00A84945" w:rsidRDefault="006D20BA" w:rsidP="006D20BA">
      <w:pPr>
        <w:autoSpaceDE w:val="0"/>
        <w:autoSpaceDN w:val="0"/>
        <w:adjustRightInd w:val="0"/>
        <w:spacing w:after="0" w:line="240" w:lineRule="auto"/>
        <w:ind w:left="900"/>
        <w:rPr>
          <w:rFonts w:ascii="Courier" w:hAnsi="Courier" w:cs="Courier"/>
          <w:szCs w:val="18"/>
        </w:rPr>
      </w:pPr>
      <w:r w:rsidRPr="00A84945">
        <w:rPr>
          <w:rFonts w:ascii="Courier" w:hAnsi="Courier" w:cs="Courier"/>
          <w:color w:val="0000FF"/>
          <w:szCs w:val="18"/>
        </w:rPr>
        <w:t>CREATE</w:t>
      </w:r>
      <w:r w:rsidRPr="00A84945">
        <w:rPr>
          <w:rFonts w:ascii="Courier" w:hAnsi="Courier" w:cs="Courier"/>
          <w:szCs w:val="18"/>
        </w:rPr>
        <w:t xml:space="preserve"> </w:t>
      </w:r>
      <w:r w:rsidRPr="00A84945">
        <w:rPr>
          <w:rFonts w:ascii="Courier" w:hAnsi="Courier" w:cs="Courier"/>
          <w:color w:val="0000FF"/>
          <w:szCs w:val="18"/>
        </w:rPr>
        <w:t>INDEX</w:t>
      </w:r>
      <w:r w:rsidRPr="00A84945">
        <w:rPr>
          <w:rFonts w:ascii="Courier" w:hAnsi="Courier" w:cs="Courier"/>
          <w:szCs w:val="18"/>
        </w:rPr>
        <w:t xml:space="preserve"> </w:t>
      </w:r>
      <w:proofErr w:type="spellStart"/>
      <w:r w:rsidRPr="00A84945">
        <w:rPr>
          <w:rFonts w:ascii="Courier" w:hAnsi="Courier" w:cs="Courier"/>
          <w:szCs w:val="18"/>
        </w:rPr>
        <w:t>idx_dim_promotion_lookup</w:t>
      </w:r>
      <w:proofErr w:type="spellEnd"/>
      <w:r w:rsidRPr="00A84945">
        <w:rPr>
          <w:rFonts w:ascii="Courier" w:hAnsi="Courier" w:cs="Courier"/>
          <w:szCs w:val="18"/>
        </w:rPr>
        <w:t xml:space="preserve"> </w:t>
      </w:r>
      <w:r w:rsidRPr="00A84945">
        <w:rPr>
          <w:rFonts w:ascii="Courier" w:hAnsi="Courier" w:cs="Courier"/>
          <w:color w:val="0000FF"/>
          <w:szCs w:val="18"/>
        </w:rPr>
        <w:t>ON</w:t>
      </w:r>
      <w:r w:rsidRPr="00A84945">
        <w:rPr>
          <w:rFonts w:ascii="Courier" w:hAnsi="Courier" w:cs="Courier"/>
          <w:szCs w:val="18"/>
        </w:rPr>
        <w:t xml:space="preserve"> </w:t>
      </w:r>
      <w:proofErr w:type="spellStart"/>
      <w:r w:rsidRPr="00A84945">
        <w:rPr>
          <w:rFonts w:ascii="Courier" w:hAnsi="Courier" w:cs="Courier"/>
          <w:szCs w:val="18"/>
        </w:rPr>
        <w:t>public.dim_promotion</w:t>
      </w:r>
      <w:proofErr w:type="spellEnd"/>
      <w:r w:rsidRPr="00A84945">
        <w:rPr>
          <w:rFonts w:ascii="Courier" w:hAnsi="Courier" w:cs="Courier"/>
          <w:szCs w:val="18"/>
        </w:rPr>
        <w:t>(</w:t>
      </w:r>
      <w:proofErr w:type="spellStart"/>
      <w:r w:rsidRPr="00A84945">
        <w:rPr>
          <w:rFonts w:ascii="Courier" w:hAnsi="Courier" w:cs="Courier"/>
          <w:szCs w:val="18"/>
        </w:rPr>
        <w:t>promotion_id</w:t>
      </w:r>
      <w:proofErr w:type="spellEnd"/>
      <w:r w:rsidRPr="00A84945">
        <w:rPr>
          <w:rFonts w:ascii="Courier" w:hAnsi="Courier" w:cs="Courier"/>
          <w:szCs w:val="18"/>
        </w:rPr>
        <w:t>)</w:t>
      </w:r>
    </w:p>
    <w:p w14:paraId="52071606" w14:textId="43A0222E" w:rsidR="006D20BA" w:rsidRPr="00A84945" w:rsidRDefault="006D20BA" w:rsidP="006D20BA">
      <w:pPr>
        <w:autoSpaceDE w:val="0"/>
        <w:autoSpaceDN w:val="0"/>
        <w:adjustRightInd w:val="0"/>
        <w:spacing w:after="0" w:line="240" w:lineRule="auto"/>
        <w:ind w:left="900"/>
        <w:rPr>
          <w:rFonts w:ascii="Courier" w:hAnsi="Courier" w:cs="Courier"/>
          <w:szCs w:val="18"/>
        </w:rPr>
      </w:pPr>
      <w:r w:rsidRPr="00A84945">
        <w:rPr>
          <w:rFonts w:ascii="Courier" w:hAnsi="Courier" w:cs="Courier"/>
          <w:szCs w:val="18"/>
        </w:rPr>
        <w:t>;</w:t>
      </w:r>
    </w:p>
    <w:p w14:paraId="74E4D04C" w14:textId="4764003A" w:rsidR="006D20BA" w:rsidRDefault="006D20BA" w:rsidP="006D20BA">
      <w:pPr>
        <w:autoSpaceDE w:val="0"/>
        <w:autoSpaceDN w:val="0"/>
        <w:adjustRightInd w:val="0"/>
        <w:spacing w:after="0" w:line="240" w:lineRule="auto"/>
        <w:ind w:left="900"/>
        <w:rPr>
          <w:rFonts w:ascii="Courier" w:hAnsi="Courier" w:cs="Courier"/>
          <w:szCs w:val="18"/>
        </w:rPr>
      </w:pPr>
      <w:r w:rsidRPr="00A84945">
        <w:rPr>
          <w:rFonts w:ascii="Courier" w:hAnsi="Courier" w:cs="Courier"/>
          <w:color w:val="0000FF"/>
          <w:szCs w:val="18"/>
        </w:rPr>
        <w:t>CREATE</w:t>
      </w:r>
      <w:r w:rsidRPr="00A84945">
        <w:rPr>
          <w:rFonts w:ascii="Courier" w:hAnsi="Courier" w:cs="Courier"/>
          <w:szCs w:val="18"/>
        </w:rPr>
        <w:t xml:space="preserve"> </w:t>
      </w:r>
      <w:r w:rsidRPr="00A84945">
        <w:rPr>
          <w:rFonts w:ascii="Courier" w:hAnsi="Courier" w:cs="Courier"/>
          <w:color w:val="0000FF"/>
          <w:szCs w:val="18"/>
        </w:rPr>
        <w:t>INDEX</w:t>
      </w:r>
      <w:r w:rsidRPr="00A84945">
        <w:rPr>
          <w:rFonts w:ascii="Courier" w:hAnsi="Courier" w:cs="Courier"/>
          <w:szCs w:val="18"/>
        </w:rPr>
        <w:t xml:space="preserve"> </w:t>
      </w:r>
      <w:proofErr w:type="spellStart"/>
      <w:r w:rsidRPr="00A84945">
        <w:rPr>
          <w:rFonts w:ascii="Courier" w:hAnsi="Courier" w:cs="Courier"/>
          <w:szCs w:val="18"/>
        </w:rPr>
        <w:t>idx_dim_promotion_tk</w:t>
      </w:r>
      <w:proofErr w:type="spellEnd"/>
      <w:r w:rsidRPr="00A84945">
        <w:rPr>
          <w:rFonts w:ascii="Courier" w:hAnsi="Courier" w:cs="Courier"/>
          <w:szCs w:val="18"/>
        </w:rPr>
        <w:t xml:space="preserve"> </w:t>
      </w:r>
      <w:r w:rsidRPr="00A84945">
        <w:rPr>
          <w:rFonts w:ascii="Courier" w:hAnsi="Courier" w:cs="Courier"/>
          <w:color w:val="0000FF"/>
          <w:szCs w:val="18"/>
        </w:rPr>
        <w:t>ON</w:t>
      </w:r>
      <w:r w:rsidRPr="00A84945">
        <w:rPr>
          <w:rFonts w:ascii="Courier" w:hAnsi="Courier" w:cs="Courier"/>
          <w:szCs w:val="18"/>
        </w:rPr>
        <w:t xml:space="preserve"> </w:t>
      </w:r>
      <w:proofErr w:type="spellStart"/>
      <w:r w:rsidRPr="00A84945">
        <w:rPr>
          <w:rFonts w:ascii="Courier" w:hAnsi="Courier" w:cs="Courier"/>
          <w:szCs w:val="18"/>
        </w:rPr>
        <w:t>public.dim_promotion</w:t>
      </w:r>
      <w:proofErr w:type="spellEnd"/>
      <w:r w:rsidRPr="00A84945">
        <w:rPr>
          <w:rFonts w:ascii="Courier" w:hAnsi="Courier" w:cs="Courier"/>
          <w:szCs w:val="18"/>
        </w:rPr>
        <w:t>(</w:t>
      </w:r>
      <w:proofErr w:type="spellStart"/>
      <w:r w:rsidRPr="00A84945">
        <w:rPr>
          <w:rFonts w:ascii="Courier" w:hAnsi="Courier" w:cs="Courier"/>
          <w:szCs w:val="18"/>
        </w:rPr>
        <w:t>promotion_id</w:t>
      </w:r>
      <w:proofErr w:type="spellEnd"/>
      <w:r w:rsidRPr="00A84945">
        <w:rPr>
          <w:rFonts w:ascii="Courier" w:hAnsi="Courier" w:cs="Courier"/>
          <w:szCs w:val="18"/>
        </w:rPr>
        <w:t>)</w:t>
      </w:r>
    </w:p>
    <w:p w14:paraId="7E954DCB" w14:textId="493D5219" w:rsidR="000437AB" w:rsidRDefault="000437AB" w:rsidP="000437AB">
      <w:pPr>
        <w:autoSpaceDE w:val="0"/>
        <w:autoSpaceDN w:val="0"/>
        <w:adjustRightInd w:val="0"/>
        <w:spacing w:after="0" w:line="240" w:lineRule="auto"/>
        <w:rPr>
          <w:rFonts w:ascii="Courier" w:hAnsi="Courier" w:cs="Courier"/>
          <w:szCs w:val="18"/>
        </w:rPr>
      </w:pPr>
      <w:r>
        <w:rPr>
          <w:rFonts w:ascii="Courier" w:hAnsi="Courier" w:cs="Courier"/>
          <w:szCs w:val="18"/>
        </w:rPr>
        <w:tab/>
      </w:r>
    </w:p>
    <w:p w14:paraId="1F562993" w14:textId="16946131" w:rsidR="00B14EAD" w:rsidRPr="003B4F59" w:rsidRDefault="00B14EAD" w:rsidP="00B14EAD">
      <w:pPr>
        <w:pStyle w:val="Heading4"/>
        <w:ind w:left="900" w:right="540"/>
        <w:jc w:val="both"/>
        <w:rPr>
          <w:sz w:val="22"/>
          <w:szCs w:val="24"/>
        </w:rPr>
      </w:pPr>
      <w:bookmarkStart w:id="31" w:name="_Toc60923840"/>
      <w:r>
        <w:rPr>
          <w:sz w:val="22"/>
          <w:szCs w:val="24"/>
        </w:rPr>
        <w:t xml:space="preserve">Fact </w:t>
      </w:r>
      <w:r w:rsidR="00815F5B">
        <w:rPr>
          <w:sz w:val="22"/>
          <w:szCs w:val="24"/>
        </w:rPr>
        <w:t>Sales</w:t>
      </w:r>
      <w:bookmarkEnd w:id="31"/>
    </w:p>
    <w:p w14:paraId="4785BC0D" w14:textId="77777777" w:rsidR="00B14EAD" w:rsidRDefault="00B14EAD" w:rsidP="00B14EAD">
      <w:pPr>
        <w:autoSpaceDE w:val="0"/>
        <w:autoSpaceDN w:val="0"/>
        <w:adjustRightInd w:val="0"/>
        <w:spacing w:after="0" w:line="240" w:lineRule="auto"/>
        <w:rPr>
          <w:rFonts w:ascii="Courier" w:hAnsi="Courier" w:cs="Courier"/>
          <w:szCs w:val="18"/>
        </w:rPr>
      </w:pPr>
    </w:p>
    <w:p w14:paraId="708C1BC8" w14:textId="07B2CA6E" w:rsidR="00B14EAD" w:rsidRDefault="00B14EAD" w:rsidP="00B14EAD">
      <w:pPr>
        <w:autoSpaceDE w:val="0"/>
        <w:autoSpaceDN w:val="0"/>
        <w:adjustRightInd w:val="0"/>
        <w:spacing w:after="0" w:line="240" w:lineRule="auto"/>
        <w:ind w:left="900"/>
        <w:rPr>
          <w:rFonts w:ascii="Courier" w:hAnsi="Courier" w:cs="Courier"/>
          <w:szCs w:val="18"/>
        </w:rPr>
      </w:pPr>
      <w:r>
        <w:rPr>
          <w:rFonts w:ascii="Courier" w:hAnsi="Courier" w:cs="Courier"/>
          <w:color w:val="0000FF"/>
          <w:szCs w:val="18"/>
        </w:rPr>
        <w:t>CREATE</w:t>
      </w:r>
      <w:r>
        <w:rPr>
          <w:rFonts w:ascii="Courier" w:hAnsi="Courier" w:cs="Courier"/>
          <w:szCs w:val="18"/>
        </w:rPr>
        <w:t xml:space="preserve"> </w:t>
      </w:r>
      <w:r>
        <w:rPr>
          <w:rFonts w:ascii="Courier" w:hAnsi="Courier" w:cs="Courier"/>
          <w:color w:val="0000FF"/>
          <w:szCs w:val="18"/>
        </w:rPr>
        <w:t>TABLE</w:t>
      </w:r>
      <w:r>
        <w:rPr>
          <w:rFonts w:ascii="Courier" w:hAnsi="Courier" w:cs="Courier"/>
          <w:szCs w:val="18"/>
        </w:rPr>
        <w:t xml:space="preserve"> </w:t>
      </w:r>
      <w:proofErr w:type="spellStart"/>
      <w:proofErr w:type="gramStart"/>
      <w:r w:rsidRPr="007D6C54">
        <w:rPr>
          <w:rFonts w:ascii="Courier" w:hAnsi="Courier" w:cs="Courier"/>
          <w:szCs w:val="18"/>
        </w:rPr>
        <w:t>public.</w:t>
      </w:r>
      <w:r>
        <w:rPr>
          <w:rFonts w:ascii="Courier" w:hAnsi="Courier" w:cs="Courier"/>
          <w:szCs w:val="18"/>
        </w:rPr>
        <w:t>fact</w:t>
      </w:r>
      <w:proofErr w:type="gramEnd"/>
      <w:r>
        <w:rPr>
          <w:rFonts w:ascii="Courier" w:hAnsi="Courier" w:cs="Courier"/>
          <w:szCs w:val="18"/>
        </w:rPr>
        <w:t>_</w:t>
      </w:r>
      <w:r w:rsidR="009025AE">
        <w:rPr>
          <w:rFonts w:ascii="Courier" w:hAnsi="Courier" w:cs="Courier"/>
          <w:szCs w:val="18"/>
        </w:rPr>
        <w:t>sales</w:t>
      </w:r>
      <w:proofErr w:type="spellEnd"/>
    </w:p>
    <w:p w14:paraId="4A12B86C" w14:textId="77777777" w:rsidR="00B14EAD" w:rsidRDefault="00B14EAD" w:rsidP="00B14EAD">
      <w:pPr>
        <w:autoSpaceDE w:val="0"/>
        <w:autoSpaceDN w:val="0"/>
        <w:adjustRightInd w:val="0"/>
        <w:spacing w:after="0" w:line="240" w:lineRule="auto"/>
        <w:ind w:left="900"/>
        <w:rPr>
          <w:rFonts w:ascii="Courier" w:hAnsi="Courier" w:cs="Courier"/>
          <w:szCs w:val="18"/>
        </w:rPr>
      </w:pPr>
      <w:r>
        <w:rPr>
          <w:rFonts w:ascii="Courier" w:hAnsi="Courier" w:cs="Courier"/>
          <w:szCs w:val="18"/>
        </w:rPr>
        <w:t>(</w:t>
      </w:r>
    </w:p>
    <w:p w14:paraId="4B39EF4F" w14:textId="6979CBAC" w:rsidR="00B14EAD" w:rsidRDefault="00B14EAD" w:rsidP="00B14EA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9025AE">
        <w:rPr>
          <w:rFonts w:ascii="Courier" w:hAnsi="Courier" w:cs="Courier"/>
          <w:szCs w:val="18"/>
        </w:rPr>
        <w:t>sales</w:t>
      </w:r>
      <w:r>
        <w:rPr>
          <w:rFonts w:ascii="Courier" w:hAnsi="Courier" w:cs="Courier"/>
          <w:szCs w:val="18"/>
        </w:rPr>
        <w:t>_id</w:t>
      </w:r>
      <w:proofErr w:type="spellEnd"/>
      <w:r>
        <w:rPr>
          <w:rFonts w:ascii="Courier" w:hAnsi="Courier" w:cs="Courier"/>
          <w:szCs w:val="18"/>
        </w:rPr>
        <w:t xml:space="preserve"> </w:t>
      </w:r>
      <w:r>
        <w:rPr>
          <w:rFonts w:ascii="Courier" w:hAnsi="Courier" w:cs="Courier"/>
          <w:color w:val="0000FF"/>
          <w:szCs w:val="18"/>
        </w:rPr>
        <w:t>BIGINT</w:t>
      </w:r>
    </w:p>
    <w:p w14:paraId="089E8F02" w14:textId="6DCE903C" w:rsidR="00B14EAD" w:rsidRDefault="00B14EAD" w:rsidP="00B14EA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9025AE">
        <w:rPr>
          <w:rFonts w:ascii="Courier" w:hAnsi="Courier" w:cs="Courier"/>
          <w:szCs w:val="18"/>
        </w:rPr>
        <w:t>date</w:t>
      </w:r>
      <w:r>
        <w:rPr>
          <w:rFonts w:ascii="Courier" w:hAnsi="Courier" w:cs="Courier"/>
          <w:szCs w:val="18"/>
        </w:rPr>
        <w:t>_id</w:t>
      </w:r>
      <w:proofErr w:type="spellEnd"/>
      <w:r>
        <w:rPr>
          <w:rFonts w:ascii="Courier" w:hAnsi="Courier" w:cs="Courier"/>
          <w:szCs w:val="18"/>
        </w:rPr>
        <w:t xml:space="preserve"> </w:t>
      </w:r>
      <w:r>
        <w:rPr>
          <w:rFonts w:ascii="Courier" w:hAnsi="Courier" w:cs="Courier"/>
          <w:color w:val="0000FF"/>
          <w:szCs w:val="18"/>
        </w:rPr>
        <w:t>BIGINT</w:t>
      </w:r>
      <w:r>
        <w:rPr>
          <w:rFonts w:ascii="Courier" w:hAnsi="Courier" w:cs="Courier"/>
          <w:szCs w:val="18"/>
        </w:rPr>
        <w:t xml:space="preserve"> PRECISION</w:t>
      </w:r>
    </w:p>
    <w:p w14:paraId="45E0E305" w14:textId="77777777" w:rsidR="00B14EAD" w:rsidRDefault="00B14EAD" w:rsidP="00B14EA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customer_id</w:t>
      </w:r>
      <w:proofErr w:type="spellEnd"/>
      <w:r>
        <w:rPr>
          <w:rFonts w:ascii="Courier" w:hAnsi="Courier" w:cs="Courier"/>
          <w:szCs w:val="18"/>
        </w:rPr>
        <w:t xml:space="preserve"> </w:t>
      </w:r>
      <w:r>
        <w:rPr>
          <w:rFonts w:ascii="Courier" w:hAnsi="Courier" w:cs="Courier"/>
          <w:color w:val="0000FF"/>
          <w:szCs w:val="18"/>
        </w:rPr>
        <w:t>BIGINT</w:t>
      </w:r>
      <w:r>
        <w:rPr>
          <w:rFonts w:ascii="Courier" w:hAnsi="Courier" w:cs="Courier"/>
          <w:szCs w:val="18"/>
        </w:rPr>
        <w:t xml:space="preserve"> PRECISION</w:t>
      </w:r>
    </w:p>
    <w:p w14:paraId="5F71FF7F" w14:textId="7BFD9E18" w:rsidR="00B14EAD" w:rsidRDefault="00B14EAD" w:rsidP="00B14EA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426DC8">
        <w:rPr>
          <w:rFonts w:ascii="Courier" w:hAnsi="Courier" w:cs="Courier"/>
          <w:szCs w:val="18"/>
        </w:rPr>
        <w:t>promotion</w:t>
      </w:r>
      <w:r>
        <w:rPr>
          <w:rFonts w:ascii="Courier" w:hAnsi="Courier" w:cs="Courier"/>
          <w:szCs w:val="18"/>
        </w:rPr>
        <w:t>_id</w:t>
      </w:r>
      <w:proofErr w:type="spellEnd"/>
      <w:r>
        <w:rPr>
          <w:rFonts w:ascii="Courier" w:hAnsi="Courier" w:cs="Courier"/>
          <w:szCs w:val="18"/>
        </w:rPr>
        <w:t xml:space="preserve"> </w:t>
      </w:r>
      <w:r>
        <w:rPr>
          <w:rFonts w:ascii="Courier" w:hAnsi="Courier" w:cs="Courier"/>
          <w:color w:val="0000FF"/>
          <w:szCs w:val="18"/>
        </w:rPr>
        <w:t>BIGINT</w:t>
      </w:r>
      <w:r>
        <w:rPr>
          <w:rFonts w:ascii="Courier" w:hAnsi="Courier" w:cs="Courier"/>
          <w:szCs w:val="18"/>
        </w:rPr>
        <w:t xml:space="preserve"> PRECISION</w:t>
      </w:r>
    </w:p>
    <w:p w14:paraId="61186F46" w14:textId="34F051D0" w:rsidR="00426DC8" w:rsidRDefault="00426DC8" w:rsidP="00426DC8">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course_id</w:t>
      </w:r>
      <w:proofErr w:type="spellEnd"/>
      <w:r>
        <w:rPr>
          <w:rFonts w:ascii="Courier" w:hAnsi="Courier" w:cs="Courier"/>
          <w:szCs w:val="18"/>
        </w:rPr>
        <w:t xml:space="preserve"> </w:t>
      </w:r>
      <w:r>
        <w:rPr>
          <w:rFonts w:ascii="Courier" w:hAnsi="Courier" w:cs="Courier"/>
          <w:color w:val="0000FF"/>
          <w:szCs w:val="18"/>
        </w:rPr>
        <w:t>BIGINT</w:t>
      </w:r>
      <w:r>
        <w:rPr>
          <w:rFonts w:ascii="Courier" w:hAnsi="Courier" w:cs="Courier"/>
          <w:szCs w:val="18"/>
        </w:rPr>
        <w:t xml:space="preserve"> PRECISION</w:t>
      </w:r>
    </w:p>
    <w:p w14:paraId="027F5EB3" w14:textId="3CD973A6" w:rsidR="00426DC8" w:rsidRDefault="00426DC8" w:rsidP="00426DC8">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tutor_id</w:t>
      </w:r>
      <w:proofErr w:type="spellEnd"/>
      <w:r>
        <w:rPr>
          <w:rFonts w:ascii="Courier" w:hAnsi="Courier" w:cs="Courier"/>
          <w:szCs w:val="18"/>
        </w:rPr>
        <w:t xml:space="preserve"> </w:t>
      </w:r>
      <w:r>
        <w:rPr>
          <w:rFonts w:ascii="Courier" w:hAnsi="Courier" w:cs="Courier"/>
          <w:color w:val="0000FF"/>
          <w:szCs w:val="18"/>
        </w:rPr>
        <w:t>BIGINT</w:t>
      </w:r>
      <w:r>
        <w:rPr>
          <w:rFonts w:ascii="Courier" w:hAnsi="Courier" w:cs="Courier"/>
          <w:szCs w:val="18"/>
        </w:rPr>
        <w:t xml:space="preserve"> PRECISION</w:t>
      </w:r>
    </w:p>
    <w:p w14:paraId="0D0AEFD2" w14:textId="14B996D4" w:rsidR="00B14EAD" w:rsidRDefault="00B14EAD" w:rsidP="00B14EA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minutes</w:t>
      </w:r>
      <w:r w:rsidR="00426DC8">
        <w:rPr>
          <w:rFonts w:ascii="Courier" w:hAnsi="Courier" w:cs="Courier"/>
          <w:szCs w:val="18"/>
        </w:rPr>
        <w:t>_subscribed</w:t>
      </w:r>
      <w:proofErr w:type="spellEnd"/>
      <w:r>
        <w:rPr>
          <w:rFonts w:ascii="Courier" w:hAnsi="Courier" w:cs="Courier"/>
          <w:szCs w:val="18"/>
        </w:rPr>
        <w:t xml:space="preserve"> </w:t>
      </w:r>
      <w:r w:rsidR="00426DC8" w:rsidRPr="0080041A">
        <w:rPr>
          <w:rFonts w:ascii="Courier" w:hAnsi="Courier" w:cs="Courier"/>
          <w:color w:val="0000FF"/>
          <w:szCs w:val="18"/>
        </w:rPr>
        <w:t>INTEGER</w:t>
      </w:r>
      <w:r w:rsidR="00426DC8">
        <w:rPr>
          <w:rFonts w:ascii="Courier" w:hAnsi="Courier" w:cs="Courier"/>
          <w:color w:val="0000FF"/>
          <w:szCs w:val="18"/>
        </w:rPr>
        <w:t xml:space="preserve"> </w:t>
      </w:r>
    </w:p>
    <w:p w14:paraId="779F1072" w14:textId="7D9AA49F" w:rsidR="00B14EAD" w:rsidRDefault="00B14EAD" w:rsidP="00B14EA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sidR="009E051F" w:rsidRPr="009E051F">
        <w:rPr>
          <w:rFonts w:ascii="Courier" w:hAnsi="Courier" w:cs="Courier"/>
          <w:szCs w:val="18"/>
        </w:rPr>
        <w:t>sales_dollar</w:t>
      </w:r>
      <w:proofErr w:type="spellEnd"/>
      <w:r w:rsidR="009E051F" w:rsidRPr="009E051F">
        <w:rPr>
          <w:rFonts w:ascii="Courier" w:hAnsi="Courier" w:cs="Courier"/>
          <w:szCs w:val="18"/>
        </w:rPr>
        <w:t xml:space="preserve"> </w:t>
      </w:r>
      <w:r w:rsidR="009E051F">
        <w:rPr>
          <w:rFonts w:ascii="Courier" w:hAnsi="Courier" w:cs="Courier"/>
          <w:color w:val="0000FF"/>
          <w:szCs w:val="18"/>
        </w:rPr>
        <w:t>DOUBLE</w:t>
      </w:r>
      <w:r w:rsidR="009E051F">
        <w:rPr>
          <w:rFonts w:ascii="Courier" w:hAnsi="Courier" w:cs="Courier"/>
          <w:szCs w:val="18"/>
        </w:rPr>
        <w:t xml:space="preserve"> PRECISION</w:t>
      </w:r>
    </w:p>
    <w:p w14:paraId="0DABC5CD" w14:textId="55AF5FE2" w:rsidR="009E051F" w:rsidRDefault="009E051F" w:rsidP="00B14EAD">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cost</w:t>
      </w:r>
      <w:r w:rsidRPr="009E051F">
        <w:rPr>
          <w:rFonts w:ascii="Courier" w:hAnsi="Courier" w:cs="Courier"/>
          <w:szCs w:val="18"/>
        </w:rPr>
        <w:t>_dollar</w:t>
      </w:r>
      <w:proofErr w:type="spellEnd"/>
      <w:r w:rsidRPr="009E051F">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PRECISION</w:t>
      </w:r>
    </w:p>
    <w:p w14:paraId="6D7CB1F8" w14:textId="41040190" w:rsidR="009E051F" w:rsidRDefault="009E051F" w:rsidP="009E051F">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proofErr w:type="spellStart"/>
      <w:r>
        <w:rPr>
          <w:rFonts w:ascii="Courier" w:hAnsi="Courier" w:cs="Courier"/>
          <w:szCs w:val="18"/>
        </w:rPr>
        <w:t>gross</w:t>
      </w:r>
      <w:r w:rsidRPr="009E051F">
        <w:rPr>
          <w:rFonts w:ascii="Courier" w:hAnsi="Courier" w:cs="Courier"/>
          <w:szCs w:val="18"/>
        </w:rPr>
        <w:t>_</w:t>
      </w:r>
      <w:r>
        <w:rPr>
          <w:rFonts w:ascii="Courier" w:hAnsi="Courier" w:cs="Courier"/>
          <w:szCs w:val="18"/>
        </w:rPr>
        <w:t>profit_dollar_amount</w:t>
      </w:r>
      <w:proofErr w:type="spellEnd"/>
      <w:r w:rsidRPr="009E051F">
        <w:rPr>
          <w:rFonts w:ascii="Courier" w:hAnsi="Courier" w:cs="Courier"/>
          <w:szCs w:val="18"/>
        </w:rPr>
        <w:t xml:space="preserve"> </w:t>
      </w:r>
      <w:r>
        <w:rPr>
          <w:rFonts w:ascii="Courier" w:hAnsi="Courier" w:cs="Courier"/>
          <w:color w:val="0000FF"/>
          <w:szCs w:val="18"/>
        </w:rPr>
        <w:t>DOUBLE</w:t>
      </w:r>
      <w:r>
        <w:rPr>
          <w:rFonts w:ascii="Courier" w:hAnsi="Courier" w:cs="Courier"/>
          <w:szCs w:val="18"/>
        </w:rPr>
        <w:t xml:space="preserve"> PRECISION</w:t>
      </w:r>
    </w:p>
    <w:p w14:paraId="30ED2C68" w14:textId="77777777" w:rsidR="00901321" w:rsidRDefault="009E051F" w:rsidP="009E051F">
      <w:pPr>
        <w:autoSpaceDE w:val="0"/>
        <w:autoSpaceDN w:val="0"/>
        <w:adjustRightInd w:val="0"/>
        <w:spacing w:after="0" w:line="240" w:lineRule="auto"/>
        <w:ind w:left="900"/>
        <w:rPr>
          <w:rFonts w:ascii="Courier" w:hAnsi="Courier" w:cs="Courier"/>
          <w:szCs w:val="18"/>
        </w:rPr>
      </w:pPr>
      <w:r>
        <w:rPr>
          <w:rFonts w:ascii="Courier" w:hAnsi="Courier" w:cs="Courier"/>
          <w:szCs w:val="18"/>
        </w:rPr>
        <w:t xml:space="preserve">, </w:t>
      </w:r>
      <w:r w:rsidRPr="009E051F">
        <w:rPr>
          <w:rFonts w:ascii="Courier" w:hAnsi="Courier" w:cs="Courier"/>
          <w:color w:val="0000FF"/>
          <w:szCs w:val="18"/>
        </w:rPr>
        <w:t>CONSTRAINT</w:t>
      </w:r>
      <w:r w:rsidRPr="009E051F">
        <w:rPr>
          <w:rFonts w:ascii="Courier" w:hAnsi="Courier" w:cs="Courier"/>
          <w:szCs w:val="18"/>
        </w:rPr>
        <w:t xml:space="preserve"> </w:t>
      </w:r>
      <w:proofErr w:type="spellStart"/>
      <w:r w:rsidRPr="009E051F">
        <w:rPr>
          <w:rFonts w:ascii="Courier" w:hAnsi="Courier" w:cs="Courier"/>
          <w:szCs w:val="18"/>
        </w:rPr>
        <w:t>sales_id</w:t>
      </w:r>
      <w:proofErr w:type="spellEnd"/>
      <w:r w:rsidRPr="009E051F">
        <w:rPr>
          <w:rFonts w:ascii="Courier" w:hAnsi="Courier" w:cs="Courier"/>
          <w:szCs w:val="18"/>
        </w:rPr>
        <w:t xml:space="preserve"> </w:t>
      </w:r>
      <w:r w:rsidRPr="009E051F">
        <w:rPr>
          <w:rFonts w:ascii="Courier" w:hAnsi="Courier" w:cs="Courier"/>
          <w:color w:val="0000FF"/>
          <w:szCs w:val="18"/>
        </w:rPr>
        <w:t>PRIMARY KEY</w:t>
      </w:r>
      <w:r w:rsidRPr="009E051F">
        <w:rPr>
          <w:rFonts w:ascii="Courier" w:hAnsi="Courier" w:cs="Courier"/>
          <w:szCs w:val="18"/>
        </w:rPr>
        <w:t xml:space="preserve"> (</w:t>
      </w:r>
      <w:proofErr w:type="spellStart"/>
      <w:r w:rsidRPr="009E051F">
        <w:rPr>
          <w:rFonts w:ascii="Courier" w:hAnsi="Courier" w:cs="Courier"/>
          <w:szCs w:val="18"/>
        </w:rPr>
        <w:t>sales_id</w:t>
      </w:r>
      <w:proofErr w:type="spellEnd"/>
      <w:r w:rsidRPr="009E051F">
        <w:rPr>
          <w:rFonts w:ascii="Courier" w:hAnsi="Courier" w:cs="Courier"/>
          <w:szCs w:val="18"/>
        </w:rPr>
        <w:t>)</w:t>
      </w:r>
    </w:p>
    <w:p w14:paraId="7FBE6081" w14:textId="05C57EBB" w:rsidR="009E051F" w:rsidRPr="009E051F" w:rsidRDefault="009E051F" w:rsidP="00901321">
      <w:pPr>
        <w:autoSpaceDE w:val="0"/>
        <w:autoSpaceDN w:val="0"/>
        <w:adjustRightInd w:val="0"/>
        <w:spacing w:after="0" w:line="240" w:lineRule="auto"/>
        <w:ind w:left="900"/>
        <w:rPr>
          <w:rFonts w:ascii="Courier" w:hAnsi="Courier" w:cs="Courier"/>
          <w:szCs w:val="18"/>
        </w:rPr>
      </w:pPr>
      <w:r w:rsidRPr="009E051F">
        <w:rPr>
          <w:rFonts w:ascii="Courier" w:hAnsi="Courier" w:cs="Courier"/>
          <w:szCs w:val="18"/>
        </w:rPr>
        <w:t>,</w:t>
      </w:r>
      <w:r w:rsidR="00901321">
        <w:rPr>
          <w:rFonts w:ascii="Courier" w:hAnsi="Courier" w:cs="Courier"/>
          <w:szCs w:val="18"/>
        </w:rPr>
        <w:t xml:space="preserve"> </w:t>
      </w:r>
      <w:r w:rsidRPr="009E051F">
        <w:rPr>
          <w:rFonts w:ascii="Courier" w:hAnsi="Courier" w:cs="Courier"/>
          <w:color w:val="0000FF"/>
          <w:szCs w:val="18"/>
        </w:rPr>
        <w:t>CONSTRAINT</w:t>
      </w:r>
      <w:r w:rsidRPr="009E051F">
        <w:rPr>
          <w:rFonts w:ascii="Courier" w:hAnsi="Courier" w:cs="Courier"/>
          <w:szCs w:val="18"/>
        </w:rPr>
        <w:t xml:space="preserve"> </w:t>
      </w:r>
      <w:proofErr w:type="spellStart"/>
      <w:r w:rsidRPr="009E051F">
        <w:rPr>
          <w:rFonts w:ascii="Courier" w:hAnsi="Courier" w:cs="Courier"/>
          <w:szCs w:val="18"/>
        </w:rPr>
        <w:t>costumer_id</w:t>
      </w:r>
      <w:proofErr w:type="spellEnd"/>
      <w:r w:rsidRPr="009E051F">
        <w:rPr>
          <w:rFonts w:ascii="Courier" w:hAnsi="Courier" w:cs="Courier"/>
          <w:szCs w:val="18"/>
        </w:rPr>
        <w:t xml:space="preserve"> </w:t>
      </w:r>
      <w:r w:rsidRPr="009E051F">
        <w:rPr>
          <w:rFonts w:ascii="Courier" w:hAnsi="Courier" w:cs="Courier"/>
          <w:color w:val="0000FF"/>
          <w:szCs w:val="18"/>
        </w:rPr>
        <w:t>FOREIGN KEY</w:t>
      </w:r>
      <w:r w:rsidRPr="009E051F">
        <w:rPr>
          <w:rFonts w:ascii="Courier" w:hAnsi="Courier" w:cs="Courier"/>
          <w:szCs w:val="18"/>
        </w:rPr>
        <w:t xml:space="preserve"> (</w:t>
      </w:r>
      <w:proofErr w:type="spellStart"/>
      <w:r w:rsidRPr="009E051F">
        <w:rPr>
          <w:rFonts w:ascii="Courier" w:hAnsi="Courier" w:cs="Courier"/>
          <w:szCs w:val="18"/>
        </w:rPr>
        <w:t>customer_id</w:t>
      </w:r>
      <w:proofErr w:type="spellEnd"/>
      <w:r w:rsidRPr="009E051F">
        <w:rPr>
          <w:rFonts w:ascii="Courier" w:hAnsi="Courier" w:cs="Courier"/>
          <w:szCs w:val="18"/>
        </w:rPr>
        <w:t>)</w:t>
      </w:r>
    </w:p>
    <w:p w14:paraId="758EEC45" w14:textId="2E14DCA4" w:rsidR="009E051F" w:rsidRDefault="009E051F" w:rsidP="009E051F">
      <w:pPr>
        <w:autoSpaceDE w:val="0"/>
        <w:autoSpaceDN w:val="0"/>
        <w:adjustRightInd w:val="0"/>
        <w:spacing w:after="0" w:line="240" w:lineRule="auto"/>
        <w:ind w:left="900"/>
        <w:rPr>
          <w:rFonts w:ascii="Courier" w:hAnsi="Courier" w:cs="Courier"/>
          <w:szCs w:val="18"/>
        </w:rPr>
      </w:pPr>
      <w:r w:rsidRPr="009E051F">
        <w:rPr>
          <w:rFonts w:ascii="Courier" w:hAnsi="Courier" w:cs="Courier"/>
          <w:szCs w:val="18"/>
        </w:rPr>
        <w:t xml:space="preserve">  </w:t>
      </w:r>
      <w:r w:rsidRPr="009E051F">
        <w:rPr>
          <w:rFonts w:ascii="Courier" w:hAnsi="Courier" w:cs="Courier"/>
          <w:color w:val="0000FF"/>
          <w:szCs w:val="18"/>
        </w:rPr>
        <w:t xml:space="preserve">REFERENCES </w:t>
      </w:r>
      <w:proofErr w:type="spellStart"/>
      <w:r w:rsidRPr="009E051F">
        <w:rPr>
          <w:rFonts w:ascii="Courier" w:hAnsi="Courier" w:cs="Courier"/>
          <w:szCs w:val="18"/>
        </w:rPr>
        <w:t>public.dim_customer</w:t>
      </w:r>
      <w:proofErr w:type="spellEnd"/>
      <w:r w:rsidRPr="009E051F">
        <w:rPr>
          <w:rFonts w:ascii="Courier" w:hAnsi="Courier" w:cs="Courier"/>
          <w:szCs w:val="18"/>
        </w:rPr>
        <w:t xml:space="preserve"> (</w:t>
      </w:r>
      <w:proofErr w:type="spellStart"/>
      <w:r w:rsidRPr="009E051F">
        <w:rPr>
          <w:rFonts w:ascii="Courier" w:hAnsi="Courier" w:cs="Courier"/>
          <w:szCs w:val="18"/>
        </w:rPr>
        <w:t>customer_id</w:t>
      </w:r>
      <w:proofErr w:type="spellEnd"/>
      <w:r w:rsidRPr="009E051F">
        <w:rPr>
          <w:rFonts w:ascii="Courier" w:hAnsi="Courier" w:cs="Courier"/>
          <w:szCs w:val="18"/>
        </w:rPr>
        <w:t xml:space="preserve">) </w:t>
      </w:r>
      <w:r w:rsidRPr="009E051F">
        <w:rPr>
          <w:rFonts w:ascii="Courier" w:hAnsi="Courier" w:cs="Courier"/>
          <w:color w:val="0000FF"/>
          <w:szCs w:val="18"/>
        </w:rPr>
        <w:t>MATCH SIMPLE</w:t>
      </w:r>
    </w:p>
    <w:p w14:paraId="0B2E4F1E" w14:textId="33F6C4D7" w:rsidR="00901321" w:rsidRPr="009E051F" w:rsidRDefault="00901321" w:rsidP="00901321">
      <w:pPr>
        <w:autoSpaceDE w:val="0"/>
        <w:autoSpaceDN w:val="0"/>
        <w:adjustRightInd w:val="0"/>
        <w:spacing w:after="0" w:line="240" w:lineRule="auto"/>
        <w:ind w:left="900"/>
        <w:rPr>
          <w:rFonts w:ascii="Courier" w:hAnsi="Courier" w:cs="Courier"/>
          <w:szCs w:val="18"/>
        </w:rPr>
      </w:pPr>
      <w:r w:rsidRPr="009E051F">
        <w:rPr>
          <w:rFonts w:ascii="Courier" w:hAnsi="Courier" w:cs="Courier"/>
          <w:szCs w:val="18"/>
        </w:rPr>
        <w:t>,</w:t>
      </w:r>
      <w:r>
        <w:rPr>
          <w:rFonts w:ascii="Courier" w:hAnsi="Courier" w:cs="Courier"/>
          <w:szCs w:val="18"/>
        </w:rPr>
        <w:t xml:space="preserve"> </w:t>
      </w:r>
      <w:r w:rsidRPr="009E051F">
        <w:rPr>
          <w:rFonts w:ascii="Courier" w:hAnsi="Courier" w:cs="Courier"/>
          <w:color w:val="0000FF"/>
          <w:szCs w:val="18"/>
        </w:rPr>
        <w:t>CONSTRAINT</w:t>
      </w:r>
      <w:r w:rsidRPr="009E051F">
        <w:rPr>
          <w:rFonts w:ascii="Courier" w:hAnsi="Courier" w:cs="Courier"/>
          <w:szCs w:val="18"/>
        </w:rPr>
        <w:t xml:space="preserve"> </w:t>
      </w:r>
      <w:proofErr w:type="spellStart"/>
      <w:r w:rsidRPr="00901321">
        <w:rPr>
          <w:rFonts w:ascii="Courier" w:hAnsi="Courier" w:cs="Courier"/>
          <w:szCs w:val="18"/>
        </w:rPr>
        <w:t>course_id</w:t>
      </w:r>
      <w:proofErr w:type="spellEnd"/>
      <w:r w:rsidRPr="009E051F">
        <w:rPr>
          <w:rFonts w:ascii="Courier" w:hAnsi="Courier" w:cs="Courier"/>
          <w:szCs w:val="18"/>
        </w:rPr>
        <w:t xml:space="preserve"> </w:t>
      </w:r>
      <w:r w:rsidRPr="009E051F">
        <w:rPr>
          <w:rFonts w:ascii="Courier" w:hAnsi="Courier" w:cs="Courier"/>
          <w:color w:val="0000FF"/>
          <w:szCs w:val="18"/>
        </w:rPr>
        <w:t>FOREIGN KEY</w:t>
      </w:r>
      <w:r w:rsidRPr="009E051F">
        <w:rPr>
          <w:rFonts w:ascii="Courier" w:hAnsi="Courier" w:cs="Courier"/>
          <w:szCs w:val="18"/>
        </w:rPr>
        <w:t xml:space="preserve"> (</w:t>
      </w:r>
      <w:proofErr w:type="spellStart"/>
      <w:r w:rsidRPr="00901321">
        <w:rPr>
          <w:rFonts w:ascii="Courier" w:hAnsi="Courier" w:cs="Courier"/>
          <w:szCs w:val="18"/>
        </w:rPr>
        <w:t>course_id</w:t>
      </w:r>
      <w:proofErr w:type="spellEnd"/>
      <w:r w:rsidRPr="009E051F">
        <w:rPr>
          <w:rFonts w:ascii="Courier" w:hAnsi="Courier" w:cs="Courier"/>
          <w:szCs w:val="18"/>
        </w:rPr>
        <w:t>)</w:t>
      </w:r>
    </w:p>
    <w:p w14:paraId="0A9DE155" w14:textId="2EBA043C" w:rsidR="00901321" w:rsidRDefault="00901321" w:rsidP="00901321">
      <w:pPr>
        <w:autoSpaceDE w:val="0"/>
        <w:autoSpaceDN w:val="0"/>
        <w:adjustRightInd w:val="0"/>
        <w:spacing w:after="0" w:line="240" w:lineRule="auto"/>
        <w:ind w:left="900"/>
        <w:rPr>
          <w:rFonts w:ascii="Courier" w:hAnsi="Courier" w:cs="Courier"/>
          <w:szCs w:val="18"/>
        </w:rPr>
      </w:pPr>
      <w:r w:rsidRPr="009E051F">
        <w:rPr>
          <w:rFonts w:ascii="Courier" w:hAnsi="Courier" w:cs="Courier"/>
          <w:szCs w:val="18"/>
        </w:rPr>
        <w:t xml:space="preserve">  </w:t>
      </w:r>
      <w:r w:rsidRPr="009E051F">
        <w:rPr>
          <w:rFonts w:ascii="Courier" w:hAnsi="Courier" w:cs="Courier"/>
          <w:color w:val="0000FF"/>
          <w:szCs w:val="18"/>
        </w:rPr>
        <w:t xml:space="preserve">REFERENCES </w:t>
      </w:r>
      <w:proofErr w:type="spellStart"/>
      <w:r w:rsidRPr="00901321">
        <w:rPr>
          <w:rFonts w:ascii="Courier" w:hAnsi="Courier" w:cs="Courier"/>
          <w:szCs w:val="18"/>
        </w:rPr>
        <w:t>public.dim_course</w:t>
      </w:r>
      <w:proofErr w:type="spellEnd"/>
      <w:r>
        <w:rPr>
          <w:rFonts w:ascii="Courier" w:hAnsi="Courier" w:cs="Courier"/>
          <w:szCs w:val="18"/>
        </w:rPr>
        <w:t xml:space="preserve"> </w:t>
      </w:r>
      <w:r w:rsidRPr="009E051F">
        <w:rPr>
          <w:rFonts w:ascii="Courier" w:hAnsi="Courier" w:cs="Courier"/>
          <w:szCs w:val="18"/>
        </w:rPr>
        <w:t>(</w:t>
      </w:r>
      <w:proofErr w:type="spellStart"/>
      <w:r w:rsidRPr="00901321">
        <w:rPr>
          <w:rFonts w:ascii="Courier" w:hAnsi="Courier" w:cs="Courier"/>
          <w:szCs w:val="18"/>
        </w:rPr>
        <w:t>course_id</w:t>
      </w:r>
      <w:proofErr w:type="spellEnd"/>
      <w:r w:rsidRPr="009E051F">
        <w:rPr>
          <w:rFonts w:ascii="Courier" w:hAnsi="Courier" w:cs="Courier"/>
          <w:szCs w:val="18"/>
        </w:rPr>
        <w:t xml:space="preserve">) </w:t>
      </w:r>
      <w:r w:rsidRPr="009E051F">
        <w:rPr>
          <w:rFonts w:ascii="Courier" w:hAnsi="Courier" w:cs="Courier"/>
          <w:color w:val="0000FF"/>
          <w:szCs w:val="18"/>
        </w:rPr>
        <w:t>MATCH SIMPLE</w:t>
      </w:r>
    </w:p>
    <w:p w14:paraId="64630135" w14:textId="77CCB2BC" w:rsidR="00331B46" w:rsidRPr="009E051F" w:rsidRDefault="00331B46" w:rsidP="00331B46">
      <w:pPr>
        <w:autoSpaceDE w:val="0"/>
        <w:autoSpaceDN w:val="0"/>
        <w:adjustRightInd w:val="0"/>
        <w:spacing w:after="0" w:line="240" w:lineRule="auto"/>
        <w:ind w:left="900"/>
        <w:rPr>
          <w:rFonts w:ascii="Courier" w:hAnsi="Courier" w:cs="Courier"/>
          <w:szCs w:val="18"/>
        </w:rPr>
      </w:pPr>
      <w:r w:rsidRPr="00C83CC0">
        <w:rPr>
          <w:rFonts w:ascii="Courier" w:hAnsi="Courier" w:cs="Courier"/>
          <w:szCs w:val="18"/>
        </w:rPr>
        <w:t>,</w:t>
      </w:r>
      <w:r>
        <w:rPr>
          <w:rFonts w:ascii="Courier" w:hAnsi="Courier" w:cs="Courier"/>
          <w:color w:val="0000FF"/>
          <w:szCs w:val="18"/>
        </w:rPr>
        <w:t xml:space="preserve"> </w:t>
      </w:r>
      <w:r w:rsidRPr="009E051F">
        <w:rPr>
          <w:rFonts w:ascii="Courier" w:hAnsi="Courier" w:cs="Courier"/>
          <w:color w:val="0000FF"/>
          <w:szCs w:val="18"/>
        </w:rPr>
        <w:t>CONSTRAINT</w:t>
      </w:r>
      <w:r w:rsidRPr="009E051F">
        <w:rPr>
          <w:rFonts w:ascii="Courier" w:hAnsi="Courier" w:cs="Courier"/>
          <w:szCs w:val="18"/>
        </w:rPr>
        <w:t xml:space="preserve"> </w:t>
      </w:r>
      <w:proofErr w:type="spellStart"/>
      <w:r w:rsidRPr="00331B46">
        <w:rPr>
          <w:rFonts w:ascii="Courier" w:hAnsi="Courier" w:cs="Courier"/>
          <w:szCs w:val="18"/>
        </w:rPr>
        <w:t>date_id</w:t>
      </w:r>
      <w:proofErr w:type="spellEnd"/>
      <w:r w:rsidRPr="00331B46">
        <w:rPr>
          <w:rFonts w:ascii="Courier" w:hAnsi="Courier" w:cs="Courier"/>
          <w:szCs w:val="18"/>
        </w:rPr>
        <w:t xml:space="preserve"> </w:t>
      </w:r>
      <w:r w:rsidRPr="009E051F">
        <w:rPr>
          <w:rFonts w:ascii="Courier" w:hAnsi="Courier" w:cs="Courier"/>
          <w:color w:val="0000FF"/>
          <w:szCs w:val="18"/>
        </w:rPr>
        <w:t>FOREIGN KEY</w:t>
      </w:r>
      <w:r w:rsidRPr="009E051F">
        <w:rPr>
          <w:rFonts w:ascii="Courier" w:hAnsi="Courier" w:cs="Courier"/>
          <w:szCs w:val="18"/>
        </w:rPr>
        <w:t xml:space="preserve"> (</w:t>
      </w:r>
      <w:proofErr w:type="spellStart"/>
      <w:r w:rsidRPr="00331B46">
        <w:rPr>
          <w:rFonts w:ascii="Courier" w:hAnsi="Courier" w:cs="Courier"/>
          <w:szCs w:val="18"/>
        </w:rPr>
        <w:t>date_id</w:t>
      </w:r>
      <w:proofErr w:type="spellEnd"/>
      <w:r w:rsidRPr="009E051F">
        <w:rPr>
          <w:rFonts w:ascii="Courier" w:hAnsi="Courier" w:cs="Courier"/>
          <w:szCs w:val="18"/>
        </w:rPr>
        <w:t>)</w:t>
      </w:r>
    </w:p>
    <w:p w14:paraId="45322B9D" w14:textId="7E4F5A53" w:rsidR="00331B46" w:rsidRDefault="00331B46" w:rsidP="00331B46">
      <w:pPr>
        <w:autoSpaceDE w:val="0"/>
        <w:autoSpaceDN w:val="0"/>
        <w:adjustRightInd w:val="0"/>
        <w:spacing w:after="0" w:line="240" w:lineRule="auto"/>
        <w:ind w:left="900"/>
        <w:rPr>
          <w:rFonts w:ascii="Courier" w:hAnsi="Courier" w:cs="Courier"/>
          <w:color w:val="0000FF"/>
          <w:szCs w:val="18"/>
        </w:rPr>
      </w:pPr>
      <w:r w:rsidRPr="009E051F">
        <w:rPr>
          <w:rFonts w:ascii="Courier" w:hAnsi="Courier" w:cs="Courier"/>
          <w:szCs w:val="18"/>
        </w:rPr>
        <w:t xml:space="preserve">  </w:t>
      </w:r>
      <w:r w:rsidRPr="009E051F">
        <w:rPr>
          <w:rFonts w:ascii="Courier" w:hAnsi="Courier" w:cs="Courier"/>
          <w:color w:val="0000FF"/>
          <w:szCs w:val="18"/>
        </w:rPr>
        <w:t xml:space="preserve">REFERENCES </w:t>
      </w:r>
      <w:proofErr w:type="spellStart"/>
      <w:r w:rsidRPr="00901321">
        <w:rPr>
          <w:rFonts w:ascii="Courier" w:hAnsi="Courier" w:cs="Courier"/>
          <w:szCs w:val="18"/>
        </w:rPr>
        <w:t>public.</w:t>
      </w:r>
      <w:r w:rsidRPr="00331B46">
        <w:rPr>
          <w:rFonts w:ascii="Courier" w:hAnsi="Courier" w:cs="Courier"/>
          <w:szCs w:val="18"/>
        </w:rPr>
        <w:t>dim_date</w:t>
      </w:r>
      <w:proofErr w:type="spellEnd"/>
      <w:r>
        <w:rPr>
          <w:rFonts w:ascii="Courier" w:hAnsi="Courier" w:cs="Courier"/>
          <w:szCs w:val="18"/>
        </w:rPr>
        <w:t xml:space="preserve"> </w:t>
      </w:r>
      <w:r w:rsidRPr="009E051F">
        <w:rPr>
          <w:rFonts w:ascii="Courier" w:hAnsi="Courier" w:cs="Courier"/>
          <w:szCs w:val="18"/>
        </w:rPr>
        <w:t>(</w:t>
      </w:r>
      <w:proofErr w:type="spellStart"/>
      <w:r w:rsidRPr="00331B46">
        <w:rPr>
          <w:rFonts w:ascii="Courier" w:hAnsi="Courier" w:cs="Courier"/>
          <w:szCs w:val="18"/>
        </w:rPr>
        <w:t>date_id</w:t>
      </w:r>
      <w:proofErr w:type="spellEnd"/>
      <w:r w:rsidRPr="009E051F">
        <w:rPr>
          <w:rFonts w:ascii="Courier" w:hAnsi="Courier" w:cs="Courier"/>
          <w:szCs w:val="18"/>
        </w:rPr>
        <w:t xml:space="preserve">) </w:t>
      </w:r>
      <w:r w:rsidRPr="009E051F">
        <w:rPr>
          <w:rFonts w:ascii="Courier" w:hAnsi="Courier" w:cs="Courier"/>
          <w:color w:val="0000FF"/>
          <w:szCs w:val="18"/>
        </w:rPr>
        <w:t>MATCH SIMPLE</w:t>
      </w:r>
    </w:p>
    <w:p w14:paraId="233EBD38" w14:textId="1D69D879" w:rsidR="00C83CC0" w:rsidRPr="009E051F" w:rsidRDefault="00C83CC0" w:rsidP="00C83CC0">
      <w:pPr>
        <w:autoSpaceDE w:val="0"/>
        <w:autoSpaceDN w:val="0"/>
        <w:adjustRightInd w:val="0"/>
        <w:spacing w:after="0" w:line="240" w:lineRule="auto"/>
        <w:ind w:left="900"/>
        <w:rPr>
          <w:rFonts w:ascii="Courier" w:hAnsi="Courier" w:cs="Courier"/>
          <w:szCs w:val="18"/>
        </w:rPr>
      </w:pPr>
      <w:r w:rsidRPr="00C83CC0">
        <w:rPr>
          <w:rFonts w:ascii="Courier" w:hAnsi="Courier" w:cs="Courier"/>
          <w:szCs w:val="18"/>
        </w:rPr>
        <w:t>,</w:t>
      </w:r>
      <w:r>
        <w:rPr>
          <w:rFonts w:ascii="Courier" w:hAnsi="Courier" w:cs="Courier"/>
          <w:color w:val="0000FF"/>
          <w:szCs w:val="18"/>
        </w:rPr>
        <w:t xml:space="preserve"> </w:t>
      </w:r>
      <w:r w:rsidRPr="009E051F">
        <w:rPr>
          <w:rFonts w:ascii="Courier" w:hAnsi="Courier" w:cs="Courier"/>
          <w:color w:val="0000FF"/>
          <w:szCs w:val="18"/>
        </w:rPr>
        <w:t>CONSTRAINT</w:t>
      </w:r>
      <w:r w:rsidRPr="009E051F">
        <w:rPr>
          <w:rFonts w:ascii="Courier" w:hAnsi="Courier" w:cs="Courier"/>
          <w:szCs w:val="18"/>
        </w:rPr>
        <w:t xml:space="preserve"> </w:t>
      </w:r>
      <w:proofErr w:type="spellStart"/>
      <w:r w:rsidRPr="00C83CC0">
        <w:rPr>
          <w:rFonts w:ascii="Courier" w:hAnsi="Courier" w:cs="Courier"/>
          <w:szCs w:val="18"/>
        </w:rPr>
        <w:t>promotion_id</w:t>
      </w:r>
      <w:proofErr w:type="spellEnd"/>
      <w:r w:rsidRPr="00331B46">
        <w:rPr>
          <w:rFonts w:ascii="Courier" w:hAnsi="Courier" w:cs="Courier"/>
          <w:szCs w:val="18"/>
        </w:rPr>
        <w:t xml:space="preserve"> </w:t>
      </w:r>
      <w:r w:rsidRPr="009E051F">
        <w:rPr>
          <w:rFonts w:ascii="Courier" w:hAnsi="Courier" w:cs="Courier"/>
          <w:color w:val="0000FF"/>
          <w:szCs w:val="18"/>
        </w:rPr>
        <w:t>FOREIGN KEY</w:t>
      </w:r>
      <w:r w:rsidRPr="009E051F">
        <w:rPr>
          <w:rFonts w:ascii="Courier" w:hAnsi="Courier" w:cs="Courier"/>
          <w:szCs w:val="18"/>
        </w:rPr>
        <w:t xml:space="preserve"> (</w:t>
      </w:r>
      <w:proofErr w:type="spellStart"/>
      <w:r w:rsidRPr="00C83CC0">
        <w:rPr>
          <w:rFonts w:ascii="Courier" w:hAnsi="Courier" w:cs="Courier"/>
          <w:szCs w:val="18"/>
        </w:rPr>
        <w:t>promotion_id</w:t>
      </w:r>
      <w:proofErr w:type="spellEnd"/>
      <w:r w:rsidRPr="009E051F">
        <w:rPr>
          <w:rFonts w:ascii="Courier" w:hAnsi="Courier" w:cs="Courier"/>
          <w:szCs w:val="18"/>
        </w:rPr>
        <w:t>)</w:t>
      </w:r>
    </w:p>
    <w:p w14:paraId="45492C8B" w14:textId="056EF237" w:rsidR="00C83CC0" w:rsidRDefault="00C83CC0" w:rsidP="00C83CC0">
      <w:pPr>
        <w:autoSpaceDE w:val="0"/>
        <w:autoSpaceDN w:val="0"/>
        <w:adjustRightInd w:val="0"/>
        <w:spacing w:after="0" w:line="240" w:lineRule="auto"/>
        <w:ind w:left="900"/>
        <w:rPr>
          <w:rFonts w:ascii="Courier" w:hAnsi="Courier" w:cs="Courier"/>
          <w:szCs w:val="18"/>
        </w:rPr>
      </w:pPr>
      <w:r w:rsidRPr="009E051F">
        <w:rPr>
          <w:rFonts w:ascii="Courier" w:hAnsi="Courier" w:cs="Courier"/>
          <w:szCs w:val="18"/>
        </w:rPr>
        <w:t xml:space="preserve">  </w:t>
      </w:r>
      <w:r w:rsidRPr="009E051F">
        <w:rPr>
          <w:rFonts w:ascii="Courier" w:hAnsi="Courier" w:cs="Courier"/>
          <w:color w:val="0000FF"/>
          <w:szCs w:val="18"/>
        </w:rPr>
        <w:t xml:space="preserve">REFERENCES </w:t>
      </w:r>
      <w:r w:rsidRPr="00901321">
        <w:rPr>
          <w:rFonts w:ascii="Courier" w:hAnsi="Courier" w:cs="Courier"/>
          <w:szCs w:val="18"/>
        </w:rPr>
        <w:t>public.</w:t>
      </w:r>
      <w:r w:rsidRPr="00C83CC0">
        <w:t xml:space="preserve"> </w:t>
      </w:r>
      <w:proofErr w:type="spellStart"/>
      <w:r w:rsidRPr="00C83CC0">
        <w:rPr>
          <w:rFonts w:ascii="Courier" w:hAnsi="Courier" w:cs="Courier"/>
          <w:szCs w:val="18"/>
        </w:rPr>
        <w:t>dim_promotion</w:t>
      </w:r>
      <w:proofErr w:type="spellEnd"/>
      <w:r w:rsidRPr="00C83CC0">
        <w:rPr>
          <w:rFonts w:ascii="Courier" w:hAnsi="Courier" w:cs="Courier"/>
          <w:szCs w:val="18"/>
        </w:rPr>
        <w:t xml:space="preserve"> </w:t>
      </w:r>
      <w:r w:rsidRPr="009E051F">
        <w:rPr>
          <w:rFonts w:ascii="Courier" w:hAnsi="Courier" w:cs="Courier"/>
          <w:szCs w:val="18"/>
        </w:rPr>
        <w:t>(</w:t>
      </w:r>
      <w:proofErr w:type="spellStart"/>
      <w:r w:rsidRPr="00C83CC0">
        <w:rPr>
          <w:rFonts w:ascii="Courier" w:hAnsi="Courier" w:cs="Courier"/>
          <w:szCs w:val="18"/>
        </w:rPr>
        <w:t>promotion_id</w:t>
      </w:r>
      <w:proofErr w:type="spellEnd"/>
      <w:r w:rsidRPr="009E051F">
        <w:rPr>
          <w:rFonts w:ascii="Courier" w:hAnsi="Courier" w:cs="Courier"/>
          <w:szCs w:val="18"/>
        </w:rPr>
        <w:t xml:space="preserve">) </w:t>
      </w:r>
      <w:r w:rsidRPr="009E051F">
        <w:rPr>
          <w:rFonts w:ascii="Courier" w:hAnsi="Courier" w:cs="Courier"/>
          <w:color w:val="0000FF"/>
          <w:szCs w:val="18"/>
        </w:rPr>
        <w:t>MATCH SIMPLE</w:t>
      </w:r>
    </w:p>
    <w:p w14:paraId="14B7461E" w14:textId="13EA0D83" w:rsidR="00582BDC" w:rsidRPr="009E051F" w:rsidRDefault="00582BDC" w:rsidP="00582BDC">
      <w:pPr>
        <w:autoSpaceDE w:val="0"/>
        <w:autoSpaceDN w:val="0"/>
        <w:adjustRightInd w:val="0"/>
        <w:spacing w:after="0" w:line="240" w:lineRule="auto"/>
        <w:ind w:left="900"/>
        <w:rPr>
          <w:rFonts w:ascii="Courier" w:hAnsi="Courier" w:cs="Courier"/>
          <w:szCs w:val="18"/>
        </w:rPr>
      </w:pPr>
      <w:r w:rsidRPr="00C83CC0">
        <w:rPr>
          <w:rFonts w:ascii="Courier" w:hAnsi="Courier" w:cs="Courier"/>
          <w:szCs w:val="18"/>
        </w:rPr>
        <w:t>,</w:t>
      </w:r>
      <w:r>
        <w:rPr>
          <w:rFonts w:ascii="Courier" w:hAnsi="Courier" w:cs="Courier"/>
          <w:color w:val="0000FF"/>
          <w:szCs w:val="18"/>
        </w:rPr>
        <w:t xml:space="preserve"> </w:t>
      </w:r>
      <w:r w:rsidRPr="009E051F">
        <w:rPr>
          <w:rFonts w:ascii="Courier" w:hAnsi="Courier" w:cs="Courier"/>
          <w:color w:val="0000FF"/>
          <w:szCs w:val="18"/>
        </w:rPr>
        <w:t>CONSTRAINT</w:t>
      </w:r>
      <w:r w:rsidRPr="009E051F">
        <w:rPr>
          <w:rFonts w:ascii="Courier" w:hAnsi="Courier" w:cs="Courier"/>
          <w:szCs w:val="18"/>
        </w:rPr>
        <w:t xml:space="preserve"> </w:t>
      </w:r>
      <w:proofErr w:type="spellStart"/>
      <w:r w:rsidRPr="00582BDC">
        <w:rPr>
          <w:rFonts w:ascii="Courier" w:hAnsi="Courier" w:cs="Courier"/>
          <w:szCs w:val="18"/>
        </w:rPr>
        <w:t>tutor_id</w:t>
      </w:r>
      <w:proofErr w:type="spellEnd"/>
      <w:r>
        <w:rPr>
          <w:rFonts w:ascii="Courier" w:hAnsi="Courier" w:cs="Courier"/>
          <w:szCs w:val="18"/>
        </w:rPr>
        <w:t xml:space="preserve"> </w:t>
      </w:r>
      <w:r w:rsidRPr="009E051F">
        <w:rPr>
          <w:rFonts w:ascii="Courier" w:hAnsi="Courier" w:cs="Courier"/>
          <w:color w:val="0000FF"/>
          <w:szCs w:val="18"/>
        </w:rPr>
        <w:t>FOREIGN KEY</w:t>
      </w:r>
      <w:r w:rsidRPr="009E051F">
        <w:rPr>
          <w:rFonts w:ascii="Courier" w:hAnsi="Courier" w:cs="Courier"/>
          <w:szCs w:val="18"/>
        </w:rPr>
        <w:t xml:space="preserve"> (</w:t>
      </w:r>
      <w:proofErr w:type="spellStart"/>
      <w:r w:rsidRPr="00582BDC">
        <w:rPr>
          <w:rFonts w:ascii="Courier" w:hAnsi="Courier" w:cs="Courier"/>
          <w:szCs w:val="18"/>
        </w:rPr>
        <w:t>tutor_id</w:t>
      </w:r>
      <w:proofErr w:type="spellEnd"/>
      <w:r w:rsidRPr="009E051F">
        <w:rPr>
          <w:rFonts w:ascii="Courier" w:hAnsi="Courier" w:cs="Courier"/>
          <w:szCs w:val="18"/>
        </w:rPr>
        <w:t>)</w:t>
      </w:r>
    </w:p>
    <w:p w14:paraId="5609A192" w14:textId="7E34A107" w:rsidR="00582BDC" w:rsidRDefault="00582BDC" w:rsidP="00582BDC">
      <w:pPr>
        <w:autoSpaceDE w:val="0"/>
        <w:autoSpaceDN w:val="0"/>
        <w:adjustRightInd w:val="0"/>
        <w:spacing w:after="0" w:line="240" w:lineRule="auto"/>
        <w:ind w:left="900"/>
        <w:rPr>
          <w:rFonts w:ascii="Courier" w:hAnsi="Courier" w:cs="Courier"/>
          <w:szCs w:val="18"/>
        </w:rPr>
      </w:pPr>
      <w:r w:rsidRPr="009E051F">
        <w:rPr>
          <w:rFonts w:ascii="Courier" w:hAnsi="Courier" w:cs="Courier"/>
          <w:szCs w:val="18"/>
        </w:rPr>
        <w:t xml:space="preserve">  </w:t>
      </w:r>
      <w:r w:rsidRPr="009E051F">
        <w:rPr>
          <w:rFonts w:ascii="Courier" w:hAnsi="Courier" w:cs="Courier"/>
          <w:color w:val="0000FF"/>
          <w:szCs w:val="18"/>
        </w:rPr>
        <w:t xml:space="preserve">REFERENCES </w:t>
      </w:r>
      <w:r w:rsidRPr="00901321">
        <w:rPr>
          <w:rFonts w:ascii="Courier" w:hAnsi="Courier" w:cs="Courier"/>
          <w:szCs w:val="18"/>
        </w:rPr>
        <w:t>public.</w:t>
      </w:r>
      <w:r w:rsidRPr="00C83CC0">
        <w:t xml:space="preserve"> </w:t>
      </w:r>
      <w:proofErr w:type="spellStart"/>
      <w:r w:rsidRPr="00582BDC">
        <w:rPr>
          <w:rFonts w:ascii="Courier" w:hAnsi="Courier" w:cs="Courier"/>
          <w:szCs w:val="18"/>
        </w:rPr>
        <w:t>dim_tutor</w:t>
      </w:r>
      <w:proofErr w:type="spellEnd"/>
      <w:r w:rsidRPr="00582BDC">
        <w:rPr>
          <w:rFonts w:ascii="Courier" w:hAnsi="Courier" w:cs="Courier"/>
          <w:szCs w:val="18"/>
        </w:rPr>
        <w:t xml:space="preserve"> </w:t>
      </w:r>
      <w:r w:rsidRPr="009E051F">
        <w:rPr>
          <w:rFonts w:ascii="Courier" w:hAnsi="Courier" w:cs="Courier"/>
          <w:szCs w:val="18"/>
        </w:rPr>
        <w:t>(</w:t>
      </w:r>
      <w:proofErr w:type="spellStart"/>
      <w:r w:rsidRPr="00582BDC">
        <w:rPr>
          <w:rFonts w:ascii="Courier" w:hAnsi="Courier" w:cs="Courier"/>
          <w:szCs w:val="18"/>
        </w:rPr>
        <w:t>tutor_id</w:t>
      </w:r>
      <w:proofErr w:type="spellEnd"/>
      <w:r w:rsidRPr="009E051F">
        <w:rPr>
          <w:rFonts w:ascii="Courier" w:hAnsi="Courier" w:cs="Courier"/>
          <w:szCs w:val="18"/>
        </w:rPr>
        <w:t xml:space="preserve">) </w:t>
      </w:r>
      <w:r w:rsidRPr="009E051F">
        <w:rPr>
          <w:rFonts w:ascii="Courier" w:hAnsi="Courier" w:cs="Courier"/>
          <w:color w:val="0000FF"/>
          <w:szCs w:val="18"/>
        </w:rPr>
        <w:t>MATCH SIMPLE</w:t>
      </w:r>
    </w:p>
    <w:p w14:paraId="148B5C3C" w14:textId="77777777" w:rsidR="00A84945" w:rsidRPr="00A84945" w:rsidRDefault="00A84945" w:rsidP="00A84945">
      <w:pPr>
        <w:autoSpaceDE w:val="0"/>
        <w:autoSpaceDN w:val="0"/>
        <w:adjustRightInd w:val="0"/>
        <w:spacing w:after="0" w:line="240" w:lineRule="auto"/>
        <w:ind w:left="900"/>
        <w:rPr>
          <w:rFonts w:ascii="Courier" w:hAnsi="Courier" w:cs="Courier"/>
          <w:szCs w:val="18"/>
        </w:rPr>
      </w:pPr>
      <w:r w:rsidRPr="00A84945">
        <w:rPr>
          <w:rFonts w:ascii="Courier" w:hAnsi="Courier" w:cs="Courier"/>
          <w:szCs w:val="18"/>
        </w:rPr>
        <w:t>;</w:t>
      </w:r>
    </w:p>
    <w:p w14:paraId="415E1CC0" w14:textId="4698C597" w:rsidR="00A84945" w:rsidRPr="00A84945" w:rsidRDefault="00A84945" w:rsidP="00A84945">
      <w:pPr>
        <w:autoSpaceDE w:val="0"/>
        <w:autoSpaceDN w:val="0"/>
        <w:adjustRightInd w:val="0"/>
        <w:spacing w:after="0" w:line="240" w:lineRule="auto"/>
        <w:ind w:left="900"/>
        <w:rPr>
          <w:rFonts w:ascii="Courier" w:hAnsi="Courier" w:cs="Courier"/>
          <w:szCs w:val="18"/>
        </w:rPr>
      </w:pPr>
      <w:r w:rsidRPr="00A84945">
        <w:rPr>
          <w:rFonts w:ascii="Courier" w:hAnsi="Courier" w:cs="Courier"/>
          <w:color w:val="0000FF"/>
          <w:szCs w:val="18"/>
        </w:rPr>
        <w:t>CREATE</w:t>
      </w:r>
      <w:r w:rsidRPr="00A84945">
        <w:rPr>
          <w:rFonts w:ascii="Courier" w:hAnsi="Courier" w:cs="Courier"/>
          <w:szCs w:val="18"/>
        </w:rPr>
        <w:t xml:space="preserve"> </w:t>
      </w:r>
      <w:r w:rsidRPr="00A84945">
        <w:rPr>
          <w:rFonts w:ascii="Courier" w:hAnsi="Courier" w:cs="Courier"/>
          <w:color w:val="0000FF"/>
          <w:szCs w:val="18"/>
        </w:rPr>
        <w:t>INDEX</w:t>
      </w:r>
      <w:r w:rsidRPr="00A84945">
        <w:rPr>
          <w:rFonts w:ascii="Courier" w:hAnsi="Courier" w:cs="Courier"/>
          <w:szCs w:val="18"/>
        </w:rPr>
        <w:t xml:space="preserve"> </w:t>
      </w:r>
      <w:proofErr w:type="spellStart"/>
      <w:r w:rsidRPr="00A84945">
        <w:rPr>
          <w:rFonts w:ascii="Courier" w:hAnsi="Courier" w:cs="Courier"/>
          <w:szCs w:val="18"/>
        </w:rPr>
        <w:t>idx_fact_sales</w:t>
      </w:r>
      <w:proofErr w:type="spellEnd"/>
      <w:r w:rsidRPr="00A84945">
        <w:rPr>
          <w:rFonts w:ascii="Courier" w:hAnsi="Courier" w:cs="Courier"/>
          <w:szCs w:val="18"/>
        </w:rPr>
        <w:t xml:space="preserve"> _lookup </w:t>
      </w:r>
      <w:r w:rsidRPr="00A84945">
        <w:rPr>
          <w:rFonts w:ascii="Courier" w:hAnsi="Courier" w:cs="Courier"/>
          <w:color w:val="0000FF"/>
          <w:szCs w:val="18"/>
        </w:rPr>
        <w:t>ON</w:t>
      </w:r>
      <w:r w:rsidRPr="00A84945">
        <w:rPr>
          <w:rFonts w:ascii="Courier" w:hAnsi="Courier" w:cs="Courier"/>
          <w:szCs w:val="18"/>
        </w:rPr>
        <w:t xml:space="preserve"> </w:t>
      </w:r>
      <w:proofErr w:type="spellStart"/>
      <w:proofErr w:type="gramStart"/>
      <w:r w:rsidRPr="00A84945">
        <w:rPr>
          <w:rFonts w:ascii="Courier" w:hAnsi="Courier" w:cs="Courier"/>
          <w:szCs w:val="18"/>
        </w:rPr>
        <w:t>public.fact</w:t>
      </w:r>
      <w:proofErr w:type="gramEnd"/>
      <w:r w:rsidRPr="00A84945">
        <w:rPr>
          <w:rFonts w:ascii="Courier" w:hAnsi="Courier" w:cs="Courier"/>
          <w:szCs w:val="18"/>
        </w:rPr>
        <w:t>_sales</w:t>
      </w:r>
      <w:proofErr w:type="spellEnd"/>
      <w:r w:rsidRPr="00A84945">
        <w:rPr>
          <w:rFonts w:ascii="Courier" w:hAnsi="Courier" w:cs="Courier"/>
          <w:szCs w:val="18"/>
        </w:rPr>
        <w:t xml:space="preserve"> (</w:t>
      </w:r>
      <w:proofErr w:type="spellStart"/>
      <w:r w:rsidRPr="00A84945">
        <w:rPr>
          <w:rFonts w:ascii="Courier" w:hAnsi="Courier" w:cs="Courier"/>
          <w:szCs w:val="18"/>
        </w:rPr>
        <w:t>sales_id</w:t>
      </w:r>
      <w:proofErr w:type="spellEnd"/>
      <w:r w:rsidRPr="00A84945">
        <w:rPr>
          <w:rFonts w:ascii="Courier" w:hAnsi="Courier" w:cs="Courier"/>
          <w:szCs w:val="18"/>
        </w:rPr>
        <w:t>)</w:t>
      </w:r>
    </w:p>
    <w:p w14:paraId="2C97EDD7" w14:textId="16F0D7B0" w:rsidR="009E051F" w:rsidRPr="00A84945" w:rsidRDefault="00D24CB1" w:rsidP="00B14EAD">
      <w:pPr>
        <w:autoSpaceDE w:val="0"/>
        <w:autoSpaceDN w:val="0"/>
        <w:adjustRightInd w:val="0"/>
        <w:spacing w:after="0" w:line="240" w:lineRule="auto"/>
        <w:ind w:left="900"/>
        <w:rPr>
          <w:rFonts w:ascii="Courier" w:hAnsi="Courier" w:cs="Courier"/>
          <w:szCs w:val="18"/>
        </w:rPr>
      </w:pPr>
      <w:r w:rsidRPr="00A84945">
        <w:rPr>
          <w:rFonts w:ascii="Courier" w:hAnsi="Courier" w:cs="Courier"/>
          <w:szCs w:val="18"/>
        </w:rPr>
        <w:t>;</w:t>
      </w:r>
    </w:p>
    <w:p w14:paraId="54F68794" w14:textId="6DE115A8" w:rsidR="00B14EAD" w:rsidRPr="00A84945" w:rsidRDefault="00B14EAD" w:rsidP="00B14EAD">
      <w:pPr>
        <w:autoSpaceDE w:val="0"/>
        <w:autoSpaceDN w:val="0"/>
        <w:adjustRightInd w:val="0"/>
        <w:spacing w:after="0" w:line="240" w:lineRule="auto"/>
        <w:ind w:left="900"/>
        <w:rPr>
          <w:rFonts w:ascii="Courier" w:hAnsi="Courier" w:cs="Courier"/>
          <w:szCs w:val="18"/>
        </w:rPr>
      </w:pPr>
      <w:r w:rsidRPr="00A84945">
        <w:rPr>
          <w:rFonts w:ascii="Courier" w:hAnsi="Courier" w:cs="Courier"/>
          <w:color w:val="0000FF"/>
          <w:szCs w:val="18"/>
        </w:rPr>
        <w:t>CREATE</w:t>
      </w:r>
      <w:r w:rsidRPr="00A84945">
        <w:rPr>
          <w:rFonts w:ascii="Courier" w:hAnsi="Courier" w:cs="Courier"/>
          <w:szCs w:val="18"/>
        </w:rPr>
        <w:t xml:space="preserve"> </w:t>
      </w:r>
      <w:r w:rsidRPr="00A84945">
        <w:rPr>
          <w:rFonts w:ascii="Courier" w:hAnsi="Courier" w:cs="Courier"/>
          <w:color w:val="0000FF"/>
          <w:szCs w:val="18"/>
        </w:rPr>
        <w:t>INDEX</w:t>
      </w:r>
      <w:r w:rsidRPr="00A84945">
        <w:rPr>
          <w:rFonts w:ascii="Courier" w:hAnsi="Courier" w:cs="Courier"/>
          <w:szCs w:val="18"/>
        </w:rPr>
        <w:t xml:space="preserve"> </w:t>
      </w:r>
      <w:proofErr w:type="spellStart"/>
      <w:r w:rsidRPr="00A84945">
        <w:rPr>
          <w:rFonts w:ascii="Courier" w:hAnsi="Courier" w:cs="Courier"/>
          <w:szCs w:val="18"/>
        </w:rPr>
        <w:t>idx_fact_</w:t>
      </w:r>
      <w:r w:rsidR="00D24CB1" w:rsidRPr="00A84945">
        <w:rPr>
          <w:rFonts w:ascii="Courier" w:hAnsi="Courier" w:cs="Courier"/>
          <w:szCs w:val="18"/>
        </w:rPr>
        <w:t>sales</w:t>
      </w:r>
      <w:r w:rsidRPr="00A84945">
        <w:rPr>
          <w:rFonts w:ascii="Courier" w:hAnsi="Courier" w:cs="Courier"/>
          <w:szCs w:val="18"/>
        </w:rPr>
        <w:t>_tk</w:t>
      </w:r>
      <w:proofErr w:type="spellEnd"/>
      <w:r w:rsidRPr="00A84945">
        <w:rPr>
          <w:rFonts w:ascii="Courier" w:hAnsi="Courier" w:cs="Courier"/>
          <w:szCs w:val="18"/>
        </w:rPr>
        <w:t xml:space="preserve"> </w:t>
      </w:r>
      <w:r w:rsidRPr="00A84945">
        <w:rPr>
          <w:rFonts w:ascii="Courier" w:hAnsi="Courier" w:cs="Courier"/>
          <w:color w:val="0000FF"/>
          <w:szCs w:val="18"/>
        </w:rPr>
        <w:t>ON</w:t>
      </w:r>
      <w:r w:rsidRPr="00A84945">
        <w:rPr>
          <w:rFonts w:ascii="Courier" w:hAnsi="Courier" w:cs="Courier"/>
          <w:szCs w:val="18"/>
        </w:rPr>
        <w:t xml:space="preserve"> </w:t>
      </w:r>
      <w:proofErr w:type="spellStart"/>
      <w:proofErr w:type="gramStart"/>
      <w:r w:rsidRPr="00A84945">
        <w:rPr>
          <w:rFonts w:ascii="Courier" w:hAnsi="Courier" w:cs="Courier"/>
          <w:szCs w:val="18"/>
        </w:rPr>
        <w:t>public.fact</w:t>
      </w:r>
      <w:proofErr w:type="gramEnd"/>
      <w:r w:rsidRPr="00A84945">
        <w:rPr>
          <w:rFonts w:ascii="Courier" w:hAnsi="Courier" w:cs="Courier"/>
          <w:szCs w:val="18"/>
        </w:rPr>
        <w:t>_</w:t>
      </w:r>
      <w:r w:rsidR="00D24CB1" w:rsidRPr="00A84945">
        <w:rPr>
          <w:rFonts w:ascii="Courier" w:hAnsi="Courier" w:cs="Courier"/>
          <w:szCs w:val="18"/>
        </w:rPr>
        <w:t>sales</w:t>
      </w:r>
      <w:proofErr w:type="spellEnd"/>
      <w:r w:rsidR="00A84945" w:rsidRPr="00A84945">
        <w:rPr>
          <w:rFonts w:ascii="Courier" w:hAnsi="Courier" w:cs="Courier"/>
          <w:szCs w:val="18"/>
        </w:rPr>
        <w:t xml:space="preserve"> </w:t>
      </w:r>
      <w:r w:rsidRPr="00A84945">
        <w:rPr>
          <w:rFonts w:ascii="Courier" w:hAnsi="Courier" w:cs="Courier"/>
          <w:szCs w:val="18"/>
        </w:rPr>
        <w:t>(</w:t>
      </w:r>
      <w:proofErr w:type="spellStart"/>
      <w:r w:rsidR="00D24CB1" w:rsidRPr="00A84945">
        <w:rPr>
          <w:rFonts w:ascii="Courier" w:hAnsi="Courier" w:cs="Courier"/>
          <w:szCs w:val="18"/>
        </w:rPr>
        <w:t>sales</w:t>
      </w:r>
      <w:r w:rsidRPr="00A84945">
        <w:rPr>
          <w:rFonts w:ascii="Courier" w:hAnsi="Courier" w:cs="Courier"/>
          <w:szCs w:val="18"/>
        </w:rPr>
        <w:t>_id</w:t>
      </w:r>
      <w:proofErr w:type="spellEnd"/>
      <w:r w:rsidRPr="00A84945">
        <w:rPr>
          <w:rFonts w:ascii="Courier" w:hAnsi="Courier" w:cs="Courier"/>
          <w:szCs w:val="18"/>
        </w:rPr>
        <w:t>)</w:t>
      </w:r>
    </w:p>
    <w:p w14:paraId="10BC0EC9" w14:textId="5E804068" w:rsidR="00B14EAD" w:rsidRDefault="00B14EAD" w:rsidP="00B14EAD">
      <w:pPr>
        <w:autoSpaceDE w:val="0"/>
        <w:autoSpaceDN w:val="0"/>
        <w:adjustRightInd w:val="0"/>
        <w:spacing w:after="0" w:line="240" w:lineRule="auto"/>
        <w:ind w:left="900"/>
        <w:rPr>
          <w:rFonts w:ascii="Courier" w:hAnsi="Courier" w:cs="Courier"/>
          <w:szCs w:val="18"/>
        </w:rPr>
      </w:pPr>
      <w:r w:rsidRPr="00A84945">
        <w:rPr>
          <w:rFonts w:ascii="Courier" w:hAnsi="Courier" w:cs="Courier"/>
          <w:szCs w:val="18"/>
        </w:rPr>
        <w:t>;</w:t>
      </w:r>
    </w:p>
    <w:p w14:paraId="1693C999" w14:textId="77777777" w:rsidR="000437AB" w:rsidRDefault="000437AB" w:rsidP="009F504B">
      <w:pPr>
        <w:spacing w:after="360"/>
        <w:ind w:left="900" w:right="540"/>
        <w:rPr>
          <w:sz w:val="20"/>
          <w:szCs w:val="24"/>
        </w:rPr>
      </w:pPr>
    </w:p>
    <w:p w14:paraId="3D78F2A8" w14:textId="04884ECE" w:rsidR="00FB3FE0" w:rsidRDefault="00FB3FE0" w:rsidP="00FB3FE0">
      <w:pPr>
        <w:pStyle w:val="Heading3"/>
        <w:ind w:left="900" w:right="540"/>
        <w:rPr>
          <w:color w:val="0070C0"/>
          <w:sz w:val="28"/>
          <w:szCs w:val="24"/>
        </w:rPr>
      </w:pPr>
      <w:bookmarkStart w:id="32" w:name="_Toc60923841"/>
      <w:r>
        <w:rPr>
          <w:color w:val="0070C0"/>
          <w:sz w:val="28"/>
          <w:szCs w:val="24"/>
        </w:rPr>
        <w:t>4</w:t>
      </w:r>
      <w:r w:rsidRPr="008C0E2A">
        <w:rPr>
          <w:color w:val="0070C0"/>
          <w:sz w:val="28"/>
          <w:szCs w:val="24"/>
        </w:rPr>
        <w:t>.</w:t>
      </w:r>
      <w:r w:rsidR="00B311ED">
        <w:rPr>
          <w:color w:val="0070C0"/>
          <w:sz w:val="28"/>
          <w:szCs w:val="24"/>
        </w:rPr>
        <w:t>2</w:t>
      </w:r>
      <w:r w:rsidRPr="008C0E2A">
        <w:rPr>
          <w:color w:val="0070C0"/>
          <w:sz w:val="28"/>
          <w:szCs w:val="24"/>
        </w:rPr>
        <w:t xml:space="preserve"> </w:t>
      </w:r>
      <w:r>
        <w:rPr>
          <w:color w:val="0070C0"/>
          <w:sz w:val="28"/>
          <w:szCs w:val="24"/>
        </w:rPr>
        <w:t>Data Extraction</w:t>
      </w:r>
      <w:r w:rsidR="005B02E3">
        <w:rPr>
          <w:color w:val="0070C0"/>
          <w:sz w:val="28"/>
          <w:szCs w:val="24"/>
        </w:rPr>
        <w:t>,</w:t>
      </w:r>
      <w:r>
        <w:rPr>
          <w:color w:val="0070C0"/>
          <w:sz w:val="28"/>
          <w:szCs w:val="24"/>
        </w:rPr>
        <w:t xml:space="preserve"> </w:t>
      </w:r>
      <w:r w:rsidR="005B02E3">
        <w:rPr>
          <w:color w:val="0070C0"/>
          <w:sz w:val="28"/>
          <w:szCs w:val="24"/>
        </w:rPr>
        <w:t xml:space="preserve">Transformation </w:t>
      </w:r>
      <w:r>
        <w:rPr>
          <w:color w:val="0070C0"/>
          <w:sz w:val="28"/>
          <w:szCs w:val="24"/>
        </w:rPr>
        <w:t>and Load (ETL)</w:t>
      </w:r>
      <w:bookmarkEnd w:id="32"/>
    </w:p>
    <w:p w14:paraId="39D4EB49" w14:textId="1AC51202" w:rsidR="00951291" w:rsidRPr="00951291" w:rsidRDefault="00951291" w:rsidP="00951291">
      <w:pPr>
        <w:ind w:left="900" w:right="540"/>
        <w:jc w:val="both"/>
        <w:rPr>
          <w:sz w:val="20"/>
          <w:szCs w:val="24"/>
        </w:rPr>
      </w:pPr>
      <w:r w:rsidRPr="00951291">
        <w:rPr>
          <w:sz w:val="20"/>
          <w:szCs w:val="24"/>
        </w:rPr>
        <w:t>Much of the data was generated, based on data obtained from several different sources.</w:t>
      </w:r>
    </w:p>
    <w:p w14:paraId="4433E070" w14:textId="7FACB7B0" w:rsidR="00FB3FE0" w:rsidRDefault="00FB3FE0" w:rsidP="00FB3FE0">
      <w:pPr>
        <w:ind w:left="900" w:right="540"/>
        <w:jc w:val="both"/>
        <w:rPr>
          <w:sz w:val="20"/>
          <w:szCs w:val="24"/>
        </w:rPr>
      </w:pPr>
      <w:r>
        <w:rPr>
          <w:sz w:val="20"/>
          <w:szCs w:val="24"/>
        </w:rPr>
        <w:t xml:space="preserve">To </w:t>
      </w:r>
      <w:r w:rsidR="00C25081">
        <w:rPr>
          <w:sz w:val="20"/>
          <w:szCs w:val="24"/>
        </w:rPr>
        <w:t xml:space="preserve">populate </w:t>
      </w:r>
      <w:r>
        <w:rPr>
          <w:sz w:val="20"/>
          <w:szCs w:val="24"/>
        </w:rPr>
        <w:t xml:space="preserve">our data </w:t>
      </w:r>
      <w:r w:rsidR="00E76B0B">
        <w:rPr>
          <w:sz w:val="20"/>
          <w:szCs w:val="24"/>
        </w:rPr>
        <w:t>warehouse</w:t>
      </w:r>
      <w:r w:rsidR="005B02E3">
        <w:rPr>
          <w:sz w:val="20"/>
          <w:szCs w:val="24"/>
        </w:rPr>
        <w:t xml:space="preserve">, </w:t>
      </w:r>
      <w:r>
        <w:rPr>
          <w:sz w:val="20"/>
          <w:szCs w:val="24"/>
        </w:rPr>
        <w:t>business data was provided in the for</w:t>
      </w:r>
      <w:r w:rsidR="005B02E3">
        <w:rPr>
          <w:sz w:val="20"/>
          <w:szCs w:val="24"/>
        </w:rPr>
        <w:t>m</w:t>
      </w:r>
      <w:r>
        <w:rPr>
          <w:sz w:val="20"/>
          <w:szCs w:val="24"/>
        </w:rPr>
        <w:t xml:space="preserve"> o</w:t>
      </w:r>
      <w:r w:rsidR="005B02E3">
        <w:rPr>
          <w:sz w:val="20"/>
          <w:szCs w:val="24"/>
        </w:rPr>
        <w:t>f</w:t>
      </w:r>
      <w:r>
        <w:rPr>
          <w:sz w:val="20"/>
          <w:szCs w:val="24"/>
        </w:rPr>
        <w:t xml:space="preserve"> RAW csv</w:t>
      </w:r>
      <w:r w:rsidR="005B02E3">
        <w:rPr>
          <w:sz w:val="20"/>
          <w:szCs w:val="24"/>
        </w:rPr>
        <w:t xml:space="preserve"> and xlsx</w:t>
      </w:r>
      <w:r>
        <w:rPr>
          <w:sz w:val="20"/>
          <w:szCs w:val="24"/>
        </w:rPr>
        <w:t xml:space="preserve"> f</w:t>
      </w:r>
      <w:r w:rsidR="005B02E3">
        <w:rPr>
          <w:sz w:val="20"/>
          <w:szCs w:val="24"/>
        </w:rPr>
        <w:t>i</w:t>
      </w:r>
      <w:r>
        <w:rPr>
          <w:sz w:val="20"/>
          <w:szCs w:val="24"/>
        </w:rPr>
        <w:t>les</w:t>
      </w:r>
      <w:r w:rsidRPr="00334FDD">
        <w:rPr>
          <w:sz w:val="20"/>
          <w:szCs w:val="24"/>
        </w:rPr>
        <w:t>:</w:t>
      </w:r>
    </w:p>
    <w:p w14:paraId="79664A46" w14:textId="77777777" w:rsidR="005B02E3" w:rsidRPr="00FE6F37" w:rsidRDefault="005B02E3" w:rsidP="00FB3FE0">
      <w:pPr>
        <w:pStyle w:val="ListParagraph"/>
        <w:numPr>
          <w:ilvl w:val="0"/>
          <w:numId w:val="15"/>
        </w:numPr>
        <w:ind w:right="540"/>
        <w:jc w:val="both"/>
        <w:rPr>
          <w:sz w:val="20"/>
          <w:szCs w:val="24"/>
        </w:rPr>
      </w:pPr>
      <w:r w:rsidRPr="00FE6F37">
        <w:rPr>
          <w:sz w:val="20"/>
          <w:szCs w:val="24"/>
        </w:rPr>
        <w:t>Course_catalog.csv</w:t>
      </w:r>
    </w:p>
    <w:p w14:paraId="6CD131F4" w14:textId="77777777" w:rsidR="005B02E3" w:rsidRPr="00FE6F37" w:rsidRDefault="005B02E3" w:rsidP="00FB3FE0">
      <w:pPr>
        <w:pStyle w:val="ListParagraph"/>
        <w:numPr>
          <w:ilvl w:val="0"/>
          <w:numId w:val="15"/>
        </w:numPr>
        <w:ind w:right="540"/>
        <w:jc w:val="both"/>
        <w:rPr>
          <w:sz w:val="20"/>
          <w:szCs w:val="24"/>
        </w:rPr>
      </w:pPr>
      <w:r w:rsidRPr="00FE6F37">
        <w:rPr>
          <w:sz w:val="20"/>
          <w:szCs w:val="24"/>
        </w:rPr>
        <w:t>User_account.csv</w:t>
      </w:r>
    </w:p>
    <w:p w14:paraId="19DDAD14" w14:textId="7D81A569" w:rsidR="00FE6F37" w:rsidRPr="00FE6F37" w:rsidRDefault="0082578C" w:rsidP="005B02E3">
      <w:pPr>
        <w:pStyle w:val="ListParagraph"/>
        <w:numPr>
          <w:ilvl w:val="0"/>
          <w:numId w:val="15"/>
        </w:numPr>
        <w:ind w:right="540"/>
        <w:jc w:val="both"/>
        <w:rPr>
          <w:sz w:val="20"/>
          <w:szCs w:val="24"/>
        </w:rPr>
      </w:pPr>
      <w:r>
        <w:rPr>
          <w:sz w:val="20"/>
          <w:szCs w:val="24"/>
        </w:rPr>
        <w:t>Customer</w:t>
      </w:r>
      <w:r w:rsidR="00FE6F37" w:rsidRPr="00FE6F37">
        <w:rPr>
          <w:sz w:val="20"/>
          <w:szCs w:val="24"/>
        </w:rPr>
        <w:t>.csv</w:t>
      </w:r>
    </w:p>
    <w:p w14:paraId="0297B2C2" w14:textId="5C263275" w:rsidR="005B02E3" w:rsidRPr="001A08F9" w:rsidRDefault="005B02E3" w:rsidP="005B02E3">
      <w:pPr>
        <w:pStyle w:val="ListParagraph"/>
        <w:numPr>
          <w:ilvl w:val="0"/>
          <w:numId w:val="15"/>
        </w:numPr>
        <w:ind w:right="540"/>
        <w:jc w:val="both"/>
        <w:rPr>
          <w:sz w:val="20"/>
          <w:szCs w:val="24"/>
        </w:rPr>
      </w:pPr>
      <w:r w:rsidRPr="001A08F9">
        <w:rPr>
          <w:sz w:val="20"/>
          <w:szCs w:val="24"/>
        </w:rPr>
        <w:t>Promotion</w:t>
      </w:r>
      <w:r w:rsidR="00FE6F37" w:rsidRPr="001A08F9">
        <w:rPr>
          <w:sz w:val="20"/>
          <w:szCs w:val="24"/>
        </w:rPr>
        <w:t>.csv</w:t>
      </w:r>
    </w:p>
    <w:p w14:paraId="74F280F2" w14:textId="2808DA18" w:rsidR="005B02E3" w:rsidRPr="001A08F9" w:rsidRDefault="00A364F3" w:rsidP="005B02E3">
      <w:pPr>
        <w:pStyle w:val="ListParagraph"/>
        <w:numPr>
          <w:ilvl w:val="0"/>
          <w:numId w:val="15"/>
        </w:numPr>
        <w:ind w:right="540"/>
        <w:jc w:val="both"/>
        <w:rPr>
          <w:sz w:val="20"/>
          <w:szCs w:val="24"/>
        </w:rPr>
      </w:pPr>
      <w:r w:rsidRPr="001A08F9">
        <w:rPr>
          <w:sz w:val="20"/>
          <w:szCs w:val="24"/>
        </w:rPr>
        <w:t>T</w:t>
      </w:r>
      <w:r w:rsidR="005B02E3" w:rsidRPr="001A08F9">
        <w:rPr>
          <w:sz w:val="20"/>
          <w:szCs w:val="24"/>
        </w:rPr>
        <w:t>utor.csv</w:t>
      </w:r>
    </w:p>
    <w:p w14:paraId="7EE15423" w14:textId="77777777" w:rsidR="00FE6F37" w:rsidRPr="001A08F9" w:rsidRDefault="00FE6F37" w:rsidP="00FE6F37">
      <w:pPr>
        <w:pStyle w:val="ListParagraph"/>
        <w:numPr>
          <w:ilvl w:val="0"/>
          <w:numId w:val="15"/>
        </w:numPr>
        <w:ind w:right="540"/>
        <w:jc w:val="both"/>
        <w:rPr>
          <w:sz w:val="20"/>
          <w:szCs w:val="24"/>
        </w:rPr>
      </w:pPr>
      <w:r w:rsidRPr="001A08F9">
        <w:rPr>
          <w:sz w:val="20"/>
          <w:szCs w:val="24"/>
        </w:rPr>
        <w:t>Date.csv</w:t>
      </w:r>
    </w:p>
    <w:p w14:paraId="210310D8" w14:textId="481BFCDF" w:rsidR="00FE6F37" w:rsidRPr="001A08F9" w:rsidRDefault="00FE6F37" w:rsidP="00FE6F37">
      <w:pPr>
        <w:pStyle w:val="ListParagraph"/>
        <w:numPr>
          <w:ilvl w:val="0"/>
          <w:numId w:val="15"/>
        </w:numPr>
        <w:ind w:right="540"/>
        <w:jc w:val="both"/>
        <w:rPr>
          <w:sz w:val="20"/>
          <w:szCs w:val="24"/>
        </w:rPr>
      </w:pPr>
      <w:r w:rsidRPr="001A08F9">
        <w:rPr>
          <w:sz w:val="20"/>
          <w:szCs w:val="24"/>
        </w:rPr>
        <w:t>Sales.csv</w:t>
      </w:r>
    </w:p>
    <w:p w14:paraId="5F716DB9" w14:textId="5334E14D" w:rsidR="00A364F3" w:rsidRPr="001A08F9" w:rsidRDefault="00A364F3" w:rsidP="00FE6F37">
      <w:pPr>
        <w:pStyle w:val="ListParagraph"/>
        <w:numPr>
          <w:ilvl w:val="0"/>
          <w:numId w:val="15"/>
        </w:numPr>
        <w:ind w:right="540"/>
        <w:jc w:val="both"/>
        <w:rPr>
          <w:sz w:val="20"/>
          <w:szCs w:val="24"/>
        </w:rPr>
      </w:pPr>
      <w:r w:rsidRPr="001A08F9">
        <w:rPr>
          <w:sz w:val="20"/>
          <w:szCs w:val="24"/>
        </w:rPr>
        <w:t>Tutoring.csv</w:t>
      </w:r>
    </w:p>
    <w:p w14:paraId="6401E27B" w14:textId="640354A9" w:rsidR="00FB3FE0" w:rsidRPr="00F56E1A" w:rsidRDefault="005B02E3" w:rsidP="00B3511C">
      <w:pPr>
        <w:ind w:left="900" w:right="540"/>
        <w:jc w:val="both"/>
        <w:rPr>
          <w:sz w:val="20"/>
          <w:szCs w:val="24"/>
        </w:rPr>
      </w:pPr>
      <w:r w:rsidRPr="003B4F59">
        <w:rPr>
          <w:noProof/>
          <w:sz w:val="20"/>
          <w:szCs w:val="24"/>
        </w:rPr>
        <w:lastRenderedPageBreak/>
        <mc:AlternateContent>
          <mc:Choice Requires="wps">
            <w:drawing>
              <wp:anchor distT="0" distB="0" distL="114300" distR="114300" simplePos="0" relativeHeight="251658245" behindDoc="1" locked="0" layoutInCell="1" allowOverlap="1" wp14:anchorId="4B3FA7D7" wp14:editId="3906D7F1">
                <wp:simplePos x="0" y="0"/>
                <wp:positionH relativeFrom="column">
                  <wp:posOffset>2884170</wp:posOffset>
                </wp:positionH>
                <wp:positionV relativeFrom="paragraph">
                  <wp:posOffset>567690</wp:posOffset>
                </wp:positionV>
                <wp:extent cx="1409700" cy="1097280"/>
                <wp:effectExtent l="0" t="0" r="0" b="7620"/>
                <wp:wrapTight wrapText="bothSides">
                  <wp:wrapPolygon edited="0">
                    <wp:start x="7589" y="0"/>
                    <wp:lineTo x="5254" y="750"/>
                    <wp:lineTo x="292" y="4875"/>
                    <wp:lineTo x="0" y="8625"/>
                    <wp:lineTo x="0" y="14250"/>
                    <wp:lineTo x="2043" y="18000"/>
                    <wp:lineTo x="2043" y="18375"/>
                    <wp:lineTo x="6422" y="21375"/>
                    <wp:lineTo x="7297" y="21375"/>
                    <wp:lineTo x="14011" y="21375"/>
                    <wp:lineTo x="14886" y="21375"/>
                    <wp:lineTo x="19265" y="18375"/>
                    <wp:lineTo x="19265" y="18000"/>
                    <wp:lineTo x="21308" y="14250"/>
                    <wp:lineTo x="21308" y="8250"/>
                    <wp:lineTo x="21016" y="4875"/>
                    <wp:lineTo x="16346" y="750"/>
                    <wp:lineTo x="13719" y="0"/>
                    <wp:lineTo x="7589" y="0"/>
                  </wp:wrapPolygon>
                </wp:wrapTight>
                <wp:docPr id="5" name="Oval 5"/>
                <wp:cNvGraphicFramePr/>
                <a:graphic xmlns:a="http://schemas.openxmlformats.org/drawingml/2006/main">
                  <a:graphicData uri="http://schemas.microsoft.com/office/word/2010/wordprocessingShape">
                    <wps:wsp>
                      <wps:cNvSpPr/>
                      <wps:spPr>
                        <a:xfrm>
                          <a:off x="0" y="0"/>
                          <a:ext cx="1409700" cy="1097280"/>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3F5B49" w14:textId="7C4D760B" w:rsidR="009E3920" w:rsidRPr="00CE48A9" w:rsidRDefault="009E3920" w:rsidP="00FB3FE0">
                            <w:pPr>
                              <w:spacing w:after="0" w:line="336" w:lineRule="auto"/>
                              <w:ind w:right="12"/>
                              <w:jc w:val="center"/>
                              <w:rPr>
                                <w:i/>
                                <w:iCs/>
                                <w:color w:val="404040" w:themeColor="text1" w:themeTint="BF"/>
                              </w:rPr>
                            </w:pPr>
                            <w:r>
                              <w:rPr>
                                <w:noProof/>
                              </w:rPr>
                              <w:drawing>
                                <wp:inline distT="0" distB="0" distL="0" distR="0" wp14:anchorId="0373DBD4" wp14:editId="20D7ACDA">
                                  <wp:extent cx="910590" cy="255359"/>
                                  <wp:effectExtent l="0" t="0" r="3810" b="0"/>
                                  <wp:docPr id="33" name="Picture 33" descr="Pentaho Logo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taho Logo Download Vec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0590" cy="255359"/>
                                          </a:xfrm>
                                          <a:prstGeom prst="rect">
                                            <a:avLst/>
                                          </a:prstGeom>
                                          <a:noFill/>
                                          <a:ln>
                                            <a:noFill/>
                                          </a:ln>
                                        </pic:spPr>
                                      </pic:pic>
                                    </a:graphicData>
                                  </a:graphic>
                                </wp:inline>
                              </w:drawing>
                            </w: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3FA7D7" id="Oval 5" o:spid="_x0000_s1027" style="position:absolute;left:0;text-align:left;margin-left:227.1pt;margin-top:44.7pt;width:111pt;height:86.4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" fillcolor="#d8d8d8 [2732]" stroked="f" strokeweight="2pt">
                <v:textbox inset="3.6pt,,3.6pt">
                  <w:txbxContent>
                    <w:p w14:paraId="153F5B49" w14:textId="7C4D760B" w:rsidR="009E3920" w:rsidRPr="00CE48A9" w:rsidRDefault="009E3920" w:rsidP="00FB3FE0">
                      <w:pPr>
                        <w:spacing w:after="0" w:line="336" w:lineRule="auto"/>
                        <w:ind w:right="12"/>
                        <w:jc w:val="center"/>
                        <w:rPr>
                          <w:i/>
                          <w:iCs/>
                          <w:color w:val="404040" w:themeColor="text1" w:themeTint="BF"/>
                        </w:rPr>
                      </w:pPr>
                      <w:r>
                        <w:rPr>
                          <w:noProof/>
                        </w:rPr>
                        <w:drawing>
                          <wp:inline distT="0" distB="0" distL="0" distR="0" wp14:anchorId="0373DBD4" wp14:editId="20D7ACDA">
                            <wp:extent cx="910590" cy="255359"/>
                            <wp:effectExtent l="0" t="0" r="3810" b="0"/>
                            <wp:docPr id="33" name="Picture 33" descr="Pentaho Logo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taho Logo Download Vect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0590" cy="255359"/>
                                    </a:xfrm>
                                    <a:prstGeom prst="rect">
                                      <a:avLst/>
                                    </a:prstGeom>
                                    <a:noFill/>
                                    <a:ln>
                                      <a:noFill/>
                                    </a:ln>
                                  </pic:spPr>
                                </pic:pic>
                              </a:graphicData>
                            </a:graphic>
                          </wp:inline>
                        </w:drawing>
                      </w:r>
                    </w:p>
                  </w:txbxContent>
                </v:textbox>
                <w10:wrap type="tight"/>
              </v:oval>
            </w:pict>
          </mc:Fallback>
        </mc:AlternateContent>
      </w:r>
      <w:r w:rsidR="00E76B0B">
        <w:rPr>
          <w:sz w:val="20"/>
          <w:szCs w:val="24"/>
        </w:rPr>
        <w:t>To</w:t>
      </w:r>
      <w:r>
        <w:rPr>
          <w:sz w:val="20"/>
          <w:szCs w:val="24"/>
        </w:rPr>
        <w:t xml:space="preserve"> properly ingest this data into our data warehouse we opted to create ETL transformation pipelines with the Pentaho Data integration Tool</w:t>
      </w:r>
      <w:r w:rsidR="00B3511C">
        <w:rPr>
          <w:sz w:val="20"/>
          <w:szCs w:val="24"/>
        </w:rPr>
        <w:t xml:space="preserve">. </w:t>
      </w:r>
      <w:r w:rsidR="00B3511C" w:rsidRPr="00B3511C">
        <w:rPr>
          <w:sz w:val="20"/>
          <w:szCs w:val="24"/>
        </w:rPr>
        <w:t>With Pentaho Data Integration (PDI), organizations can access data from complex and heterogeneous sources and blend it with existing relational data to produce high-quality, ready-to-analyze information — all without writing a line of code. A rich graphical user interface paired with a powerful multithreaded transformation engine offers high-performance ETL (extract, transform and load) capabilities that cover all data integration needs, including big data ingestion and processing</w:t>
      </w:r>
      <w:r w:rsidR="008B1CFC" w:rsidRPr="008B1CFC">
        <w:rPr>
          <w:sz w:val="20"/>
          <w:szCs w:val="24"/>
        </w:rPr>
        <w:t xml:space="preserve"> </w:t>
      </w:r>
      <w:sdt>
        <w:sdtPr>
          <w:rPr>
            <w:sz w:val="20"/>
            <w:szCs w:val="24"/>
          </w:rPr>
          <w:id w:val="1588345975"/>
          <w:citation/>
        </w:sdtPr>
        <w:sdtEndPr/>
        <w:sdtContent>
          <w:r w:rsidR="008B1CFC">
            <w:rPr>
              <w:sz w:val="20"/>
              <w:szCs w:val="24"/>
            </w:rPr>
            <w:fldChar w:fldCharType="begin"/>
          </w:r>
          <w:r w:rsidR="008B1CFC">
            <w:rPr>
              <w:sz w:val="20"/>
              <w:szCs w:val="24"/>
            </w:rPr>
            <w:instrText xml:space="preserve"> CITATION Hit20 \l 1033 </w:instrText>
          </w:r>
          <w:r w:rsidR="008B1CFC">
            <w:rPr>
              <w:sz w:val="20"/>
              <w:szCs w:val="24"/>
            </w:rPr>
            <w:fldChar w:fldCharType="separate"/>
          </w:r>
          <w:r w:rsidR="00727B45" w:rsidRPr="00727B45">
            <w:rPr>
              <w:noProof/>
              <w:sz w:val="20"/>
              <w:szCs w:val="24"/>
            </w:rPr>
            <w:t>(Hitachi, 2020)</w:t>
          </w:r>
          <w:r w:rsidR="008B1CFC">
            <w:rPr>
              <w:sz w:val="20"/>
              <w:szCs w:val="24"/>
            </w:rPr>
            <w:fldChar w:fldCharType="end"/>
          </w:r>
        </w:sdtContent>
      </w:sdt>
      <w:r w:rsidR="00B3511C" w:rsidRPr="00B3511C">
        <w:rPr>
          <w:sz w:val="20"/>
          <w:szCs w:val="24"/>
        </w:rPr>
        <w:t>.</w:t>
      </w:r>
      <w:r w:rsidR="008B1CFC">
        <w:rPr>
          <w:sz w:val="20"/>
          <w:szCs w:val="24"/>
        </w:rPr>
        <w:t xml:space="preserve"> This</w:t>
      </w:r>
      <w:r>
        <w:rPr>
          <w:sz w:val="20"/>
          <w:szCs w:val="24"/>
        </w:rPr>
        <w:t xml:space="preserve"> provided a great interface to load and manipulate the data to fit the needs of the logical design proposed.</w:t>
      </w:r>
      <w:r w:rsidR="00FB3FE0" w:rsidRPr="00F56E1A">
        <w:rPr>
          <w:sz w:val="20"/>
          <w:szCs w:val="24"/>
        </w:rPr>
        <w:t xml:space="preserve"> </w:t>
      </w:r>
    </w:p>
    <w:p w14:paraId="59CB9AC0" w14:textId="42410A31" w:rsidR="00FB3FE0" w:rsidRPr="003B4F59" w:rsidRDefault="008B1CFC" w:rsidP="00FB3FE0">
      <w:pPr>
        <w:pStyle w:val="Heading4"/>
        <w:ind w:left="900" w:right="540"/>
        <w:jc w:val="both"/>
        <w:rPr>
          <w:sz w:val="22"/>
          <w:szCs w:val="24"/>
        </w:rPr>
      </w:pPr>
      <w:bookmarkStart w:id="33" w:name="_Toc60923842"/>
      <w:r>
        <w:rPr>
          <w:sz w:val="22"/>
          <w:szCs w:val="24"/>
        </w:rPr>
        <w:t>Dimensions</w:t>
      </w:r>
      <w:bookmarkEnd w:id="33"/>
    </w:p>
    <w:p w14:paraId="6CBDD1A4" w14:textId="77777777" w:rsidR="008B1CFC" w:rsidRDefault="008B1CFC" w:rsidP="00FB3FE0">
      <w:pPr>
        <w:ind w:left="900" w:right="540"/>
        <w:jc w:val="both"/>
        <w:rPr>
          <w:sz w:val="20"/>
          <w:szCs w:val="24"/>
        </w:rPr>
      </w:pPr>
      <w:r>
        <w:rPr>
          <w:sz w:val="20"/>
          <w:szCs w:val="24"/>
        </w:rPr>
        <w:t xml:space="preserve">The typical ETL workflow that we used was to </w:t>
      </w:r>
    </w:p>
    <w:p w14:paraId="70082599" w14:textId="28EDAD6F" w:rsidR="008B1CFC" w:rsidRDefault="008B1CFC" w:rsidP="008B1CFC">
      <w:pPr>
        <w:pStyle w:val="ListParagraph"/>
        <w:numPr>
          <w:ilvl w:val="0"/>
          <w:numId w:val="15"/>
        </w:numPr>
        <w:ind w:right="540"/>
        <w:jc w:val="both"/>
        <w:rPr>
          <w:sz w:val="20"/>
          <w:szCs w:val="24"/>
        </w:rPr>
      </w:pPr>
      <w:r w:rsidRPr="008B1CFC">
        <w:rPr>
          <w:sz w:val="20"/>
          <w:szCs w:val="24"/>
        </w:rPr>
        <w:t>Import the raw data</w:t>
      </w:r>
    </w:p>
    <w:p w14:paraId="5DA6BE99" w14:textId="14828DAF" w:rsidR="008B1CFC" w:rsidRDefault="008B1CFC" w:rsidP="008B1CFC">
      <w:pPr>
        <w:pStyle w:val="ListParagraph"/>
        <w:numPr>
          <w:ilvl w:val="0"/>
          <w:numId w:val="15"/>
        </w:numPr>
        <w:ind w:right="540"/>
        <w:jc w:val="both"/>
        <w:rPr>
          <w:sz w:val="20"/>
          <w:szCs w:val="24"/>
        </w:rPr>
      </w:pPr>
      <w:r>
        <w:rPr>
          <w:sz w:val="20"/>
          <w:szCs w:val="24"/>
        </w:rPr>
        <w:t>F</w:t>
      </w:r>
      <w:r w:rsidRPr="008B1CFC">
        <w:rPr>
          <w:sz w:val="20"/>
          <w:szCs w:val="24"/>
        </w:rPr>
        <w:t xml:space="preserve">ilter unnecessary rows  </w:t>
      </w:r>
    </w:p>
    <w:p w14:paraId="5AA855E0" w14:textId="6F82358F" w:rsidR="008B1CFC" w:rsidRDefault="008B1CFC" w:rsidP="008B1CFC">
      <w:pPr>
        <w:pStyle w:val="ListParagraph"/>
        <w:numPr>
          <w:ilvl w:val="0"/>
          <w:numId w:val="15"/>
        </w:numPr>
        <w:ind w:right="540"/>
        <w:jc w:val="both"/>
        <w:rPr>
          <w:sz w:val="20"/>
          <w:szCs w:val="24"/>
        </w:rPr>
      </w:pPr>
      <w:r>
        <w:rPr>
          <w:sz w:val="20"/>
          <w:szCs w:val="24"/>
        </w:rPr>
        <w:t xml:space="preserve">Modify data if needed (Replacing wrong characters </w:t>
      </w:r>
      <w:proofErr w:type="spellStart"/>
      <w:r>
        <w:rPr>
          <w:sz w:val="20"/>
          <w:szCs w:val="24"/>
        </w:rPr>
        <w:t>i.e</w:t>
      </w:r>
      <w:proofErr w:type="spellEnd"/>
      <w:r>
        <w:rPr>
          <w:sz w:val="20"/>
          <w:szCs w:val="24"/>
        </w:rPr>
        <w:t>)</w:t>
      </w:r>
    </w:p>
    <w:p w14:paraId="714D979F" w14:textId="41235550" w:rsidR="008B1CFC" w:rsidRDefault="008B1CFC" w:rsidP="008B1CFC">
      <w:pPr>
        <w:pStyle w:val="ListParagraph"/>
        <w:numPr>
          <w:ilvl w:val="0"/>
          <w:numId w:val="15"/>
        </w:numPr>
        <w:ind w:right="540"/>
        <w:jc w:val="both"/>
        <w:rPr>
          <w:sz w:val="20"/>
          <w:szCs w:val="24"/>
        </w:rPr>
      </w:pPr>
      <w:r>
        <w:rPr>
          <w:sz w:val="20"/>
          <w:szCs w:val="24"/>
        </w:rPr>
        <w:t>Loading data to the Dimension table on the data</w:t>
      </w:r>
      <w:r w:rsidR="00775E9B">
        <w:rPr>
          <w:sz w:val="20"/>
          <w:szCs w:val="24"/>
        </w:rPr>
        <w:t xml:space="preserve"> </w:t>
      </w:r>
      <w:r>
        <w:rPr>
          <w:sz w:val="20"/>
          <w:szCs w:val="24"/>
        </w:rPr>
        <w:t>warehouse</w:t>
      </w:r>
    </w:p>
    <w:p w14:paraId="4134EB0D" w14:textId="39BBC769" w:rsidR="008B1CFC" w:rsidRDefault="008B1CFC" w:rsidP="008B1CFC">
      <w:pPr>
        <w:pStyle w:val="ListParagraph"/>
        <w:numPr>
          <w:ilvl w:val="0"/>
          <w:numId w:val="15"/>
        </w:numPr>
        <w:ind w:right="540"/>
        <w:jc w:val="both"/>
        <w:rPr>
          <w:sz w:val="20"/>
          <w:szCs w:val="24"/>
        </w:rPr>
      </w:pPr>
      <w:r>
        <w:rPr>
          <w:sz w:val="20"/>
          <w:szCs w:val="24"/>
        </w:rPr>
        <w:t xml:space="preserve">Optionally if the dimension had a relationship with an </w:t>
      </w:r>
      <w:r w:rsidR="00E76B0B">
        <w:rPr>
          <w:sz w:val="20"/>
          <w:szCs w:val="24"/>
        </w:rPr>
        <w:t>existing other dimension Join/Merge operation</w:t>
      </w:r>
      <w:r>
        <w:rPr>
          <w:sz w:val="20"/>
          <w:szCs w:val="24"/>
        </w:rPr>
        <w:t xml:space="preserve"> were added.</w:t>
      </w:r>
    </w:p>
    <w:p w14:paraId="60742A51" w14:textId="6F64EAED" w:rsidR="008B1CFC" w:rsidRDefault="008B1CFC" w:rsidP="008B1CFC">
      <w:pPr>
        <w:ind w:left="900" w:right="540"/>
        <w:jc w:val="both"/>
        <w:rPr>
          <w:sz w:val="20"/>
          <w:szCs w:val="24"/>
        </w:rPr>
      </w:pPr>
      <w:r>
        <w:rPr>
          <w:sz w:val="20"/>
          <w:szCs w:val="24"/>
        </w:rPr>
        <w:t xml:space="preserve">This above-mentioned implementation </w:t>
      </w:r>
      <w:r w:rsidR="00E76B0B">
        <w:rPr>
          <w:sz w:val="20"/>
          <w:szCs w:val="24"/>
        </w:rPr>
        <w:t>led to the creation of the following Pentaho data integration pipelines</w:t>
      </w:r>
      <w:r>
        <w:rPr>
          <w:sz w:val="20"/>
          <w:szCs w:val="24"/>
        </w:rPr>
        <w:t>:</w:t>
      </w:r>
    </w:p>
    <w:p w14:paraId="3181C0BB" w14:textId="2630BFCD" w:rsidR="00FB3FE0" w:rsidRDefault="008B1CFC" w:rsidP="008B1CFC">
      <w:pPr>
        <w:pStyle w:val="ListParagraph"/>
        <w:numPr>
          <w:ilvl w:val="0"/>
          <w:numId w:val="34"/>
        </w:numPr>
        <w:ind w:right="540"/>
        <w:jc w:val="both"/>
        <w:rPr>
          <w:sz w:val="20"/>
          <w:szCs w:val="24"/>
        </w:rPr>
      </w:pPr>
      <w:r>
        <w:rPr>
          <w:sz w:val="20"/>
          <w:szCs w:val="24"/>
        </w:rPr>
        <w:t>Course dimension</w:t>
      </w:r>
    </w:p>
    <w:p w14:paraId="6001AD51" w14:textId="29B75770" w:rsidR="008B1CFC" w:rsidRDefault="008B1CFC" w:rsidP="008B1CFC">
      <w:pPr>
        <w:ind w:left="1320" w:right="540"/>
        <w:jc w:val="both"/>
        <w:rPr>
          <w:sz w:val="20"/>
          <w:szCs w:val="24"/>
        </w:rPr>
      </w:pPr>
      <w:r w:rsidRPr="008B1CFC">
        <w:rPr>
          <w:noProof/>
        </w:rPr>
        <w:drawing>
          <wp:inline distT="0" distB="0" distL="0" distR="0" wp14:anchorId="0F9A8BF6" wp14:editId="02D2E817">
            <wp:extent cx="5693014" cy="468799"/>
            <wp:effectExtent l="0" t="0" r="317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9141" cy="477538"/>
                    </a:xfrm>
                    <a:prstGeom prst="rect">
                      <a:avLst/>
                    </a:prstGeom>
                  </pic:spPr>
                </pic:pic>
              </a:graphicData>
            </a:graphic>
          </wp:inline>
        </w:drawing>
      </w:r>
    </w:p>
    <w:p w14:paraId="010FAEC8" w14:textId="77777777" w:rsidR="008372BB" w:rsidRDefault="008372BB" w:rsidP="00AE301B">
      <w:pPr>
        <w:ind w:right="540"/>
        <w:jc w:val="both"/>
        <w:rPr>
          <w:sz w:val="20"/>
          <w:szCs w:val="24"/>
        </w:rPr>
      </w:pPr>
    </w:p>
    <w:p w14:paraId="6D1AC56B" w14:textId="36CD857B" w:rsidR="008B1CFC" w:rsidRDefault="008B1CFC" w:rsidP="008B1CFC">
      <w:pPr>
        <w:pStyle w:val="ListParagraph"/>
        <w:numPr>
          <w:ilvl w:val="0"/>
          <w:numId w:val="34"/>
        </w:numPr>
        <w:ind w:right="540"/>
        <w:jc w:val="both"/>
        <w:rPr>
          <w:sz w:val="20"/>
          <w:szCs w:val="24"/>
        </w:rPr>
      </w:pPr>
      <w:r>
        <w:rPr>
          <w:sz w:val="20"/>
          <w:szCs w:val="24"/>
        </w:rPr>
        <w:t>Date dimension</w:t>
      </w:r>
    </w:p>
    <w:p w14:paraId="058698ED" w14:textId="43120ED4" w:rsidR="008B1CFC" w:rsidRDefault="008B1CFC" w:rsidP="008B1CFC">
      <w:pPr>
        <w:ind w:left="1320" w:right="540"/>
        <w:jc w:val="both"/>
        <w:rPr>
          <w:sz w:val="20"/>
          <w:szCs w:val="24"/>
        </w:rPr>
      </w:pPr>
      <w:r w:rsidRPr="008B1CFC">
        <w:rPr>
          <w:noProof/>
          <w:sz w:val="20"/>
          <w:szCs w:val="24"/>
        </w:rPr>
        <w:drawing>
          <wp:inline distT="0" distB="0" distL="0" distR="0" wp14:anchorId="53943DF6" wp14:editId="297DA02B">
            <wp:extent cx="5652672" cy="13401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5385" cy="1364456"/>
                    </a:xfrm>
                    <a:prstGeom prst="rect">
                      <a:avLst/>
                    </a:prstGeom>
                  </pic:spPr>
                </pic:pic>
              </a:graphicData>
            </a:graphic>
          </wp:inline>
        </w:drawing>
      </w:r>
    </w:p>
    <w:p w14:paraId="26CFB109" w14:textId="08C76DD4" w:rsidR="00ED5C96" w:rsidRDefault="00ED5C96" w:rsidP="008B1CFC">
      <w:pPr>
        <w:ind w:left="1320" w:right="540"/>
        <w:jc w:val="both"/>
        <w:rPr>
          <w:sz w:val="20"/>
          <w:szCs w:val="24"/>
        </w:rPr>
      </w:pPr>
    </w:p>
    <w:p w14:paraId="65CD2366" w14:textId="09D3E18A" w:rsidR="00ED5C96" w:rsidRDefault="00ED5C96" w:rsidP="008B1CFC">
      <w:pPr>
        <w:ind w:left="1320" w:right="540"/>
        <w:jc w:val="both"/>
        <w:rPr>
          <w:sz w:val="20"/>
          <w:szCs w:val="24"/>
        </w:rPr>
      </w:pPr>
    </w:p>
    <w:p w14:paraId="20802AAD" w14:textId="77777777" w:rsidR="00ED5C96" w:rsidRPr="008B1CFC" w:rsidRDefault="00ED5C96" w:rsidP="008B1CFC">
      <w:pPr>
        <w:ind w:left="1320" w:right="540"/>
        <w:jc w:val="both"/>
        <w:rPr>
          <w:sz w:val="20"/>
          <w:szCs w:val="24"/>
        </w:rPr>
      </w:pPr>
    </w:p>
    <w:p w14:paraId="459D9EB6" w14:textId="031193D3" w:rsidR="008B1CFC" w:rsidRDefault="00E76B0B" w:rsidP="008B1CFC">
      <w:pPr>
        <w:pStyle w:val="ListParagraph"/>
        <w:numPr>
          <w:ilvl w:val="0"/>
          <w:numId w:val="34"/>
        </w:numPr>
        <w:ind w:right="540"/>
        <w:jc w:val="both"/>
        <w:rPr>
          <w:sz w:val="20"/>
          <w:szCs w:val="24"/>
        </w:rPr>
      </w:pPr>
      <w:r>
        <w:rPr>
          <w:sz w:val="20"/>
          <w:szCs w:val="24"/>
        </w:rPr>
        <w:lastRenderedPageBreak/>
        <w:t>User Account dimension</w:t>
      </w:r>
    </w:p>
    <w:p w14:paraId="5460ACD7" w14:textId="18E4DB1B" w:rsidR="00E76B0B" w:rsidRPr="00E76B0B" w:rsidRDefault="00E76B0B" w:rsidP="00E76B0B">
      <w:pPr>
        <w:ind w:left="1320" w:right="540"/>
        <w:jc w:val="both"/>
        <w:rPr>
          <w:sz w:val="20"/>
          <w:szCs w:val="24"/>
        </w:rPr>
      </w:pPr>
      <w:r w:rsidRPr="00E76B0B">
        <w:rPr>
          <w:noProof/>
          <w:sz w:val="20"/>
          <w:szCs w:val="24"/>
        </w:rPr>
        <w:drawing>
          <wp:inline distT="0" distB="0" distL="0" distR="0" wp14:anchorId="1EB66CDC" wp14:editId="3C3CAF90">
            <wp:extent cx="6274484" cy="83695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1461" cy="844552"/>
                    </a:xfrm>
                    <a:prstGeom prst="rect">
                      <a:avLst/>
                    </a:prstGeom>
                  </pic:spPr>
                </pic:pic>
              </a:graphicData>
            </a:graphic>
          </wp:inline>
        </w:drawing>
      </w:r>
    </w:p>
    <w:p w14:paraId="652E2935" w14:textId="2228E64C" w:rsidR="00E76B0B" w:rsidRDefault="00E76B0B" w:rsidP="008B1CFC">
      <w:pPr>
        <w:pStyle w:val="ListParagraph"/>
        <w:numPr>
          <w:ilvl w:val="0"/>
          <w:numId w:val="34"/>
        </w:numPr>
        <w:ind w:right="540"/>
        <w:jc w:val="both"/>
        <w:rPr>
          <w:sz w:val="20"/>
          <w:szCs w:val="24"/>
        </w:rPr>
      </w:pPr>
      <w:r>
        <w:rPr>
          <w:sz w:val="20"/>
          <w:szCs w:val="24"/>
        </w:rPr>
        <w:t>Tutor dimension</w:t>
      </w:r>
    </w:p>
    <w:p w14:paraId="1617C190" w14:textId="12FA06E1" w:rsidR="00E76B0B" w:rsidRDefault="00E76B0B" w:rsidP="00E76B0B">
      <w:pPr>
        <w:ind w:left="1320" w:right="540"/>
        <w:jc w:val="both"/>
        <w:rPr>
          <w:sz w:val="20"/>
          <w:szCs w:val="24"/>
        </w:rPr>
      </w:pPr>
      <w:r w:rsidRPr="00E76B0B">
        <w:rPr>
          <w:noProof/>
          <w:sz w:val="20"/>
          <w:szCs w:val="24"/>
        </w:rPr>
        <w:drawing>
          <wp:inline distT="0" distB="0" distL="0" distR="0" wp14:anchorId="3FFC1128" wp14:editId="6B6C8781">
            <wp:extent cx="6116222" cy="825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5376" cy="833600"/>
                    </a:xfrm>
                    <a:prstGeom prst="rect">
                      <a:avLst/>
                    </a:prstGeom>
                  </pic:spPr>
                </pic:pic>
              </a:graphicData>
            </a:graphic>
          </wp:inline>
        </w:drawing>
      </w:r>
    </w:p>
    <w:p w14:paraId="591CFBC9" w14:textId="29583941" w:rsidR="00184EA7" w:rsidRDefault="00184EA7" w:rsidP="00184EA7">
      <w:pPr>
        <w:pStyle w:val="ListParagraph"/>
        <w:numPr>
          <w:ilvl w:val="0"/>
          <w:numId w:val="34"/>
        </w:numPr>
        <w:ind w:right="540"/>
        <w:jc w:val="both"/>
        <w:rPr>
          <w:sz w:val="20"/>
          <w:szCs w:val="24"/>
        </w:rPr>
      </w:pPr>
      <w:r>
        <w:rPr>
          <w:sz w:val="20"/>
          <w:szCs w:val="24"/>
        </w:rPr>
        <w:t>Fact tutoring</w:t>
      </w:r>
    </w:p>
    <w:p w14:paraId="38994017" w14:textId="3A4ED727" w:rsidR="00184EA7" w:rsidRPr="00184EA7" w:rsidRDefault="00184EA7" w:rsidP="00184EA7">
      <w:pPr>
        <w:ind w:left="1320" w:right="540"/>
        <w:jc w:val="both"/>
        <w:rPr>
          <w:sz w:val="20"/>
          <w:szCs w:val="24"/>
        </w:rPr>
      </w:pPr>
      <w:r w:rsidRPr="00184EA7">
        <w:rPr>
          <w:noProof/>
          <w:sz w:val="20"/>
          <w:szCs w:val="24"/>
        </w:rPr>
        <w:drawing>
          <wp:inline distT="0" distB="0" distL="0" distR="0" wp14:anchorId="7DA0C13D" wp14:editId="7D362744">
            <wp:extent cx="6084570" cy="501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5379" cy="507696"/>
                    </a:xfrm>
                    <a:prstGeom prst="rect">
                      <a:avLst/>
                    </a:prstGeom>
                  </pic:spPr>
                </pic:pic>
              </a:graphicData>
            </a:graphic>
          </wp:inline>
        </w:drawing>
      </w:r>
    </w:p>
    <w:p w14:paraId="1CE6B0E5" w14:textId="720EB2D8" w:rsidR="00184EA7" w:rsidRDefault="00184EA7" w:rsidP="00E76B0B">
      <w:pPr>
        <w:ind w:left="1320" w:right="540"/>
        <w:jc w:val="both"/>
        <w:rPr>
          <w:sz w:val="20"/>
          <w:szCs w:val="24"/>
        </w:rPr>
      </w:pPr>
    </w:p>
    <w:p w14:paraId="69FC81F0" w14:textId="6BA81F89" w:rsidR="00AA555E" w:rsidRDefault="00CE44FC" w:rsidP="00E76B0B">
      <w:pPr>
        <w:ind w:left="1320" w:right="540"/>
        <w:jc w:val="both"/>
        <w:rPr>
          <w:sz w:val="20"/>
          <w:szCs w:val="24"/>
        </w:rPr>
      </w:pPr>
      <w:r>
        <w:rPr>
          <w:sz w:val="20"/>
          <w:szCs w:val="24"/>
        </w:rPr>
        <w:t>Ano</w:t>
      </w:r>
      <w:r w:rsidR="003D45C3">
        <w:rPr>
          <w:sz w:val="20"/>
          <w:szCs w:val="24"/>
        </w:rPr>
        <w:t>ther</w:t>
      </w:r>
      <w:r>
        <w:rPr>
          <w:sz w:val="20"/>
          <w:szCs w:val="24"/>
        </w:rPr>
        <w:t xml:space="preserve"> part of the</w:t>
      </w:r>
      <w:r w:rsidR="003D45C3">
        <w:rPr>
          <w:sz w:val="20"/>
          <w:szCs w:val="24"/>
        </w:rPr>
        <w:t xml:space="preserve"> </w:t>
      </w:r>
      <w:r w:rsidR="00AA555E">
        <w:rPr>
          <w:sz w:val="20"/>
          <w:szCs w:val="24"/>
        </w:rPr>
        <w:t>data</w:t>
      </w:r>
      <w:r>
        <w:rPr>
          <w:sz w:val="20"/>
          <w:szCs w:val="24"/>
        </w:rPr>
        <w:t xml:space="preserve">, such as </w:t>
      </w:r>
      <w:r w:rsidR="003D45C3">
        <w:rPr>
          <w:sz w:val="20"/>
          <w:szCs w:val="24"/>
        </w:rPr>
        <w:t xml:space="preserve">promotion, </w:t>
      </w:r>
      <w:r w:rsidR="002E382E">
        <w:rPr>
          <w:sz w:val="20"/>
          <w:szCs w:val="24"/>
        </w:rPr>
        <w:t>customer,</w:t>
      </w:r>
      <w:r w:rsidR="003D45C3">
        <w:rPr>
          <w:sz w:val="20"/>
          <w:szCs w:val="24"/>
        </w:rPr>
        <w:t xml:space="preserve"> and sales, after </w:t>
      </w:r>
      <w:r w:rsidR="00AA555E" w:rsidRPr="00AA555E">
        <w:rPr>
          <w:sz w:val="20"/>
          <w:szCs w:val="24"/>
        </w:rPr>
        <w:t>having their tables created according to the script</w:t>
      </w:r>
      <w:r w:rsidR="00AA555E">
        <w:rPr>
          <w:sz w:val="20"/>
          <w:szCs w:val="24"/>
        </w:rPr>
        <w:t xml:space="preserve">, were directly imported in </w:t>
      </w:r>
      <w:proofErr w:type="spellStart"/>
      <w:r w:rsidR="00AA555E">
        <w:rPr>
          <w:sz w:val="20"/>
          <w:szCs w:val="24"/>
        </w:rPr>
        <w:t>PgAdmin</w:t>
      </w:r>
      <w:proofErr w:type="spellEnd"/>
      <w:r w:rsidR="00AA555E">
        <w:rPr>
          <w:sz w:val="20"/>
          <w:szCs w:val="24"/>
        </w:rPr>
        <w:t xml:space="preserve">. </w:t>
      </w:r>
    </w:p>
    <w:p w14:paraId="394B6274" w14:textId="2580DFED" w:rsidR="00623F5D" w:rsidRDefault="00365CB2" w:rsidP="00E76B0B">
      <w:pPr>
        <w:ind w:left="1320" w:right="540"/>
        <w:jc w:val="both"/>
        <w:rPr>
          <w:sz w:val="20"/>
          <w:szCs w:val="24"/>
        </w:rPr>
      </w:pPr>
      <w:r>
        <w:rPr>
          <w:sz w:val="20"/>
          <w:szCs w:val="24"/>
        </w:rPr>
        <w:t>To</w:t>
      </w:r>
      <w:r w:rsidR="00980DD9" w:rsidRPr="00980DD9">
        <w:rPr>
          <w:sz w:val="20"/>
          <w:szCs w:val="24"/>
        </w:rPr>
        <w:t xml:space="preserve"> </w:t>
      </w:r>
      <w:r w:rsidR="00980DD9">
        <w:rPr>
          <w:sz w:val="20"/>
          <w:szCs w:val="24"/>
        </w:rPr>
        <w:t xml:space="preserve">do </w:t>
      </w:r>
      <w:r w:rsidR="00980DD9" w:rsidRPr="00980DD9">
        <w:rPr>
          <w:sz w:val="20"/>
          <w:szCs w:val="24"/>
        </w:rPr>
        <w:t>this, it was important to validate that</w:t>
      </w:r>
      <w:r w:rsidR="00623F5D">
        <w:rPr>
          <w:sz w:val="20"/>
          <w:szCs w:val="24"/>
        </w:rPr>
        <w:t>:</w:t>
      </w:r>
    </w:p>
    <w:p w14:paraId="5DD2ACA7" w14:textId="36868839" w:rsidR="00623F5D" w:rsidRDefault="00551AC0" w:rsidP="00551AC0">
      <w:pPr>
        <w:pStyle w:val="ListParagraph"/>
        <w:numPr>
          <w:ilvl w:val="0"/>
          <w:numId w:val="39"/>
        </w:numPr>
        <w:ind w:right="540"/>
        <w:jc w:val="both"/>
        <w:rPr>
          <w:sz w:val="20"/>
          <w:szCs w:val="24"/>
        </w:rPr>
      </w:pPr>
      <w:r>
        <w:rPr>
          <w:sz w:val="20"/>
          <w:szCs w:val="24"/>
        </w:rPr>
        <w:t>a</w:t>
      </w:r>
      <w:r w:rsidR="00980DD9" w:rsidRPr="00623F5D">
        <w:rPr>
          <w:sz w:val="20"/>
          <w:szCs w:val="24"/>
        </w:rPr>
        <w:t xml:space="preserve">ll data were in the same data type format informed in the </w:t>
      </w:r>
      <w:r w:rsidR="00C03AD5" w:rsidRPr="00623F5D">
        <w:rPr>
          <w:sz w:val="20"/>
          <w:szCs w:val="24"/>
        </w:rPr>
        <w:t>script</w:t>
      </w:r>
      <w:r w:rsidR="00C03AD5">
        <w:rPr>
          <w:sz w:val="20"/>
          <w:szCs w:val="24"/>
        </w:rPr>
        <w:t>.</w:t>
      </w:r>
    </w:p>
    <w:p w14:paraId="3CDEDB04" w14:textId="29F6290C" w:rsidR="00623F5D" w:rsidRDefault="00551AC0" w:rsidP="00551AC0">
      <w:pPr>
        <w:pStyle w:val="ListParagraph"/>
        <w:numPr>
          <w:ilvl w:val="0"/>
          <w:numId w:val="39"/>
        </w:numPr>
        <w:ind w:right="540"/>
        <w:jc w:val="both"/>
        <w:rPr>
          <w:sz w:val="20"/>
          <w:szCs w:val="24"/>
        </w:rPr>
      </w:pPr>
      <w:r>
        <w:rPr>
          <w:sz w:val="20"/>
          <w:szCs w:val="24"/>
        </w:rPr>
        <w:t>t</w:t>
      </w:r>
      <w:r w:rsidR="00980DD9" w:rsidRPr="00623F5D">
        <w:rPr>
          <w:sz w:val="20"/>
          <w:szCs w:val="24"/>
        </w:rPr>
        <w:t>here were no duplicates</w:t>
      </w:r>
      <w:r w:rsidR="0083398E">
        <w:rPr>
          <w:sz w:val="20"/>
          <w:szCs w:val="24"/>
        </w:rPr>
        <w:t xml:space="preserve">, neither null </w:t>
      </w:r>
      <w:r w:rsidR="00980DD9" w:rsidRPr="00623F5D">
        <w:rPr>
          <w:sz w:val="20"/>
          <w:szCs w:val="24"/>
        </w:rPr>
        <w:t xml:space="preserve">in the </w:t>
      </w:r>
      <w:r w:rsidR="00623F5D">
        <w:rPr>
          <w:sz w:val="20"/>
          <w:szCs w:val="24"/>
        </w:rPr>
        <w:t xml:space="preserve">primary </w:t>
      </w:r>
      <w:r w:rsidR="00980DD9" w:rsidRPr="00623F5D">
        <w:rPr>
          <w:sz w:val="20"/>
          <w:szCs w:val="24"/>
        </w:rPr>
        <w:t xml:space="preserve">key </w:t>
      </w:r>
      <w:r w:rsidR="00C03AD5">
        <w:rPr>
          <w:sz w:val="20"/>
          <w:szCs w:val="24"/>
        </w:rPr>
        <w:t>fields.</w:t>
      </w:r>
    </w:p>
    <w:p w14:paraId="781133F1" w14:textId="2C74412B" w:rsidR="00980DD9" w:rsidRDefault="00551AC0" w:rsidP="00551AC0">
      <w:pPr>
        <w:pStyle w:val="ListParagraph"/>
        <w:numPr>
          <w:ilvl w:val="0"/>
          <w:numId w:val="39"/>
        </w:numPr>
        <w:ind w:right="540"/>
        <w:jc w:val="both"/>
        <w:rPr>
          <w:sz w:val="20"/>
          <w:szCs w:val="24"/>
        </w:rPr>
      </w:pPr>
      <w:r>
        <w:rPr>
          <w:sz w:val="20"/>
          <w:szCs w:val="24"/>
        </w:rPr>
        <w:t>t</w:t>
      </w:r>
      <w:r w:rsidR="00623F5D">
        <w:rPr>
          <w:sz w:val="20"/>
          <w:szCs w:val="24"/>
        </w:rPr>
        <w:t>he</w:t>
      </w:r>
      <w:r w:rsidR="00980DD9" w:rsidRPr="00623F5D">
        <w:rPr>
          <w:sz w:val="20"/>
          <w:szCs w:val="24"/>
        </w:rPr>
        <w:t xml:space="preserve"> foreign keys did in fact exist in the source </w:t>
      </w:r>
      <w:r w:rsidR="00C03AD5" w:rsidRPr="00623F5D">
        <w:rPr>
          <w:sz w:val="20"/>
          <w:szCs w:val="24"/>
        </w:rPr>
        <w:t>table</w:t>
      </w:r>
      <w:r w:rsidR="00C03AD5">
        <w:rPr>
          <w:sz w:val="20"/>
          <w:szCs w:val="24"/>
        </w:rPr>
        <w:t>s.</w:t>
      </w:r>
    </w:p>
    <w:p w14:paraId="5142EBF0" w14:textId="044C7D46" w:rsidR="00951291" w:rsidRDefault="00551AC0" w:rsidP="00551AC0">
      <w:pPr>
        <w:pStyle w:val="ListParagraph"/>
        <w:numPr>
          <w:ilvl w:val="0"/>
          <w:numId w:val="39"/>
        </w:numPr>
        <w:ind w:right="540"/>
        <w:jc w:val="both"/>
        <w:rPr>
          <w:sz w:val="20"/>
          <w:szCs w:val="24"/>
        </w:rPr>
      </w:pPr>
      <w:r>
        <w:rPr>
          <w:sz w:val="20"/>
          <w:szCs w:val="24"/>
        </w:rPr>
        <w:t>i</w:t>
      </w:r>
      <w:r w:rsidR="003D0118" w:rsidRPr="003D0118">
        <w:rPr>
          <w:sz w:val="20"/>
          <w:szCs w:val="24"/>
        </w:rPr>
        <w:t xml:space="preserve">t was necessary to </w:t>
      </w:r>
      <w:r w:rsidR="003D0118">
        <w:rPr>
          <w:sz w:val="20"/>
          <w:szCs w:val="24"/>
        </w:rPr>
        <w:t>remove</w:t>
      </w:r>
      <w:r w:rsidR="003D0118" w:rsidRPr="003D0118">
        <w:rPr>
          <w:sz w:val="20"/>
          <w:szCs w:val="24"/>
        </w:rPr>
        <w:t xml:space="preserve"> character formatting settings to distinguish </w:t>
      </w:r>
      <w:r w:rsidR="00C03AD5" w:rsidRPr="003D0118">
        <w:rPr>
          <w:sz w:val="20"/>
          <w:szCs w:val="24"/>
        </w:rPr>
        <w:t>thousands</w:t>
      </w:r>
      <w:r w:rsidR="00C03AD5">
        <w:rPr>
          <w:sz w:val="20"/>
          <w:szCs w:val="24"/>
        </w:rPr>
        <w:t>.</w:t>
      </w:r>
    </w:p>
    <w:p w14:paraId="140A4174" w14:textId="700D7C2D" w:rsidR="003D0118" w:rsidRDefault="00551AC0" w:rsidP="00551AC0">
      <w:pPr>
        <w:pStyle w:val="ListParagraph"/>
        <w:numPr>
          <w:ilvl w:val="0"/>
          <w:numId w:val="39"/>
        </w:numPr>
        <w:ind w:right="540"/>
        <w:jc w:val="both"/>
        <w:rPr>
          <w:sz w:val="20"/>
          <w:szCs w:val="24"/>
        </w:rPr>
      </w:pPr>
      <w:r>
        <w:rPr>
          <w:sz w:val="20"/>
          <w:szCs w:val="24"/>
        </w:rPr>
        <w:t>o</w:t>
      </w:r>
      <w:r w:rsidR="003D0118" w:rsidRPr="003D0118">
        <w:rPr>
          <w:sz w:val="20"/>
          <w:szCs w:val="24"/>
        </w:rPr>
        <w:t>bserve the proper format for importing dates</w:t>
      </w:r>
      <w:r w:rsidR="003D0118">
        <w:rPr>
          <w:sz w:val="20"/>
          <w:szCs w:val="24"/>
        </w:rPr>
        <w:t>.</w:t>
      </w:r>
    </w:p>
    <w:p w14:paraId="5061B69E" w14:textId="77777777" w:rsidR="00D67F6C" w:rsidRDefault="00D67F6C" w:rsidP="00D67F6C">
      <w:pPr>
        <w:pStyle w:val="ListParagraph"/>
        <w:ind w:left="1800" w:right="540"/>
        <w:jc w:val="both"/>
        <w:rPr>
          <w:sz w:val="20"/>
          <w:szCs w:val="24"/>
        </w:rPr>
      </w:pPr>
    </w:p>
    <w:p w14:paraId="1A0E4C49" w14:textId="24F77DF1" w:rsidR="00394E57" w:rsidRPr="00E453D0" w:rsidRDefault="00394E57" w:rsidP="00394E57">
      <w:pPr>
        <w:pStyle w:val="ChapterNumber"/>
        <w:ind w:left="900" w:right="540"/>
        <w:rPr>
          <w:sz w:val="20"/>
          <w:szCs w:val="24"/>
        </w:rPr>
      </w:pPr>
      <w:bookmarkStart w:id="34" w:name="_Toc60923843"/>
      <w:r>
        <w:rPr>
          <w:sz w:val="20"/>
          <w:szCs w:val="24"/>
        </w:rPr>
        <w:t>5</w:t>
      </w:r>
      <w:r w:rsidR="00313BFA">
        <w:rPr>
          <w:sz w:val="20"/>
          <w:szCs w:val="24"/>
        </w:rPr>
        <w:t xml:space="preserve"> </w:t>
      </w:r>
      <w:r w:rsidR="00313BFA">
        <w:rPr>
          <w:sz w:val="28"/>
          <w:szCs w:val="28"/>
        </w:rPr>
        <w:t>Querying</w:t>
      </w:r>
      <w:bookmarkEnd w:id="34"/>
    </w:p>
    <w:p w14:paraId="31915294" w14:textId="4D3648E0" w:rsidR="00394E57" w:rsidRDefault="00394E57" w:rsidP="00394E57">
      <w:pPr>
        <w:spacing w:after="360"/>
        <w:ind w:left="900" w:right="540"/>
        <w:jc w:val="center"/>
        <w:rPr>
          <w:sz w:val="20"/>
          <w:szCs w:val="24"/>
        </w:rPr>
      </w:pPr>
      <w:r>
        <w:rPr>
          <w:noProof/>
        </w:rPr>
        <w:drawing>
          <wp:inline distT="0" distB="0" distL="0" distR="0" wp14:anchorId="0DFC1069" wp14:editId="5BD9CA64">
            <wp:extent cx="128905" cy="135255"/>
            <wp:effectExtent l="0" t="3175"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28905" cy="135255"/>
                    </a:xfrm>
                    <a:prstGeom prst="rect">
                      <a:avLst/>
                    </a:prstGeom>
                    <a:noFill/>
                    <a:ln>
                      <a:noFill/>
                    </a:ln>
                  </pic:spPr>
                </pic:pic>
              </a:graphicData>
            </a:graphic>
          </wp:inline>
        </w:drawing>
      </w:r>
    </w:p>
    <w:p w14:paraId="628C200C" w14:textId="3C07F2E0" w:rsidR="00C810CC" w:rsidRDefault="002F35DF" w:rsidP="009265B2">
      <w:r>
        <w:t>I</w:t>
      </w:r>
      <w:r w:rsidR="00C810CC" w:rsidRPr="00C810CC">
        <w:t>n this chapter we will describe queries performed with the following functions</w:t>
      </w:r>
      <w:r w:rsidR="00452D77">
        <w:t>:</w:t>
      </w:r>
    </w:p>
    <w:p w14:paraId="17FD4375" w14:textId="7DDD0587" w:rsidR="008B0518" w:rsidRDefault="008B0518" w:rsidP="00450F6B">
      <w:pPr>
        <w:pStyle w:val="ListParagraph"/>
        <w:numPr>
          <w:ilvl w:val="0"/>
          <w:numId w:val="40"/>
        </w:numPr>
      </w:pPr>
      <w:r>
        <w:t>GROUP BY extensions: ROLLUP, CUBE, GROUPING SETS</w:t>
      </w:r>
    </w:p>
    <w:p w14:paraId="2329FED1" w14:textId="5B8CF586" w:rsidR="008B0518" w:rsidRDefault="008B0518" w:rsidP="00450F6B">
      <w:pPr>
        <w:pStyle w:val="ListParagraph"/>
        <w:numPr>
          <w:ilvl w:val="0"/>
          <w:numId w:val="40"/>
        </w:numPr>
      </w:pPr>
      <w:r>
        <w:t>Analytic functions: Ranking and percentiles, Reporting and Windowing</w:t>
      </w:r>
    </w:p>
    <w:p w14:paraId="49B4076C" w14:textId="77777777" w:rsidR="00D22E6E" w:rsidRDefault="00D22E6E" w:rsidP="00D22E6E">
      <w:pPr>
        <w:pStyle w:val="ListParagraph"/>
      </w:pPr>
    </w:p>
    <w:p w14:paraId="096E6FAE" w14:textId="77777777" w:rsidR="00511A0C" w:rsidRDefault="00511A0C" w:rsidP="005006D8">
      <w:pPr>
        <w:pStyle w:val="Heading3"/>
        <w:ind w:right="540"/>
        <w:jc w:val="center"/>
        <w:rPr>
          <w:color w:val="0070C0"/>
          <w:sz w:val="28"/>
          <w:szCs w:val="24"/>
        </w:rPr>
      </w:pPr>
    </w:p>
    <w:p w14:paraId="2C75A995" w14:textId="2E979CFD" w:rsidR="005006D8" w:rsidRDefault="005006D8" w:rsidP="005006D8">
      <w:pPr>
        <w:pStyle w:val="Heading3"/>
        <w:ind w:right="540"/>
        <w:jc w:val="center"/>
        <w:rPr>
          <w:color w:val="0070C0"/>
          <w:sz w:val="28"/>
          <w:szCs w:val="24"/>
        </w:rPr>
      </w:pPr>
      <w:bookmarkStart w:id="35" w:name="_Toc60923844"/>
      <w:r>
        <w:rPr>
          <w:color w:val="0070C0"/>
          <w:sz w:val="28"/>
          <w:szCs w:val="24"/>
        </w:rPr>
        <w:t>5.1</w:t>
      </w:r>
      <w:r w:rsidRPr="008C0E2A">
        <w:rPr>
          <w:color w:val="0070C0"/>
          <w:sz w:val="28"/>
          <w:szCs w:val="24"/>
        </w:rPr>
        <w:t xml:space="preserve"> </w:t>
      </w:r>
      <w:r w:rsidR="008B0518">
        <w:t>GROUP BY extensions</w:t>
      </w:r>
      <w:r>
        <w:rPr>
          <w:color w:val="0070C0"/>
          <w:sz w:val="28"/>
          <w:szCs w:val="24"/>
        </w:rPr>
        <w:t xml:space="preserve">: </w:t>
      </w:r>
      <w:r w:rsidRPr="00147922">
        <w:rPr>
          <w:color w:val="0070C0"/>
          <w:sz w:val="28"/>
          <w:szCs w:val="24"/>
        </w:rPr>
        <w:t>ROLLUP, CUBE and GROUPING SETS.</w:t>
      </w:r>
      <w:bookmarkEnd w:id="35"/>
    </w:p>
    <w:p w14:paraId="23CB8DCF" w14:textId="55D7DA65" w:rsidR="001D554D" w:rsidRPr="001D554D" w:rsidRDefault="00CD52DB" w:rsidP="001D554D">
      <w:r w:rsidRPr="00CD52DB">
        <w:t xml:space="preserve">The area responsible for the courses monthly extracts relevant information from the system </w:t>
      </w:r>
      <w:r w:rsidR="00FC2AE1" w:rsidRPr="00CD52DB">
        <w:t>to</w:t>
      </w:r>
      <w:r w:rsidRPr="00CD52DB">
        <w:t xml:space="preserve"> better understand the total sales for each category, sub</w:t>
      </w:r>
      <w:r w:rsidR="0087057B" w:rsidRPr="00CD52DB">
        <w:t>category,</w:t>
      </w:r>
      <w:r w:rsidRPr="00CD52DB">
        <w:t xml:space="preserve"> and level of the courses.</w:t>
      </w:r>
    </w:p>
    <w:p w14:paraId="7BDB7C2A" w14:textId="00B5160B" w:rsidR="008D6187" w:rsidRPr="00261ADD" w:rsidRDefault="00B76565" w:rsidP="008D6187">
      <w:pPr>
        <w:pStyle w:val="ListParagraph"/>
        <w:ind w:left="360"/>
        <w:jc w:val="center"/>
        <w:rPr>
          <w:b/>
          <w:bCs/>
        </w:rPr>
      </w:pPr>
      <w:r>
        <w:rPr>
          <w:b/>
          <w:bCs/>
        </w:rPr>
        <w:t>ROLLUP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7"/>
      </w:tblGrid>
      <w:tr w:rsidR="008D6187" w14:paraId="1C1D5BE0"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E375750" w14:textId="77777777" w:rsidR="008D6187" w:rsidRPr="00B53F4E" w:rsidRDefault="008D6187" w:rsidP="00366D58">
            <w:pPr>
              <w:jc w:val="center"/>
              <w:rPr>
                <w:b/>
                <w:bCs/>
              </w:rPr>
            </w:pPr>
            <w:r w:rsidRPr="00B53F4E">
              <w:rPr>
                <w:b/>
                <w:bCs/>
              </w:rPr>
              <w:t>Natural language</w:t>
            </w:r>
          </w:p>
        </w:tc>
      </w:tr>
      <w:tr w:rsidR="008D6187" w:rsidRPr="00EE50AB" w14:paraId="7F85EA63"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98DD64" w14:textId="0D461D1F" w:rsidR="00EE50AB" w:rsidRDefault="00EE50AB" w:rsidP="00366D58">
            <w:r>
              <w:t xml:space="preserve">Evaluate for the last month, the sales amount and the </w:t>
            </w:r>
            <w:r w:rsidR="00761285">
              <w:t>minutes subscribed</w:t>
            </w:r>
            <w:r>
              <w:t>,</w:t>
            </w:r>
            <w:r w:rsidR="003416E6">
              <w:t xml:space="preserve"> </w:t>
            </w:r>
            <w:r>
              <w:t xml:space="preserve">according to </w:t>
            </w:r>
            <w:r w:rsidR="00C00DDD">
              <w:t>the</w:t>
            </w:r>
            <w:r>
              <w:t xml:space="preserve"> category, </w:t>
            </w:r>
            <w:proofErr w:type="gramStart"/>
            <w:r w:rsidR="00761285">
              <w:t>subcategory</w:t>
            </w:r>
            <w:proofErr w:type="gramEnd"/>
            <w:r>
              <w:t xml:space="preserve"> and level</w:t>
            </w:r>
            <w:r w:rsidR="0002017A">
              <w:t xml:space="preserve"> of the courses</w:t>
            </w:r>
            <w:r>
              <w:t>.</w:t>
            </w:r>
          </w:p>
          <w:p w14:paraId="0306E817" w14:textId="6C08CEA3" w:rsidR="0002017A" w:rsidRDefault="00390868" w:rsidP="00366D58">
            <w:r>
              <w:t xml:space="preserve">Filters: </w:t>
            </w:r>
            <w:r w:rsidR="00D24F1E">
              <w:t>month</w:t>
            </w:r>
            <w:r>
              <w:t xml:space="preserve"> (11/2020), categories (‘</w:t>
            </w:r>
            <w:r w:rsidR="003416E6">
              <w:t>Language Learning</w:t>
            </w:r>
            <w:r>
              <w:t>”)</w:t>
            </w:r>
          </w:p>
          <w:p w14:paraId="67F10A76" w14:textId="3B7911B1" w:rsidR="00CD7681" w:rsidRDefault="00390868" w:rsidP="00366D58">
            <w:r>
              <w:t xml:space="preserve">Computes and combines the </w:t>
            </w:r>
            <w:r w:rsidR="00E20697">
              <w:t>3</w:t>
            </w:r>
            <w:r>
              <w:t xml:space="preserve"> groupings</w:t>
            </w:r>
            <w:r w:rsidR="00CD7681">
              <w:t>:</w:t>
            </w:r>
          </w:p>
          <w:p w14:paraId="70FA539E" w14:textId="7D55BBC9" w:rsidR="003416E6" w:rsidRDefault="009661AF" w:rsidP="00CD7681">
            <w:pPr>
              <w:pStyle w:val="ListParagraph"/>
              <w:numPr>
                <w:ilvl w:val="0"/>
                <w:numId w:val="26"/>
              </w:numPr>
            </w:pPr>
            <w:r>
              <w:t>c</w:t>
            </w:r>
            <w:r w:rsidR="003416E6">
              <w:t xml:space="preserve">ategory, </w:t>
            </w:r>
            <w:r w:rsidR="002461FF">
              <w:t>subcategory,</w:t>
            </w:r>
            <w:r w:rsidR="003416E6">
              <w:t xml:space="preserve"> and level of the courses</w:t>
            </w:r>
          </w:p>
          <w:p w14:paraId="35F57AFF" w14:textId="6E847BFC" w:rsidR="003416E6" w:rsidRDefault="009661AF" w:rsidP="003416E6">
            <w:pPr>
              <w:pStyle w:val="ListParagraph"/>
              <w:numPr>
                <w:ilvl w:val="0"/>
                <w:numId w:val="26"/>
              </w:numPr>
            </w:pPr>
            <w:r>
              <w:t>c</w:t>
            </w:r>
            <w:r w:rsidR="003416E6">
              <w:t xml:space="preserve">ategory, </w:t>
            </w:r>
            <w:r>
              <w:t>subcategory</w:t>
            </w:r>
          </w:p>
          <w:p w14:paraId="2D5A629D" w14:textId="05639186" w:rsidR="00390868" w:rsidRPr="00EE50AB" w:rsidRDefault="009661AF" w:rsidP="003416E6">
            <w:pPr>
              <w:pStyle w:val="ListParagraph"/>
              <w:numPr>
                <w:ilvl w:val="0"/>
                <w:numId w:val="26"/>
              </w:numPr>
            </w:pPr>
            <w:r>
              <w:t>c</w:t>
            </w:r>
            <w:r w:rsidR="003416E6">
              <w:t>ategory</w:t>
            </w:r>
          </w:p>
        </w:tc>
      </w:tr>
      <w:tr w:rsidR="008D6187" w:rsidRPr="00EE50AB" w14:paraId="28DAE6F4" w14:textId="77777777" w:rsidTr="00366D58">
        <w:tc>
          <w:tcPr>
            <w:tcW w:w="10627" w:type="dxa"/>
            <w:tcBorders>
              <w:top w:val="single" w:sz="4" w:space="0" w:color="808080" w:themeColor="background1" w:themeShade="80"/>
              <w:bottom w:val="single" w:sz="4" w:space="0" w:color="808080" w:themeColor="background1" w:themeShade="80"/>
            </w:tcBorders>
          </w:tcPr>
          <w:p w14:paraId="4F7DD17F" w14:textId="77777777" w:rsidR="008D6187" w:rsidRPr="00EE50AB" w:rsidRDefault="008D6187" w:rsidP="00366D58">
            <w:pPr>
              <w:jc w:val="center"/>
              <w:rPr>
                <w:b/>
                <w:bCs/>
                <w:lang w:val="en-GB"/>
              </w:rPr>
            </w:pPr>
          </w:p>
        </w:tc>
      </w:tr>
      <w:tr w:rsidR="008D6187" w14:paraId="1AF9FE2D"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DAF51B" w14:textId="77777777" w:rsidR="008D6187" w:rsidRPr="00B53F4E" w:rsidRDefault="008D6187" w:rsidP="00366D58">
            <w:pPr>
              <w:jc w:val="center"/>
              <w:rPr>
                <w:b/>
                <w:bCs/>
              </w:rPr>
            </w:pPr>
            <w:r w:rsidRPr="00B53F4E">
              <w:rPr>
                <w:b/>
                <w:bCs/>
              </w:rPr>
              <w:t>SQL codes</w:t>
            </w:r>
          </w:p>
        </w:tc>
      </w:tr>
      <w:tr w:rsidR="008D6187" w14:paraId="1AFB4CD4"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C999D4" w14:textId="26A4B6F0" w:rsidR="00150899" w:rsidRDefault="002028F3" w:rsidP="00150899">
            <w:r>
              <w:t>select case when grouping (category)=1 then '*' else category end,</w:t>
            </w:r>
          </w:p>
          <w:p w14:paraId="591F11E9" w14:textId="71846AA2" w:rsidR="00150899" w:rsidRDefault="002028F3" w:rsidP="00150899">
            <w:r>
              <w:t>case when grouping (</w:t>
            </w:r>
            <w:proofErr w:type="spellStart"/>
            <w:r>
              <w:t>sub_</w:t>
            </w:r>
            <w:proofErr w:type="gramStart"/>
            <w:r>
              <w:t>category</w:t>
            </w:r>
            <w:proofErr w:type="spellEnd"/>
            <w:r>
              <w:t>)=</w:t>
            </w:r>
            <w:proofErr w:type="gramEnd"/>
            <w:r>
              <w:t xml:space="preserve">1 then '*' else </w:t>
            </w:r>
            <w:proofErr w:type="spellStart"/>
            <w:r>
              <w:t>sub_category</w:t>
            </w:r>
            <w:proofErr w:type="spellEnd"/>
            <w:r>
              <w:t xml:space="preserve"> end,</w:t>
            </w:r>
          </w:p>
          <w:p w14:paraId="17FF04D1" w14:textId="778B44C8" w:rsidR="00150899" w:rsidRDefault="002028F3" w:rsidP="00150899">
            <w:r>
              <w:t>case when grouping (</w:t>
            </w:r>
            <w:proofErr w:type="spellStart"/>
            <w:r>
              <w:t>course_</w:t>
            </w:r>
            <w:proofErr w:type="gramStart"/>
            <w:r>
              <w:t>level</w:t>
            </w:r>
            <w:proofErr w:type="spellEnd"/>
            <w:r>
              <w:t>)=</w:t>
            </w:r>
            <w:proofErr w:type="gramEnd"/>
            <w:r>
              <w:t xml:space="preserve">1 then '*' else </w:t>
            </w:r>
            <w:proofErr w:type="spellStart"/>
            <w:r>
              <w:t>course_level</w:t>
            </w:r>
            <w:proofErr w:type="spellEnd"/>
            <w:r>
              <w:t xml:space="preserve"> end,</w:t>
            </w:r>
          </w:p>
          <w:p w14:paraId="2D68925B" w14:textId="41B3A1DD" w:rsidR="00150899" w:rsidRDefault="002028F3" w:rsidP="00150899">
            <w:r>
              <w:t>sum (</w:t>
            </w:r>
            <w:proofErr w:type="spellStart"/>
            <w:r>
              <w:t>sales_dollar</w:t>
            </w:r>
            <w:proofErr w:type="spellEnd"/>
            <w:r>
              <w:t xml:space="preserve">) as </w:t>
            </w:r>
            <w:proofErr w:type="spellStart"/>
            <w:r>
              <w:t>sales_dollar</w:t>
            </w:r>
            <w:proofErr w:type="spellEnd"/>
            <w:r>
              <w:t>, sum (</w:t>
            </w:r>
            <w:proofErr w:type="spellStart"/>
            <w:r>
              <w:t>minutes_subscribed</w:t>
            </w:r>
            <w:proofErr w:type="spellEnd"/>
            <w:r>
              <w:t xml:space="preserve">) as </w:t>
            </w:r>
            <w:proofErr w:type="spellStart"/>
            <w:r>
              <w:t>minutes_subscribed</w:t>
            </w:r>
            <w:proofErr w:type="spellEnd"/>
            <w:r>
              <w:t xml:space="preserve">, </w:t>
            </w:r>
          </w:p>
          <w:p w14:paraId="1FC36B07" w14:textId="1BD36A72" w:rsidR="00150899" w:rsidRDefault="002028F3" w:rsidP="00150899">
            <w:r>
              <w:t xml:space="preserve">grouping (category, </w:t>
            </w:r>
            <w:proofErr w:type="spellStart"/>
            <w:r>
              <w:t>sub_category</w:t>
            </w:r>
            <w:proofErr w:type="spellEnd"/>
            <w:r>
              <w:t xml:space="preserve">, </w:t>
            </w:r>
            <w:proofErr w:type="spellStart"/>
            <w:r>
              <w:t>course_level</w:t>
            </w:r>
            <w:proofErr w:type="spellEnd"/>
            <w:r>
              <w:t xml:space="preserve">) as </w:t>
            </w:r>
            <w:proofErr w:type="spellStart"/>
            <w:r>
              <w:t>csl</w:t>
            </w:r>
            <w:proofErr w:type="spellEnd"/>
          </w:p>
          <w:p w14:paraId="26EDA756" w14:textId="64F3BE5E" w:rsidR="00150899" w:rsidRDefault="002028F3" w:rsidP="00150899">
            <w:r>
              <w:t xml:space="preserve">from </w:t>
            </w:r>
            <w:proofErr w:type="spellStart"/>
            <w:r>
              <w:t>fact_sales</w:t>
            </w:r>
            <w:proofErr w:type="spellEnd"/>
            <w:r>
              <w:t xml:space="preserve"> join </w:t>
            </w:r>
            <w:proofErr w:type="spellStart"/>
            <w:r>
              <w:t>dim_course</w:t>
            </w:r>
            <w:proofErr w:type="spellEnd"/>
            <w:r>
              <w:t xml:space="preserve"> using (</w:t>
            </w:r>
            <w:proofErr w:type="spellStart"/>
            <w:r>
              <w:t>course_id</w:t>
            </w:r>
            <w:proofErr w:type="spellEnd"/>
            <w:r>
              <w:t xml:space="preserve">) join </w:t>
            </w:r>
            <w:proofErr w:type="spellStart"/>
            <w:r>
              <w:t>dim_date</w:t>
            </w:r>
            <w:proofErr w:type="spellEnd"/>
            <w:r>
              <w:t xml:space="preserve"> using (</w:t>
            </w:r>
            <w:proofErr w:type="spellStart"/>
            <w:r>
              <w:t>date_id</w:t>
            </w:r>
            <w:proofErr w:type="spellEnd"/>
            <w:r>
              <w:t>)</w:t>
            </w:r>
          </w:p>
          <w:p w14:paraId="06396623" w14:textId="712C2241" w:rsidR="00150899" w:rsidRDefault="002028F3" w:rsidP="00150899">
            <w:r>
              <w:t>where year = 2020</w:t>
            </w:r>
          </w:p>
          <w:p w14:paraId="631002A9" w14:textId="1E9CDCF0" w:rsidR="00150899" w:rsidRDefault="002028F3" w:rsidP="00150899">
            <w:r>
              <w:t>and month in (11)</w:t>
            </w:r>
          </w:p>
          <w:p w14:paraId="78430534" w14:textId="32681520" w:rsidR="00150899" w:rsidRDefault="002028F3" w:rsidP="00150899">
            <w:r>
              <w:t>and category in ('language learning')</w:t>
            </w:r>
          </w:p>
          <w:p w14:paraId="0E7AE04B" w14:textId="51844D22" w:rsidR="001D1EEA" w:rsidRDefault="002028F3" w:rsidP="00150899">
            <w:r>
              <w:t>group by category, rollup (</w:t>
            </w:r>
            <w:proofErr w:type="spellStart"/>
            <w:r>
              <w:t>sub_category</w:t>
            </w:r>
            <w:proofErr w:type="spellEnd"/>
            <w:r>
              <w:t xml:space="preserve">, </w:t>
            </w:r>
            <w:proofErr w:type="spellStart"/>
            <w:r>
              <w:t>course_level</w:t>
            </w:r>
            <w:proofErr w:type="spellEnd"/>
            <w:r>
              <w:t>)</w:t>
            </w:r>
          </w:p>
        </w:tc>
      </w:tr>
      <w:tr w:rsidR="008D6187" w14:paraId="007900D1" w14:textId="77777777" w:rsidTr="00366D58">
        <w:tc>
          <w:tcPr>
            <w:tcW w:w="10627" w:type="dxa"/>
            <w:tcBorders>
              <w:top w:val="single" w:sz="4" w:space="0" w:color="808080" w:themeColor="background1" w:themeShade="80"/>
              <w:bottom w:val="single" w:sz="4" w:space="0" w:color="808080" w:themeColor="background1" w:themeShade="80"/>
            </w:tcBorders>
          </w:tcPr>
          <w:p w14:paraId="35BF219B" w14:textId="77777777" w:rsidR="008D6187" w:rsidRPr="00B53F4E" w:rsidRDefault="008D6187" w:rsidP="00366D58">
            <w:pPr>
              <w:rPr>
                <w:b/>
                <w:bCs/>
              </w:rPr>
            </w:pPr>
          </w:p>
        </w:tc>
      </w:tr>
      <w:tr w:rsidR="008D6187" w14:paraId="37EFE58C"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D210CAC" w14:textId="77777777" w:rsidR="008D6187" w:rsidRPr="00B53F4E" w:rsidRDefault="008D6187" w:rsidP="00366D58">
            <w:pPr>
              <w:jc w:val="center"/>
              <w:rPr>
                <w:b/>
                <w:bCs/>
              </w:rPr>
            </w:pPr>
            <w:r w:rsidRPr="00B53F4E">
              <w:rPr>
                <w:b/>
                <w:bCs/>
              </w:rPr>
              <w:t>Results</w:t>
            </w:r>
          </w:p>
        </w:tc>
      </w:tr>
      <w:tr w:rsidR="008D6187" w14:paraId="5D91FE7E"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tbl>
            <w:tblPr>
              <w:tblW w:w="7356" w:type="dxa"/>
              <w:jc w:val="center"/>
              <w:tblLook w:val="04A0" w:firstRow="1" w:lastRow="0" w:firstColumn="1" w:lastColumn="0" w:noHBand="0" w:noVBand="1"/>
            </w:tblPr>
            <w:tblGrid>
              <w:gridCol w:w="1595"/>
              <w:gridCol w:w="1480"/>
              <w:gridCol w:w="1280"/>
              <w:gridCol w:w="1009"/>
              <w:gridCol w:w="1552"/>
              <w:gridCol w:w="440"/>
            </w:tblGrid>
            <w:tr w:rsidR="00AB1F65" w:rsidRPr="00AB1F65" w14:paraId="61211106" w14:textId="77777777" w:rsidTr="009D2C7D">
              <w:trPr>
                <w:trHeight w:val="288"/>
                <w:jc w:val="center"/>
              </w:trPr>
              <w:tc>
                <w:tcPr>
                  <w:tcW w:w="1595" w:type="dxa"/>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660EDC5F" w14:textId="77777777" w:rsidR="00AB1F65" w:rsidRPr="00AB1F65" w:rsidRDefault="00AB1F65" w:rsidP="00AB1F65">
                  <w:pPr>
                    <w:spacing w:after="0" w:line="240" w:lineRule="auto"/>
                    <w:rPr>
                      <w:rFonts w:ascii="Calibri" w:eastAsia="Times New Roman" w:hAnsi="Calibri" w:cs="Calibri"/>
                      <w:b/>
                      <w:bCs/>
                      <w:color w:val="000000"/>
                      <w:sz w:val="16"/>
                      <w:szCs w:val="16"/>
                      <w:lang w:val="en-GB" w:eastAsia="en-GB"/>
                    </w:rPr>
                  </w:pPr>
                  <w:r w:rsidRPr="00AB1F65">
                    <w:rPr>
                      <w:rFonts w:ascii="Calibri" w:eastAsia="Times New Roman" w:hAnsi="Calibri" w:cs="Calibri"/>
                      <w:b/>
                      <w:bCs/>
                      <w:color w:val="000000"/>
                      <w:sz w:val="16"/>
                      <w:szCs w:val="16"/>
                      <w:lang w:val="en-GB" w:eastAsia="en-GB"/>
                    </w:rPr>
                    <w:t>category</w:t>
                  </w:r>
                </w:p>
              </w:tc>
              <w:tc>
                <w:tcPr>
                  <w:tcW w:w="1480" w:type="dxa"/>
                  <w:tcBorders>
                    <w:top w:val="single" w:sz="4" w:space="0" w:color="808080"/>
                    <w:left w:val="nil"/>
                    <w:bottom w:val="single" w:sz="4" w:space="0" w:color="808080"/>
                    <w:right w:val="single" w:sz="4" w:space="0" w:color="808080"/>
                  </w:tcBorders>
                  <w:shd w:val="clear" w:color="auto" w:fill="auto"/>
                  <w:noWrap/>
                  <w:vAlign w:val="bottom"/>
                  <w:hideMark/>
                </w:tcPr>
                <w:p w14:paraId="632910F6" w14:textId="77777777" w:rsidR="00AB1F65" w:rsidRPr="00AB1F65" w:rsidRDefault="00AB1F65" w:rsidP="00AB1F65">
                  <w:pPr>
                    <w:spacing w:after="0" w:line="240" w:lineRule="auto"/>
                    <w:rPr>
                      <w:rFonts w:ascii="Calibri" w:eastAsia="Times New Roman" w:hAnsi="Calibri" w:cs="Calibri"/>
                      <w:b/>
                      <w:bCs/>
                      <w:color w:val="000000"/>
                      <w:sz w:val="16"/>
                      <w:szCs w:val="16"/>
                      <w:lang w:val="en-GB" w:eastAsia="en-GB"/>
                    </w:rPr>
                  </w:pPr>
                  <w:proofErr w:type="spellStart"/>
                  <w:r w:rsidRPr="00AB1F65">
                    <w:rPr>
                      <w:rFonts w:ascii="Calibri" w:eastAsia="Times New Roman" w:hAnsi="Calibri" w:cs="Calibri"/>
                      <w:b/>
                      <w:bCs/>
                      <w:color w:val="000000"/>
                      <w:sz w:val="16"/>
                      <w:szCs w:val="16"/>
                      <w:lang w:val="en-GB" w:eastAsia="en-GB"/>
                    </w:rPr>
                    <w:t>sub_category</w:t>
                  </w:r>
                  <w:proofErr w:type="spellEnd"/>
                </w:p>
              </w:tc>
              <w:tc>
                <w:tcPr>
                  <w:tcW w:w="1280" w:type="dxa"/>
                  <w:tcBorders>
                    <w:top w:val="single" w:sz="4" w:space="0" w:color="808080"/>
                    <w:left w:val="nil"/>
                    <w:bottom w:val="single" w:sz="4" w:space="0" w:color="808080"/>
                    <w:right w:val="single" w:sz="4" w:space="0" w:color="808080"/>
                  </w:tcBorders>
                  <w:shd w:val="clear" w:color="auto" w:fill="auto"/>
                  <w:noWrap/>
                  <w:vAlign w:val="bottom"/>
                  <w:hideMark/>
                </w:tcPr>
                <w:p w14:paraId="397C8F26" w14:textId="77777777" w:rsidR="00AB1F65" w:rsidRPr="00AB1F65" w:rsidRDefault="00AB1F65" w:rsidP="00AB1F65">
                  <w:pPr>
                    <w:spacing w:after="0" w:line="240" w:lineRule="auto"/>
                    <w:rPr>
                      <w:rFonts w:ascii="Calibri" w:eastAsia="Times New Roman" w:hAnsi="Calibri" w:cs="Calibri"/>
                      <w:b/>
                      <w:bCs/>
                      <w:color w:val="000000"/>
                      <w:sz w:val="16"/>
                      <w:szCs w:val="16"/>
                      <w:lang w:val="en-GB" w:eastAsia="en-GB"/>
                    </w:rPr>
                  </w:pPr>
                  <w:proofErr w:type="spellStart"/>
                  <w:r w:rsidRPr="00AB1F65">
                    <w:rPr>
                      <w:rFonts w:ascii="Calibri" w:eastAsia="Times New Roman" w:hAnsi="Calibri" w:cs="Calibri"/>
                      <w:b/>
                      <w:bCs/>
                      <w:color w:val="000000"/>
                      <w:sz w:val="16"/>
                      <w:szCs w:val="16"/>
                      <w:lang w:val="en-GB" w:eastAsia="en-GB"/>
                    </w:rPr>
                    <w:t>course_level</w:t>
                  </w:r>
                  <w:proofErr w:type="spellEnd"/>
                </w:p>
              </w:tc>
              <w:tc>
                <w:tcPr>
                  <w:tcW w:w="1009" w:type="dxa"/>
                  <w:tcBorders>
                    <w:top w:val="single" w:sz="4" w:space="0" w:color="808080"/>
                    <w:left w:val="nil"/>
                    <w:bottom w:val="single" w:sz="4" w:space="0" w:color="808080"/>
                    <w:right w:val="single" w:sz="4" w:space="0" w:color="808080"/>
                  </w:tcBorders>
                  <w:shd w:val="clear" w:color="auto" w:fill="auto"/>
                  <w:noWrap/>
                  <w:vAlign w:val="bottom"/>
                  <w:hideMark/>
                </w:tcPr>
                <w:p w14:paraId="7A8C8037" w14:textId="77777777" w:rsidR="00AB1F65" w:rsidRPr="00AB1F65" w:rsidRDefault="00AB1F65" w:rsidP="00AB1F65">
                  <w:pPr>
                    <w:spacing w:after="0" w:line="240" w:lineRule="auto"/>
                    <w:rPr>
                      <w:rFonts w:ascii="Calibri" w:eastAsia="Times New Roman" w:hAnsi="Calibri" w:cs="Calibri"/>
                      <w:b/>
                      <w:bCs/>
                      <w:color w:val="000000"/>
                      <w:sz w:val="16"/>
                      <w:szCs w:val="16"/>
                      <w:lang w:val="en-GB" w:eastAsia="en-GB"/>
                    </w:rPr>
                  </w:pPr>
                  <w:proofErr w:type="spellStart"/>
                  <w:r w:rsidRPr="00AB1F65">
                    <w:rPr>
                      <w:rFonts w:ascii="Calibri" w:eastAsia="Times New Roman" w:hAnsi="Calibri" w:cs="Calibri"/>
                      <w:b/>
                      <w:bCs/>
                      <w:color w:val="000000"/>
                      <w:sz w:val="16"/>
                      <w:szCs w:val="16"/>
                      <w:lang w:val="en-GB" w:eastAsia="en-GB"/>
                    </w:rPr>
                    <w:t>sales_dollar</w:t>
                  </w:r>
                  <w:proofErr w:type="spellEnd"/>
                </w:p>
              </w:tc>
              <w:tc>
                <w:tcPr>
                  <w:tcW w:w="1552" w:type="dxa"/>
                  <w:tcBorders>
                    <w:top w:val="single" w:sz="4" w:space="0" w:color="808080"/>
                    <w:left w:val="nil"/>
                    <w:bottom w:val="single" w:sz="4" w:space="0" w:color="808080"/>
                    <w:right w:val="single" w:sz="4" w:space="0" w:color="808080"/>
                  </w:tcBorders>
                  <w:shd w:val="clear" w:color="auto" w:fill="auto"/>
                  <w:noWrap/>
                  <w:vAlign w:val="bottom"/>
                  <w:hideMark/>
                </w:tcPr>
                <w:p w14:paraId="7B1FAEE5" w14:textId="77777777" w:rsidR="00AB1F65" w:rsidRPr="00AB1F65" w:rsidRDefault="00AB1F65" w:rsidP="00AB1F65">
                  <w:pPr>
                    <w:spacing w:after="0" w:line="240" w:lineRule="auto"/>
                    <w:rPr>
                      <w:rFonts w:ascii="Calibri" w:eastAsia="Times New Roman" w:hAnsi="Calibri" w:cs="Calibri"/>
                      <w:b/>
                      <w:bCs/>
                      <w:color w:val="000000"/>
                      <w:sz w:val="16"/>
                      <w:szCs w:val="16"/>
                      <w:lang w:val="en-GB" w:eastAsia="en-GB"/>
                    </w:rPr>
                  </w:pPr>
                  <w:proofErr w:type="spellStart"/>
                  <w:r w:rsidRPr="00AB1F65">
                    <w:rPr>
                      <w:rFonts w:ascii="Calibri" w:eastAsia="Times New Roman" w:hAnsi="Calibri" w:cs="Calibri"/>
                      <w:b/>
                      <w:bCs/>
                      <w:color w:val="000000"/>
                      <w:sz w:val="16"/>
                      <w:szCs w:val="16"/>
                      <w:lang w:val="en-GB" w:eastAsia="en-GB"/>
                    </w:rPr>
                    <w:t>minutes_subscribed</w:t>
                  </w:r>
                  <w:proofErr w:type="spellEnd"/>
                </w:p>
              </w:tc>
              <w:tc>
                <w:tcPr>
                  <w:tcW w:w="440" w:type="dxa"/>
                  <w:tcBorders>
                    <w:top w:val="single" w:sz="4" w:space="0" w:color="808080"/>
                    <w:left w:val="nil"/>
                    <w:bottom w:val="single" w:sz="4" w:space="0" w:color="808080"/>
                    <w:right w:val="single" w:sz="4" w:space="0" w:color="808080"/>
                  </w:tcBorders>
                  <w:shd w:val="clear" w:color="auto" w:fill="auto"/>
                  <w:noWrap/>
                  <w:vAlign w:val="bottom"/>
                  <w:hideMark/>
                </w:tcPr>
                <w:p w14:paraId="09857D35" w14:textId="77777777" w:rsidR="00AB1F65" w:rsidRPr="00AB1F65" w:rsidRDefault="00AB1F65" w:rsidP="00AB1F65">
                  <w:pPr>
                    <w:spacing w:after="0" w:line="240" w:lineRule="auto"/>
                    <w:rPr>
                      <w:rFonts w:ascii="Calibri" w:eastAsia="Times New Roman" w:hAnsi="Calibri" w:cs="Calibri"/>
                      <w:b/>
                      <w:bCs/>
                      <w:color w:val="000000"/>
                      <w:sz w:val="16"/>
                      <w:szCs w:val="16"/>
                      <w:lang w:val="en-GB" w:eastAsia="en-GB"/>
                    </w:rPr>
                  </w:pPr>
                  <w:proofErr w:type="spellStart"/>
                  <w:r w:rsidRPr="00AB1F65">
                    <w:rPr>
                      <w:rFonts w:ascii="Calibri" w:eastAsia="Times New Roman" w:hAnsi="Calibri" w:cs="Calibri"/>
                      <w:b/>
                      <w:bCs/>
                      <w:color w:val="000000"/>
                      <w:sz w:val="16"/>
                      <w:szCs w:val="16"/>
                      <w:lang w:val="en-GB" w:eastAsia="en-GB"/>
                    </w:rPr>
                    <w:t>csl</w:t>
                  </w:r>
                  <w:proofErr w:type="spellEnd"/>
                </w:p>
              </w:tc>
            </w:tr>
            <w:tr w:rsidR="00AB1F65" w:rsidRPr="00AB1F65" w14:paraId="3C1A7B1B" w14:textId="77777777" w:rsidTr="009D2C7D">
              <w:trPr>
                <w:trHeight w:val="288"/>
                <w:jc w:val="center"/>
              </w:trPr>
              <w:tc>
                <w:tcPr>
                  <w:tcW w:w="1595" w:type="dxa"/>
                  <w:tcBorders>
                    <w:top w:val="nil"/>
                    <w:left w:val="single" w:sz="4" w:space="0" w:color="808080"/>
                    <w:bottom w:val="single" w:sz="4" w:space="0" w:color="808080"/>
                    <w:right w:val="single" w:sz="4" w:space="0" w:color="808080"/>
                  </w:tcBorders>
                  <w:shd w:val="clear" w:color="auto" w:fill="auto"/>
                  <w:noWrap/>
                  <w:vAlign w:val="bottom"/>
                  <w:hideMark/>
                </w:tcPr>
                <w:p w14:paraId="4C970AEA" w14:textId="77777777" w:rsidR="00AB1F65" w:rsidRPr="00AB1F65" w:rsidRDefault="00AB1F65" w:rsidP="00AB1F65">
                  <w:pPr>
                    <w:spacing w:after="0" w:line="240" w:lineRule="auto"/>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Language Learning</w:t>
                  </w:r>
                </w:p>
              </w:tc>
              <w:tc>
                <w:tcPr>
                  <w:tcW w:w="1480" w:type="dxa"/>
                  <w:tcBorders>
                    <w:top w:val="nil"/>
                    <w:left w:val="nil"/>
                    <w:bottom w:val="single" w:sz="4" w:space="0" w:color="808080"/>
                    <w:right w:val="single" w:sz="4" w:space="0" w:color="808080"/>
                  </w:tcBorders>
                  <w:shd w:val="clear" w:color="auto" w:fill="auto"/>
                  <w:noWrap/>
                  <w:vAlign w:val="bottom"/>
                  <w:hideMark/>
                </w:tcPr>
                <w:p w14:paraId="598A96E3" w14:textId="77777777" w:rsidR="00AB1F65" w:rsidRPr="00AB1F65" w:rsidRDefault="00AB1F65" w:rsidP="00AB1F65">
                  <w:pPr>
                    <w:spacing w:after="0" w:line="240" w:lineRule="auto"/>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Learning English</w:t>
                  </w:r>
                </w:p>
              </w:tc>
              <w:tc>
                <w:tcPr>
                  <w:tcW w:w="1280" w:type="dxa"/>
                  <w:tcBorders>
                    <w:top w:val="nil"/>
                    <w:left w:val="nil"/>
                    <w:bottom w:val="single" w:sz="4" w:space="0" w:color="808080"/>
                    <w:right w:val="single" w:sz="4" w:space="0" w:color="808080"/>
                  </w:tcBorders>
                  <w:shd w:val="clear" w:color="auto" w:fill="auto"/>
                  <w:noWrap/>
                  <w:vAlign w:val="bottom"/>
                  <w:hideMark/>
                </w:tcPr>
                <w:p w14:paraId="34CB612D" w14:textId="77777777" w:rsidR="00AB1F65" w:rsidRPr="00AB1F65" w:rsidRDefault="00AB1F65" w:rsidP="00AB1F65">
                  <w:pPr>
                    <w:spacing w:after="0" w:line="240" w:lineRule="auto"/>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Advanced Level</w:t>
                  </w:r>
                </w:p>
              </w:tc>
              <w:tc>
                <w:tcPr>
                  <w:tcW w:w="1009" w:type="dxa"/>
                  <w:tcBorders>
                    <w:top w:val="nil"/>
                    <w:left w:val="nil"/>
                    <w:bottom w:val="single" w:sz="4" w:space="0" w:color="808080"/>
                    <w:right w:val="single" w:sz="4" w:space="0" w:color="808080"/>
                  </w:tcBorders>
                  <w:shd w:val="clear" w:color="auto" w:fill="auto"/>
                  <w:noWrap/>
                  <w:vAlign w:val="bottom"/>
                  <w:hideMark/>
                </w:tcPr>
                <w:p w14:paraId="795BC599"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27000</w:t>
                  </w:r>
                </w:p>
              </w:tc>
              <w:tc>
                <w:tcPr>
                  <w:tcW w:w="1552" w:type="dxa"/>
                  <w:tcBorders>
                    <w:top w:val="nil"/>
                    <w:left w:val="nil"/>
                    <w:bottom w:val="single" w:sz="4" w:space="0" w:color="808080"/>
                    <w:right w:val="single" w:sz="4" w:space="0" w:color="808080"/>
                  </w:tcBorders>
                  <w:shd w:val="clear" w:color="auto" w:fill="auto"/>
                  <w:noWrap/>
                  <w:vAlign w:val="bottom"/>
                  <w:hideMark/>
                </w:tcPr>
                <w:p w14:paraId="50B87F02"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9000</w:t>
                  </w:r>
                </w:p>
              </w:tc>
              <w:tc>
                <w:tcPr>
                  <w:tcW w:w="440" w:type="dxa"/>
                  <w:tcBorders>
                    <w:top w:val="nil"/>
                    <w:left w:val="nil"/>
                    <w:bottom w:val="single" w:sz="4" w:space="0" w:color="808080"/>
                    <w:right w:val="single" w:sz="4" w:space="0" w:color="808080"/>
                  </w:tcBorders>
                  <w:shd w:val="clear" w:color="auto" w:fill="auto"/>
                  <w:noWrap/>
                  <w:vAlign w:val="bottom"/>
                  <w:hideMark/>
                </w:tcPr>
                <w:p w14:paraId="50ED5674"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0</w:t>
                  </w:r>
                </w:p>
              </w:tc>
            </w:tr>
            <w:tr w:rsidR="00AB1F65" w:rsidRPr="00AB1F65" w14:paraId="0D782183" w14:textId="77777777" w:rsidTr="009D2C7D">
              <w:trPr>
                <w:trHeight w:val="288"/>
                <w:jc w:val="center"/>
              </w:trPr>
              <w:tc>
                <w:tcPr>
                  <w:tcW w:w="1595" w:type="dxa"/>
                  <w:tcBorders>
                    <w:top w:val="nil"/>
                    <w:left w:val="single" w:sz="4" w:space="0" w:color="808080"/>
                    <w:bottom w:val="single" w:sz="4" w:space="0" w:color="808080"/>
                    <w:right w:val="single" w:sz="4" w:space="0" w:color="808080"/>
                  </w:tcBorders>
                  <w:shd w:val="clear" w:color="auto" w:fill="auto"/>
                  <w:noWrap/>
                  <w:vAlign w:val="bottom"/>
                  <w:hideMark/>
                </w:tcPr>
                <w:p w14:paraId="5EF181EA" w14:textId="77777777" w:rsidR="00AB1F65" w:rsidRPr="00AB1F65" w:rsidRDefault="00AB1F65" w:rsidP="00AB1F65">
                  <w:pPr>
                    <w:spacing w:after="0" w:line="240" w:lineRule="auto"/>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Language Learning</w:t>
                  </w:r>
                </w:p>
              </w:tc>
              <w:tc>
                <w:tcPr>
                  <w:tcW w:w="1480" w:type="dxa"/>
                  <w:tcBorders>
                    <w:top w:val="nil"/>
                    <w:left w:val="nil"/>
                    <w:bottom w:val="single" w:sz="4" w:space="0" w:color="808080"/>
                    <w:right w:val="single" w:sz="4" w:space="0" w:color="808080"/>
                  </w:tcBorders>
                  <w:shd w:val="clear" w:color="auto" w:fill="auto"/>
                  <w:noWrap/>
                  <w:vAlign w:val="bottom"/>
                  <w:hideMark/>
                </w:tcPr>
                <w:p w14:paraId="7211D64E" w14:textId="77777777" w:rsidR="00AB1F65" w:rsidRPr="00AB1F65" w:rsidRDefault="00AB1F65" w:rsidP="00AB1F65">
                  <w:pPr>
                    <w:spacing w:after="0" w:line="240" w:lineRule="auto"/>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Learning English</w:t>
                  </w:r>
                </w:p>
              </w:tc>
              <w:tc>
                <w:tcPr>
                  <w:tcW w:w="1280" w:type="dxa"/>
                  <w:tcBorders>
                    <w:top w:val="nil"/>
                    <w:left w:val="nil"/>
                    <w:bottom w:val="single" w:sz="4" w:space="0" w:color="808080"/>
                    <w:right w:val="single" w:sz="4" w:space="0" w:color="808080"/>
                  </w:tcBorders>
                  <w:shd w:val="clear" w:color="auto" w:fill="auto"/>
                  <w:noWrap/>
                  <w:vAlign w:val="bottom"/>
                  <w:hideMark/>
                </w:tcPr>
                <w:p w14:paraId="3157688C" w14:textId="77777777" w:rsidR="00AB1F65" w:rsidRPr="00AB1F65" w:rsidRDefault="00AB1F65" w:rsidP="00AB1F65">
                  <w:pPr>
                    <w:spacing w:after="0" w:line="240" w:lineRule="auto"/>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Beginner Level</w:t>
                  </w:r>
                </w:p>
              </w:tc>
              <w:tc>
                <w:tcPr>
                  <w:tcW w:w="1009" w:type="dxa"/>
                  <w:tcBorders>
                    <w:top w:val="nil"/>
                    <w:left w:val="nil"/>
                    <w:bottom w:val="single" w:sz="4" w:space="0" w:color="808080"/>
                    <w:right w:val="single" w:sz="4" w:space="0" w:color="808080"/>
                  </w:tcBorders>
                  <w:shd w:val="clear" w:color="auto" w:fill="auto"/>
                  <w:noWrap/>
                  <w:vAlign w:val="bottom"/>
                  <w:hideMark/>
                </w:tcPr>
                <w:p w14:paraId="0152803B"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72810</w:t>
                  </w:r>
                </w:p>
              </w:tc>
              <w:tc>
                <w:tcPr>
                  <w:tcW w:w="1552" w:type="dxa"/>
                  <w:tcBorders>
                    <w:top w:val="nil"/>
                    <w:left w:val="nil"/>
                    <w:bottom w:val="single" w:sz="4" w:space="0" w:color="808080"/>
                    <w:right w:val="single" w:sz="4" w:space="0" w:color="808080"/>
                  </w:tcBorders>
                  <w:shd w:val="clear" w:color="auto" w:fill="auto"/>
                  <w:noWrap/>
                  <w:vAlign w:val="bottom"/>
                  <w:hideMark/>
                </w:tcPr>
                <w:p w14:paraId="550E01D8"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24270</w:t>
                  </w:r>
                </w:p>
              </w:tc>
              <w:tc>
                <w:tcPr>
                  <w:tcW w:w="440" w:type="dxa"/>
                  <w:tcBorders>
                    <w:top w:val="nil"/>
                    <w:left w:val="nil"/>
                    <w:bottom w:val="single" w:sz="4" w:space="0" w:color="808080"/>
                    <w:right w:val="single" w:sz="4" w:space="0" w:color="808080"/>
                  </w:tcBorders>
                  <w:shd w:val="clear" w:color="auto" w:fill="auto"/>
                  <w:noWrap/>
                  <w:vAlign w:val="bottom"/>
                  <w:hideMark/>
                </w:tcPr>
                <w:p w14:paraId="15698DF8"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0</w:t>
                  </w:r>
                </w:p>
              </w:tc>
            </w:tr>
            <w:tr w:rsidR="00AB1F65" w:rsidRPr="00AB1F65" w14:paraId="7DB1B427" w14:textId="77777777" w:rsidTr="009D2C7D">
              <w:trPr>
                <w:trHeight w:val="288"/>
                <w:jc w:val="center"/>
              </w:trPr>
              <w:tc>
                <w:tcPr>
                  <w:tcW w:w="1595" w:type="dxa"/>
                  <w:tcBorders>
                    <w:top w:val="nil"/>
                    <w:left w:val="single" w:sz="4" w:space="0" w:color="808080"/>
                    <w:bottom w:val="single" w:sz="4" w:space="0" w:color="808080"/>
                    <w:right w:val="single" w:sz="4" w:space="0" w:color="808080"/>
                  </w:tcBorders>
                  <w:shd w:val="clear" w:color="auto" w:fill="auto"/>
                  <w:noWrap/>
                  <w:vAlign w:val="bottom"/>
                  <w:hideMark/>
                </w:tcPr>
                <w:p w14:paraId="54AA5DD4"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Language Learning</w:t>
                  </w:r>
                </w:p>
              </w:tc>
              <w:tc>
                <w:tcPr>
                  <w:tcW w:w="1480" w:type="dxa"/>
                  <w:tcBorders>
                    <w:top w:val="nil"/>
                    <w:left w:val="nil"/>
                    <w:bottom w:val="single" w:sz="4" w:space="0" w:color="808080"/>
                    <w:right w:val="single" w:sz="4" w:space="0" w:color="808080"/>
                  </w:tcBorders>
                  <w:shd w:val="clear" w:color="auto" w:fill="auto"/>
                  <w:noWrap/>
                  <w:vAlign w:val="bottom"/>
                  <w:hideMark/>
                </w:tcPr>
                <w:p w14:paraId="26DE738C"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Learning English</w:t>
                  </w:r>
                </w:p>
              </w:tc>
              <w:tc>
                <w:tcPr>
                  <w:tcW w:w="1280" w:type="dxa"/>
                  <w:tcBorders>
                    <w:top w:val="nil"/>
                    <w:left w:val="nil"/>
                    <w:bottom w:val="single" w:sz="4" w:space="0" w:color="808080"/>
                    <w:right w:val="single" w:sz="4" w:space="0" w:color="808080"/>
                  </w:tcBorders>
                  <w:shd w:val="clear" w:color="auto" w:fill="auto"/>
                  <w:noWrap/>
                  <w:vAlign w:val="bottom"/>
                  <w:hideMark/>
                </w:tcPr>
                <w:p w14:paraId="3F037A0E"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Intermediate Level</w:t>
                  </w:r>
                </w:p>
              </w:tc>
              <w:tc>
                <w:tcPr>
                  <w:tcW w:w="1009" w:type="dxa"/>
                  <w:tcBorders>
                    <w:top w:val="nil"/>
                    <w:left w:val="nil"/>
                    <w:bottom w:val="single" w:sz="4" w:space="0" w:color="808080"/>
                    <w:right w:val="single" w:sz="4" w:space="0" w:color="808080"/>
                  </w:tcBorders>
                  <w:shd w:val="clear" w:color="auto" w:fill="auto"/>
                  <w:noWrap/>
                  <w:vAlign w:val="bottom"/>
                  <w:hideMark/>
                </w:tcPr>
                <w:p w14:paraId="036E4DC5" w14:textId="77777777" w:rsidR="00AB1F65" w:rsidRPr="005065C5" w:rsidRDefault="00AB1F65" w:rsidP="00AB1F65">
                  <w:pPr>
                    <w:spacing w:after="0" w:line="240" w:lineRule="auto"/>
                    <w:jc w:val="right"/>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337290</w:t>
                  </w:r>
                </w:p>
              </w:tc>
              <w:tc>
                <w:tcPr>
                  <w:tcW w:w="1552" w:type="dxa"/>
                  <w:tcBorders>
                    <w:top w:val="nil"/>
                    <w:left w:val="nil"/>
                    <w:bottom w:val="single" w:sz="4" w:space="0" w:color="808080"/>
                    <w:right w:val="single" w:sz="4" w:space="0" w:color="808080"/>
                  </w:tcBorders>
                  <w:shd w:val="clear" w:color="auto" w:fill="auto"/>
                  <w:noWrap/>
                  <w:vAlign w:val="bottom"/>
                  <w:hideMark/>
                </w:tcPr>
                <w:p w14:paraId="39AA3A82"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112430</w:t>
                  </w:r>
                </w:p>
              </w:tc>
              <w:tc>
                <w:tcPr>
                  <w:tcW w:w="440" w:type="dxa"/>
                  <w:tcBorders>
                    <w:top w:val="nil"/>
                    <w:left w:val="nil"/>
                    <w:bottom w:val="single" w:sz="4" w:space="0" w:color="808080"/>
                    <w:right w:val="single" w:sz="4" w:space="0" w:color="808080"/>
                  </w:tcBorders>
                  <w:shd w:val="clear" w:color="auto" w:fill="auto"/>
                  <w:noWrap/>
                  <w:vAlign w:val="bottom"/>
                  <w:hideMark/>
                </w:tcPr>
                <w:p w14:paraId="5293730E"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0</w:t>
                  </w:r>
                </w:p>
              </w:tc>
            </w:tr>
            <w:tr w:rsidR="00AB1F65" w:rsidRPr="00AB1F65" w14:paraId="243BB7D9" w14:textId="77777777" w:rsidTr="009D2C7D">
              <w:trPr>
                <w:trHeight w:val="288"/>
                <w:jc w:val="center"/>
              </w:trPr>
              <w:tc>
                <w:tcPr>
                  <w:tcW w:w="1595" w:type="dxa"/>
                  <w:tcBorders>
                    <w:top w:val="nil"/>
                    <w:left w:val="single" w:sz="4" w:space="0" w:color="808080"/>
                    <w:bottom w:val="single" w:sz="4" w:space="0" w:color="808080"/>
                    <w:right w:val="single" w:sz="4" w:space="0" w:color="808080"/>
                  </w:tcBorders>
                  <w:shd w:val="clear" w:color="auto" w:fill="auto"/>
                  <w:noWrap/>
                  <w:vAlign w:val="bottom"/>
                  <w:hideMark/>
                </w:tcPr>
                <w:p w14:paraId="255934BB"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Language Learning</w:t>
                  </w:r>
                </w:p>
              </w:tc>
              <w:tc>
                <w:tcPr>
                  <w:tcW w:w="1480" w:type="dxa"/>
                  <w:tcBorders>
                    <w:top w:val="nil"/>
                    <w:left w:val="nil"/>
                    <w:bottom w:val="single" w:sz="4" w:space="0" w:color="808080"/>
                    <w:right w:val="single" w:sz="4" w:space="0" w:color="808080"/>
                  </w:tcBorders>
                  <w:shd w:val="clear" w:color="auto" w:fill="auto"/>
                  <w:noWrap/>
                  <w:vAlign w:val="bottom"/>
                  <w:hideMark/>
                </w:tcPr>
                <w:p w14:paraId="6A48A773"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Learning English</w:t>
                  </w:r>
                </w:p>
              </w:tc>
              <w:tc>
                <w:tcPr>
                  <w:tcW w:w="1280" w:type="dxa"/>
                  <w:tcBorders>
                    <w:top w:val="nil"/>
                    <w:left w:val="nil"/>
                    <w:bottom w:val="single" w:sz="4" w:space="0" w:color="808080"/>
                    <w:right w:val="single" w:sz="4" w:space="0" w:color="808080"/>
                  </w:tcBorders>
                  <w:shd w:val="clear" w:color="auto" w:fill="auto"/>
                  <w:noWrap/>
                  <w:vAlign w:val="bottom"/>
                  <w:hideMark/>
                </w:tcPr>
                <w:p w14:paraId="004CC57E"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proofErr w:type="gramStart"/>
                  <w:r w:rsidRPr="005065C5">
                    <w:rPr>
                      <w:rFonts w:ascii="Calibri" w:eastAsia="Times New Roman" w:hAnsi="Calibri" w:cs="Calibri"/>
                      <w:color w:val="000000"/>
                      <w:sz w:val="16"/>
                      <w:szCs w:val="16"/>
                      <w:lang w:val="en-GB" w:eastAsia="en-GB"/>
                    </w:rPr>
                    <w:t>not-mentioned</w:t>
                  </w:r>
                  <w:proofErr w:type="gramEnd"/>
                </w:p>
              </w:tc>
              <w:tc>
                <w:tcPr>
                  <w:tcW w:w="1009" w:type="dxa"/>
                  <w:tcBorders>
                    <w:top w:val="nil"/>
                    <w:left w:val="nil"/>
                    <w:bottom w:val="single" w:sz="4" w:space="0" w:color="808080"/>
                    <w:right w:val="single" w:sz="4" w:space="0" w:color="808080"/>
                  </w:tcBorders>
                  <w:shd w:val="clear" w:color="auto" w:fill="auto"/>
                  <w:noWrap/>
                  <w:vAlign w:val="bottom"/>
                  <w:hideMark/>
                </w:tcPr>
                <w:p w14:paraId="1C4116AB" w14:textId="77777777" w:rsidR="00AB1F65" w:rsidRPr="005065C5" w:rsidRDefault="00AB1F65" w:rsidP="00AB1F65">
                  <w:pPr>
                    <w:spacing w:after="0" w:line="240" w:lineRule="auto"/>
                    <w:jc w:val="right"/>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126540</w:t>
                  </w:r>
                </w:p>
              </w:tc>
              <w:tc>
                <w:tcPr>
                  <w:tcW w:w="1552" w:type="dxa"/>
                  <w:tcBorders>
                    <w:top w:val="nil"/>
                    <w:left w:val="nil"/>
                    <w:bottom w:val="single" w:sz="4" w:space="0" w:color="808080"/>
                    <w:right w:val="single" w:sz="4" w:space="0" w:color="808080"/>
                  </w:tcBorders>
                  <w:shd w:val="clear" w:color="auto" w:fill="auto"/>
                  <w:noWrap/>
                  <w:vAlign w:val="bottom"/>
                  <w:hideMark/>
                </w:tcPr>
                <w:p w14:paraId="080F51D4"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42180</w:t>
                  </w:r>
                </w:p>
              </w:tc>
              <w:tc>
                <w:tcPr>
                  <w:tcW w:w="440" w:type="dxa"/>
                  <w:tcBorders>
                    <w:top w:val="nil"/>
                    <w:left w:val="nil"/>
                    <w:bottom w:val="single" w:sz="4" w:space="0" w:color="808080"/>
                    <w:right w:val="single" w:sz="4" w:space="0" w:color="808080"/>
                  </w:tcBorders>
                  <w:shd w:val="clear" w:color="auto" w:fill="auto"/>
                  <w:noWrap/>
                  <w:vAlign w:val="bottom"/>
                  <w:hideMark/>
                </w:tcPr>
                <w:p w14:paraId="4EC2DA40"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0</w:t>
                  </w:r>
                </w:p>
              </w:tc>
            </w:tr>
            <w:tr w:rsidR="00AB1F65" w:rsidRPr="00AB1F65" w14:paraId="2CA1A2DD" w14:textId="77777777" w:rsidTr="009D2C7D">
              <w:trPr>
                <w:trHeight w:val="288"/>
                <w:jc w:val="center"/>
              </w:trPr>
              <w:tc>
                <w:tcPr>
                  <w:tcW w:w="1595" w:type="dxa"/>
                  <w:tcBorders>
                    <w:top w:val="nil"/>
                    <w:left w:val="single" w:sz="4" w:space="0" w:color="808080"/>
                    <w:bottom w:val="single" w:sz="4" w:space="0" w:color="808080"/>
                    <w:right w:val="single" w:sz="4" w:space="0" w:color="808080"/>
                  </w:tcBorders>
                  <w:shd w:val="clear" w:color="auto" w:fill="auto"/>
                  <w:noWrap/>
                  <w:vAlign w:val="bottom"/>
                  <w:hideMark/>
                </w:tcPr>
                <w:p w14:paraId="2208B735"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Language Learning</w:t>
                  </w:r>
                </w:p>
              </w:tc>
              <w:tc>
                <w:tcPr>
                  <w:tcW w:w="1480" w:type="dxa"/>
                  <w:tcBorders>
                    <w:top w:val="nil"/>
                    <w:left w:val="nil"/>
                    <w:bottom w:val="single" w:sz="4" w:space="0" w:color="808080"/>
                    <w:right w:val="single" w:sz="4" w:space="0" w:color="808080"/>
                  </w:tcBorders>
                  <w:shd w:val="clear" w:color="auto" w:fill="auto"/>
                  <w:noWrap/>
                  <w:vAlign w:val="bottom"/>
                  <w:hideMark/>
                </w:tcPr>
                <w:p w14:paraId="436928A5"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Learning English</w:t>
                  </w:r>
                </w:p>
              </w:tc>
              <w:tc>
                <w:tcPr>
                  <w:tcW w:w="1280" w:type="dxa"/>
                  <w:tcBorders>
                    <w:top w:val="nil"/>
                    <w:left w:val="nil"/>
                    <w:bottom w:val="single" w:sz="4" w:space="0" w:color="808080"/>
                    <w:right w:val="single" w:sz="4" w:space="0" w:color="808080"/>
                  </w:tcBorders>
                  <w:shd w:val="clear" w:color="auto" w:fill="auto"/>
                  <w:noWrap/>
                  <w:vAlign w:val="bottom"/>
                  <w:hideMark/>
                </w:tcPr>
                <w:p w14:paraId="34492B37"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760BBEAF" w14:textId="77777777" w:rsidR="00AB1F65" w:rsidRPr="005065C5" w:rsidRDefault="00AB1F65" w:rsidP="00AB1F65">
                  <w:pPr>
                    <w:spacing w:after="0" w:line="240" w:lineRule="auto"/>
                    <w:jc w:val="right"/>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563640</w:t>
                  </w:r>
                </w:p>
              </w:tc>
              <w:tc>
                <w:tcPr>
                  <w:tcW w:w="1552" w:type="dxa"/>
                  <w:tcBorders>
                    <w:top w:val="nil"/>
                    <w:left w:val="nil"/>
                    <w:bottom w:val="single" w:sz="4" w:space="0" w:color="808080"/>
                    <w:right w:val="single" w:sz="4" w:space="0" w:color="808080"/>
                  </w:tcBorders>
                  <w:shd w:val="clear" w:color="auto" w:fill="auto"/>
                  <w:noWrap/>
                  <w:vAlign w:val="bottom"/>
                  <w:hideMark/>
                </w:tcPr>
                <w:p w14:paraId="3B9F3A62"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187880</w:t>
                  </w:r>
                </w:p>
              </w:tc>
              <w:tc>
                <w:tcPr>
                  <w:tcW w:w="440" w:type="dxa"/>
                  <w:tcBorders>
                    <w:top w:val="nil"/>
                    <w:left w:val="nil"/>
                    <w:bottom w:val="single" w:sz="4" w:space="0" w:color="808080"/>
                    <w:right w:val="single" w:sz="4" w:space="0" w:color="808080"/>
                  </w:tcBorders>
                  <w:shd w:val="clear" w:color="auto" w:fill="auto"/>
                  <w:noWrap/>
                  <w:vAlign w:val="bottom"/>
                  <w:hideMark/>
                </w:tcPr>
                <w:p w14:paraId="668F9059"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1</w:t>
                  </w:r>
                </w:p>
              </w:tc>
            </w:tr>
            <w:tr w:rsidR="00AB1F65" w:rsidRPr="00AB1F65" w14:paraId="3D17046A" w14:textId="77777777" w:rsidTr="009D2C7D">
              <w:trPr>
                <w:trHeight w:val="288"/>
                <w:jc w:val="center"/>
              </w:trPr>
              <w:tc>
                <w:tcPr>
                  <w:tcW w:w="1595" w:type="dxa"/>
                  <w:tcBorders>
                    <w:top w:val="nil"/>
                    <w:left w:val="single" w:sz="4" w:space="0" w:color="808080"/>
                    <w:bottom w:val="single" w:sz="4" w:space="0" w:color="808080"/>
                    <w:right w:val="single" w:sz="4" w:space="0" w:color="808080"/>
                  </w:tcBorders>
                  <w:shd w:val="clear" w:color="auto" w:fill="auto"/>
                  <w:noWrap/>
                  <w:vAlign w:val="bottom"/>
                  <w:hideMark/>
                </w:tcPr>
                <w:p w14:paraId="4FF1CDC7"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Language Learning</w:t>
                  </w:r>
                </w:p>
              </w:tc>
              <w:tc>
                <w:tcPr>
                  <w:tcW w:w="1480" w:type="dxa"/>
                  <w:tcBorders>
                    <w:top w:val="nil"/>
                    <w:left w:val="nil"/>
                    <w:bottom w:val="single" w:sz="4" w:space="0" w:color="808080"/>
                    <w:right w:val="single" w:sz="4" w:space="0" w:color="808080"/>
                  </w:tcBorders>
                  <w:shd w:val="clear" w:color="auto" w:fill="auto"/>
                  <w:noWrap/>
                  <w:vAlign w:val="bottom"/>
                  <w:hideMark/>
                </w:tcPr>
                <w:p w14:paraId="0A702ECD"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Other Languages</w:t>
                  </w:r>
                </w:p>
              </w:tc>
              <w:tc>
                <w:tcPr>
                  <w:tcW w:w="1280" w:type="dxa"/>
                  <w:tcBorders>
                    <w:top w:val="nil"/>
                    <w:left w:val="nil"/>
                    <w:bottom w:val="single" w:sz="4" w:space="0" w:color="808080"/>
                    <w:right w:val="single" w:sz="4" w:space="0" w:color="808080"/>
                  </w:tcBorders>
                  <w:shd w:val="clear" w:color="auto" w:fill="auto"/>
                  <w:noWrap/>
                  <w:vAlign w:val="bottom"/>
                  <w:hideMark/>
                </w:tcPr>
                <w:p w14:paraId="0CC02A58"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Advanced Level</w:t>
                  </w:r>
                </w:p>
              </w:tc>
              <w:tc>
                <w:tcPr>
                  <w:tcW w:w="1009" w:type="dxa"/>
                  <w:tcBorders>
                    <w:top w:val="nil"/>
                    <w:left w:val="nil"/>
                    <w:bottom w:val="single" w:sz="4" w:space="0" w:color="808080"/>
                    <w:right w:val="single" w:sz="4" w:space="0" w:color="808080"/>
                  </w:tcBorders>
                  <w:shd w:val="clear" w:color="auto" w:fill="auto"/>
                  <w:noWrap/>
                  <w:vAlign w:val="bottom"/>
                  <w:hideMark/>
                </w:tcPr>
                <w:p w14:paraId="43252A77" w14:textId="77777777" w:rsidR="00AB1F65" w:rsidRPr="005065C5" w:rsidRDefault="00AB1F65" w:rsidP="00AB1F65">
                  <w:pPr>
                    <w:spacing w:after="0" w:line="240" w:lineRule="auto"/>
                    <w:jc w:val="right"/>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10260</w:t>
                  </w:r>
                </w:p>
              </w:tc>
              <w:tc>
                <w:tcPr>
                  <w:tcW w:w="1552" w:type="dxa"/>
                  <w:tcBorders>
                    <w:top w:val="nil"/>
                    <w:left w:val="nil"/>
                    <w:bottom w:val="single" w:sz="4" w:space="0" w:color="808080"/>
                    <w:right w:val="single" w:sz="4" w:space="0" w:color="808080"/>
                  </w:tcBorders>
                  <w:shd w:val="clear" w:color="auto" w:fill="auto"/>
                  <w:noWrap/>
                  <w:vAlign w:val="bottom"/>
                  <w:hideMark/>
                </w:tcPr>
                <w:p w14:paraId="03DAEF6D"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3420</w:t>
                  </w:r>
                </w:p>
              </w:tc>
              <w:tc>
                <w:tcPr>
                  <w:tcW w:w="440" w:type="dxa"/>
                  <w:tcBorders>
                    <w:top w:val="nil"/>
                    <w:left w:val="nil"/>
                    <w:bottom w:val="single" w:sz="4" w:space="0" w:color="808080"/>
                    <w:right w:val="single" w:sz="4" w:space="0" w:color="808080"/>
                  </w:tcBorders>
                  <w:shd w:val="clear" w:color="auto" w:fill="auto"/>
                  <w:noWrap/>
                  <w:vAlign w:val="bottom"/>
                  <w:hideMark/>
                </w:tcPr>
                <w:p w14:paraId="011FD40F"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0</w:t>
                  </w:r>
                </w:p>
              </w:tc>
            </w:tr>
            <w:tr w:rsidR="00AB1F65" w:rsidRPr="00AB1F65" w14:paraId="6AA924B0" w14:textId="77777777" w:rsidTr="009D2C7D">
              <w:trPr>
                <w:trHeight w:val="288"/>
                <w:jc w:val="center"/>
              </w:trPr>
              <w:tc>
                <w:tcPr>
                  <w:tcW w:w="1595" w:type="dxa"/>
                  <w:tcBorders>
                    <w:top w:val="nil"/>
                    <w:left w:val="single" w:sz="4" w:space="0" w:color="808080"/>
                    <w:bottom w:val="single" w:sz="4" w:space="0" w:color="808080"/>
                    <w:right w:val="single" w:sz="4" w:space="0" w:color="808080"/>
                  </w:tcBorders>
                  <w:shd w:val="clear" w:color="auto" w:fill="auto"/>
                  <w:noWrap/>
                  <w:vAlign w:val="bottom"/>
                  <w:hideMark/>
                </w:tcPr>
                <w:p w14:paraId="37111C7E"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Language Learning</w:t>
                  </w:r>
                </w:p>
              </w:tc>
              <w:tc>
                <w:tcPr>
                  <w:tcW w:w="1480" w:type="dxa"/>
                  <w:tcBorders>
                    <w:top w:val="nil"/>
                    <w:left w:val="nil"/>
                    <w:bottom w:val="single" w:sz="4" w:space="0" w:color="808080"/>
                    <w:right w:val="single" w:sz="4" w:space="0" w:color="808080"/>
                  </w:tcBorders>
                  <w:shd w:val="clear" w:color="auto" w:fill="auto"/>
                  <w:noWrap/>
                  <w:vAlign w:val="bottom"/>
                  <w:hideMark/>
                </w:tcPr>
                <w:p w14:paraId="267EE5BE"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Other Languages</w:t>
                  </w:r>
                </w:p>
              </w:tc>
              <w:tc>
                <w:tcPr>
                  <w:tcW w:w="1280" w:type="dxa"/>
                  <w:tcBorders>
                    <w:top w:val="nil"/>
                    <w:left w:val="nil"/>
                    <w:bottom w:val="single" w:sz="4" w:space="0" w:color="808080"/>
                    <w:right w:val="single" w:sz="4" w:space="0" w:color="808080"/>
                  </w:tcBorders>
                  <w:shd w:val="clear" w:color="auto" w:fill="auto"/>
                  <w:noWrap/>
                  <w:vAlign w:val="bottom"/>
                  <w:hideMark/>
                </w:tcPr>
                <w:p w14:paraId="6D4066F0"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Beginner Level</w:t>
                  </w:r>
                </w:p>
              </w:tc>
              <w:tc>
                <w:tcPr>
                  <w:tcW w:w="1009" w:type="dxa"/>
                  <w:tcBorders>
                    <w:top w:val="nil"/>
                    <w:left w:val="nil"/>
                    <w:bottom w:val="single" w:sz="4" w:space="0" w:color="808080"/>
                    <w:right w:val="single" w:sz="4" w:space="0" w:color="808080"/>
                  </w:tcBorders>
                  <w:shd w:val="clear" w:color="auto" w:fill="auto"/>
                  <w:noWrap/>
                  <w:vAlign w:val="bottom"/>
                  <w:hideMark/>
                </w:tcPr>
                <w:p w14:paraId="5AB9F8E0" w14:textId="77777777" w:rsidR="00AB1F65" w:rsidRPr="005065C5" w:rsidRDefault="00AB1F65" w:rsidP="00AB1F65">
                  <w:pPr>
                    <w:spacing w:after="0" w:line="240" w:lineRule="auto"/>
                    <w:jc w:val="right"/>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198360</w:t>
                  </w:r>
                </w:p>
              </w:tc>
              <w:tc>
                <w:tcPr>
                  <w:tcW w:w="1552" w:type="dxa"/>
                  <w:tcBorders>
                    <w:top w:val="nil"/>
                    <w:left w:val="nil"/>
                    <w:bottom w:val="single" w:sz="4" w:space="0" w:color="808080"/>
                    <w:right w:val="single" w:sz="4" w:space="0" w:color="808080"/>
                  </w:tcBorders>
                  <w:shd w:val="clear" w:color="auto" w:fill="auto"/>
                  <w:noWrap/>
                  <w:vAlign w:val="bottom"/>
                  <w:hideMark/>
                </w:tcPr>
                <w:p w14:paraId="2B8D9499"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66120</w:t>
                  </w:r>
                </w:p>
              </w:tc>
              <w:tc>
                <w:tcPr>
                  <w:tcW w:w="440" w:type="dxa"/>
                  <w:tcBorders>
                    <w:top w:val="nil"/>
                    <w:left w:val="nil"/>
                    <w:bottom w:val="single" w:sz="4" w:space="0" w:color="808080"/>
                    <w:right w:val="single" w:sz="4" w:space="0" w:color="808080"/>
                  </w:tcBorders>
                  <w:shd w:val="clear" w:color="auto" w:fill="auto"/>
                  <w:noWrap/>
                  <w:vAlign w:val="bottom"/>
                  <w:hideMark/>
                </w:tcPr>
                <w:p w14:paraId="718A88A5"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0</w:t>
                  </w:r>
                </w:p>
              </w:tc>
            </w:tr>
            <w:tr w:rsidR="00AB1F65" w:rsidRPr="00AB1F65" w14:paraId="3E05FCDA" w14:textId="77777777" w:rsidTr="009D2C7D">
              <w:trPr>
                <w:trHeight w:val="288"/>
                <w:jc w:val="center"/>
              </w:trPr>
              <w:tc>
                <w:tcPr>
                  <w:tcW w:w="1595" w:type="dxa"/>
                  <w:tcBorders>
                    <w:top w:val="nil"/>
                    <w:left w:val="single" w:sz="4" w:space="0" w:color="808080"/>
                    <w:bottom w:val="single" w:sz="4" w:space="0" w:color="808080"/>
                    <w:right w:val="single" w:sz="4" w:space="0" w:color="808080"/>
                  </w:tcBorders>
                  <w:shd w:val="clear" w:color="auto" w:fill="auto"/>
                  <w:noWrap/>
                  <w:vAlign w:val="bottom"/>
                  <w:hideMark/>
                </w:tcPr>
                <w:p w14:paraId="75F172CA"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Language Learning</w:t>
                  </w:r>
                </w:p>
              </w:tc>
              <w:tc>
                <w:tcPr>
                  <w:tcW w:w="1480" w:type="dxa"/>
                  <w:tcBorders>
                    <w:top w:val="nil"/>
                    <w:left w:val="nil"/>
                    <w:bottom w:val="single" w:sz="4" w:space="0" w:color="808080"/>
                    <w:right w:val="single" w:sz="4" w:space="0" w:color="808080"/>
                  </w:tcBorders>
                  <w:shd w:val="clear" w:color="auto" w:fill="auto"/>
                  <w:noWrap/>
                  <w:vAlign w:val="bottom"/>
                  <w:hideMark/>
                </w:tcPr>
                <w:p w14:paraId="4ACD9D14"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Other Languages</w:t>
                  </w:r>
                </w:p>
              </w:tc>
              <w:tc>
                <w:tcPr>
                  <w:tcW w:w="1280" w:type="dxa"/>
                  <w:tcBorders>
                    <w:top w:val="nil"/>
                    <w:left w:val="nil"/>
                    <w:bottom w:val="single" w:sz="4" w:space="0" w:color="808080"/>
                    <w:right w:val="single" w:sz="4" w:space="0" w:color="808080"/>
                  </w:tcBorders>
                  <w:shd w:val="clear" w:color="auto" w:fill="auto"/>
                  <w:noWrap/>
                  <w:vAlign w:val="bottom"/>
                  <w:hideMark/>
                </w:tcPr>
                <w:p w14:paraId="4D0FDF1B"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Intermediate Level</w:t>
                  </w:r>
                </w:p>
              </w:tc>
              <w:tc>
                <w:tcPr>
                  <w:tcW w:w="1009" w:type="dxa"/>
                  <w:tcBorders>
                    <w:top w:val="nil"/>
                    <w:left w:val="nil"/>
                    <w:bottom w:val="single" w:sz="4" w:space="0" w:color="808080"/>
                    <w:right w:val="single" w:sz="4" w:space="0" w:color="808080"/>
                  </w:tcBorders>
                  <w:shd w:val="clear" w:color="auto" w:fill="auto"/>
                  <w:noWrap/>
                  <w:vAlign w:val="bottom"/>
                  <w:hideMark/>
                </w:tcPr>
                <w:p w14:paraId="74EEFCA7" w14:textId="77777777" w:rsidR="00AB1F65" w:rsidRPr="005065C5" w:rsidRDefault="00AB1F65" w:rsidP="00AB1F65">
                  <w:pPr>
                    <w:spacing w:after="0" w:line="240" w:lineRule="auto"/>
                    <w:jc w:val="right"/>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120420</w:t>
                  </w:r>
                </w:p>
              </w:tc>
              <w:tc>
                <w:tcPr>
                  <w:tcW w:w="1552" w:type="dxa"/>
                  <w:tcBorders>
                    <w:top w:val="nil"/>
                    <w:left w:val="nil"/>
                    <w:bottom w:val="single" w:sz="4" w:space="0" w:color="808080"/>
                    <w:right w:val="single" w:sz="4" w:space="0" w:color="808080"/>
                  </w:tcBorders>
                  <w:shd w:val="clear" w:color="auto" w:fill="auto"/>
                  <w:noWrap/>
                  <w:vAlign w:val="bottom"/>
                  <w:hideMark/>
                </w:tcPr>
                <w:p w14:paraId="0F5F7773"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40140</w:t>
                  </w:r>
                </w:p>
              </w:tc>
              <w:tc>
                <w:tcPr>
                  <w:tcW w:w="440" w:type="dxa"/>
                  <w:tcBorders>
                    <w:top w:val="nil"/>
                    <w:left w:val="nil"/>
                    <w:bottom w:val="single" w:sz="4" w:space="0" w:color="808080"/>
                    <w:right w:val="single" w:sz="4" w:space="0" w:color="808080"/>
                  </w:tcBorders>
                  <w:shd w:val="clear" w:color="auto" w:fill="auto"/>
                  <w:noWrap/>
                  <w:vAlign w:val="bottom"/>
                  <w:hideMark/>
                </w:tcPr>
                <w:p w14:paraId="5C763617"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0</w:t>
                  </w:r>
                </w:p>
              </w:tc>
            </w:tr>
            <w:tr w:rsidR="00AB1F65" w:rsidRPr="00AB1F65" w14:paraId="60F10382" w14:textId="77777777" w:rsidTr="009D2C7D">
              <w:trPr>
                <w:trHeight w:val="288"/>
                <w:jc w:val="center"/>
              </w:trPr>
              <w:tc>
                <w:tcPr>
                  <w:tcW w:w="1595" w:type="dxa"/>
                  <w:tcBorders>
                    <w:top w:val="nil"/>
                    <w:left w:val="single" w:sz="4" w:space="0" w:color="808080"/>
                    <w:bottom w:val="single" w:sz="4" w:space="0" w:color="808080"/>
                    <w:right w:val="single" w:sz="4" w:space="0" w:color="808080"/>
                  </w:tcBorders>
                  <w:shd w:val="clear" w:color="auto" w:fill="auto"/>
                  <w:noWrap/>
                  <w:vAlign w:val="bottom"/>
                  <w:hideMark/>
                </w:tcPr>
                <w:p w14:paraId="06C211A3"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Language Learning</w:t>
                  </w:r>
                </w:p>
              </w:tc>
              <w:tc>
                <w:tcPr>
                  <w:tcW w:w="1480" w:type="dxa"/>
                  <w:tcBorders>
                    <w:top w:val="nil"/>
                    <w:left w:val="nil"/>
                    <w:bottom w:val="single" w:sz="4" w:space="0" w:color="808080"/>
                    <w:right w:val="single" w:sz="4" w:space="0" w:color="808080"/>
                  </w:tcBorders>
                  <w:shd w:val="clear" w:color="auto" w:fill="auto"/>
                  <w:noWrap/>
                  <w:vAlign w:val="bottom"/>
                  <w:hideMark/>
                </w:tcPr>
                <w:p w14:paraId="5E2B56E8"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Other Languages</w:t>
                  </w:r>
                </w:p>
              </w:tc>
              <w:tc>
                <w:tcPr>
                  <w:tcW w:w="1280" w:type="dxa"/>
                  <w:tcBorders>
                    <w:top w:val="nil"/>
                    <w:left w:val="nil"/>
                    <w:bottom w:val="single" w:sz="4" w:space="0" w:color="808080"/>
                    <w:right w:val="single" w:sz="4" w:space="0" w:color="808080"/>
                  </w:tcBorders>
                  <w:shd w:val="clear" w:color="auto" w:fill="auto"/>
                  <w:noWrap/>
                  <w:vAlign w:val="bottom"/>
                  <w:hideMark/>
                </w:tcPr>
                <w:p w14:paraId="3FB1E111"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proofErr w:type="gramStart"/>
                  <w:r w:rsidRPr="005065C5">
                    <w:rPr>
                      <w:rFonts w:ascii="Calibri" w:eastAsia="Times New Roman" w:hAnsi="Calibri" w:cs="Calibri"/>
                      <w:color w:val="000000"/>
                      <w:sz w:val="16"/>
                      <w:szCs w:val="16"/>
                      <w:lang w:val="en-GB" w:eastAsia="en-GB"/>
                    </w:rPr>
                    <w:t>not-mentioned</w:t>
                  </w:r>
                  <w:proofErr w:type="gramEnd"/>
                </w:p>
              </w:tc>
              <w:tc>
                <w:tcPr>
                  <w:tcW w:w="1009" w:type="dxa"/>
                  <w:tcBorders>
                    <w:top w:val="nil"/>
                    <w:left w:val="nil"/>
                    <w:bottom w:val="single" w:sz="4" w:space="0" w:color="808080"/>
                    <w:right w:val="single" w:sz="4" w:space="0" w:color="808080"/>
                  </w:tcBorders>
                  <w:shd w:val="clear" w:color="auto" w:fill="auto"/>
                  <w:noWrap/>
                  <w:vAlign w:val="bottom"/>
                  <w:hideMark/>
                </w:tcPr>
                <w:p w14:paraId="26141A66" w14:textId="77777777" w:rsidR="00AB1F65" w:rsidRPr="005065C5" w:rsidRDefault="00AB1F65" w:rsidP="00AB1F65">
                  <w:pPr>
                    <w:spacing w:after="0" w:line="240" w:lineRule="auto"/>
                    <w:jc w:val="right"/>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88740</w:t>
                  </w:r>
                </w:p>
              </w:tc>
              <w:tc>
                <w:tcPr>
                  <w:tcW w:w="1552" w:type="dxa"/>
                  <w:tcBorders>
                    <w:top w:val="nil"/>
                    <w:left w:val="nil"/>
                    <w:bottom w:val="single" w:sz="4" w:space="0" w:color="808080"/>
                    <w:right w:val="single" w:sz="4" w:space="0" w:color="808080"/>
                  </w:tcBorders>
                  <w:shd w:val="clear" w:color="auto" w:fill="auto"/>
                  <w:noWrap/>
                  <w:vAlign w:val="bottom"/>
                  <w:hideMark/>
                </w:tcPr>
                <w:p w14:paraId="6C4590FF"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29580</w:t>
                  </w:r>
                </w:p>
              </w:tc>
              <w:tc>
                <w:tcPr>
                  <w:tcW w:w="440" w:type="dxa"/>
                  <w:tcBorders>
                    <w:top w:val="nil"/>
                    <w:left w:val="nil"/>
                    <w:bottom w:val="single" w:sz="4" w:space="0" w:color="808080"/>
                    <w:right w:val="single" w:sz="4" w:space="0" w:color="808080"/>
                  </w:tcBorders>
                  <w:shd w:val="clear" w:color="auto" w:fill="auto"/>
                  <w:noWrap/>
                  <w:vAlign w:val="bottom"/>
                  <w:hideMark/>
                </w:tcPr>
                <w:p w14:paraId="43D86D97"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0</w:t>
                  </w:r>
                </w:p>
              </w:tc>
            </w:tr>
            <w:tr w:rsidR="00AB1F65" w:rsidRPr="00AB1F65" w14:paraId="3890D19E" w14:textId="77777777" w:rsidTr="009D2C7D">
              <w:trPr>
                <w:trHeight w:val="288"/>
                <w:jc w:val="center"/>
              </w:trPr>
              <w:tc>
                <w:tcPr>
                  <w:tcW w:w="1595" w:type="dxa"/>
                  <w:tcBorders>
                    <w:top w:val="nil"/>
                    <w:left w:val="single" w:sz="4" w:space="0" w:color="808080"/>
                    <w:bottom w:val="single" w:sz="4" w:space="0" w:color="808080"/>
                    <w:right w:val="single" w:sz="4" w:space="0" w:color="808080"/>
                  </w:tcBorders>
                  <w:shd w:val="clear" w:color="auto" w:fill="auto"/>
                  <w:noWrap/>
                  <w:vAlign w:val="bottom"/>
                  <w:hideMark/>
                </w:tcPr>
                <w:p w14:paraId="19208146"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Language Learning</w:t>
                  </w:r>
                </w:p>
              </w:tc>
              <w:tc>
                <w:tcPr>
                  <w:tcW w:w="1480" w:type="dxa"/>
                  <w:tcBorders>
                    <w:top w:val="nil"/>
                    <w:left w:val="nil"/>
                    <w:bottom w:val="single" w:sz="4" w:space="0" w:color="808080"/>
                    <w:right w:val="single" w:sz="4" w:space="0" w:color="808080"/>
                  </w:tcBorders>
                  <w:shd w:val="clear" w:color="auto" w:fill="auto"/>
                  <w:noWrap/>
                  <w:vAlign w:val="bottom"/>
                  <w:hideMark/>
                </w:tcPr>
                <w:p w14:paraId="0F0C1540"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Other Languages</w:t>
                  </w:r>
                </w:p>
              </w:tc>
              <w:tc>
                <w:tcPr>
                  <w:tcW w:w="1280" w:type="dxa"/>
                  <w:tcBorders>
                    <w:top w:val="nil"/>
                    <w:left w:val="nil"/>
                    <w:bottom w:val="single" w:sz="4" w:space="0" w:color="808080"/>
                    <w:right w:val="single" w:sz="4" w:space="0" w:color="808080"/>
                  </w:tcBorders>
                  <w:shd w:val="clear" w:color="auto" w:fill="auto"/>
                  <w:noWrap/>
                  <w:vAlign w:val="bottom"/>
                  <w:hideMark/>
                </w:tcPr>
                <w:p w14:paraId="5D980247" w14:textId="77777777" w:rsidR="00AB1F65" w:rsidRPr="005065C5" w:rsidRDefault="00AB1F65" w:rsidP="00AB1F65">
                  <w:pPr>
                    <w:spacing w:after="0" w:line="240" w:lineRule="auto"/>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2B9C4951" w14:textId="77777777" w:rsidR="00AB1F65" w:rsidRPr="005065C5" w:rsidRDefault="00AB1F65" w:rsidP="00AB1F65">
                  <w:pPr>
                    <w:spacing w:after="0" w:line="240" w:lineRule="auto"/>
                    <w:jc w:val="right"/>
                    <w:rPr>
                      <w:rFonts w:ascii="Calibri" w:eastAsia="Times New Roman" w:hAnsi="Calibri" w:cs="Calibri"/>
                      <w:color w:val="000000"/>
                      <w:sz w:val="16"/>
                      <w:szCs w:val="16"/>
                      <w:lang w:val="en-GB" w:eastAsia="en-GB"/>
                    </w:rPr>
                  </w:pPr>
                  <w:r w:rsidRPr="005065C5">
                    <w:rPr>
                      <w:rFonts w:ascii="Calibri" w:eastAsia="Times New Roman" w:hAnsi="Calibri" w:cs="Calibri"/>
                      <w:color w:val="000000"/>
                      <w:sz w:val="16"/>
                      <w:szCs w:val="16"/>
                      <w:lang w:val="en-GB" w:eastAsia="en-GB"/>
                    </w:rPr>
                    <w:t>417780</w:t>
                  </w:r>
                </w:p>
              </w:tc>
              <w:tc>
                <w:tcPr>
                  <w:tcW w:w="1552" w:type="dxa"/>
                  <w:tcBorders>
                    <w:top w:val="nil"/>
                    <w:left w:val="nil"/>
                    <w:bottom w:val="single" w:sz="4" w:space="0" w:color="808080"/>
                    <w:right w:val="single" w:sz="4" w:space="0" w:color="808080"/>
                  </w:tcBorders>
                  <w:shd w:val="clear" w:color="auto" w:fill="auto"/>
                  <w:noWrap/>
                  <w:vAlign w:val="bottom"/>
                  <w:hideMark/>
                </w:tcPr>
                <w:p w14:paraId="25B57501"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139260</w:t>
                  </w:r>
                </w:p>
              </w:tc>
              <w:tc>
                <w:tcPr>
                  <w:tcW w:w="440" w:type="dxa"/>
                  <w:tcBorders>
                    <w:top w:val="nil"/>
                    <w:left w:val="nil"/>
                    <w:bottom w:val="single" w:sz="4" w:space="0" w:color="808080"/>
                    <w:right w:val="single" w:sz="4" w:space="0" w:color="808080"/>
                  </w:tcBorders>
                  <w:shd w:val="clear" w:color="auto" w:fill="auto"/>
                  <w:noWrap/>
                  <w:vAlign w:val="bottom"/>
                  <w:hideMark/>
                </w:tcPr>
                <w:p w14:paraId="3D567344"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1</w:t>
                  </w:r>
                </w:p>
              </w:tc>
            </w:tr>
            <w:tr w:rsidR="00AB1F65" w:rsidRPr="00AB1F65" w14:paraId="020AEFBC" w14:textId="77777777" w:rsidTr="009D2C7D">
              <w:trPr>
                <w:trHeight w:val="288"/>
                <w:jc w:val="center"/>
              </w:trPr>
              <w:tc>
                <w:tcPr>
                  <w:tcW w:w="1595" w:type="dxa"/>
                  <w:tcBorders>
                    <w:top w:val="nil"/>
                    <w:left w:val="single" w:sz="4" w:space="0" w:color="808080"/>
                    <w:bottom w:val="single" w:sz="4" w:space="0" w:color="808080"/>
                    <w:right w:val="single" w:sz="4" w:space="0" w:color="808080"/>
                  </w:tcBorders>
                  <w:shd w:val="clear" w:color="auto" w:fill="auto"/>
                  <w:noWrap/>
                  <w:vAlign w:val="bottom"/>
                  <w:hideMark/>
                </w:tcPr>
                <w:p w14:paraId="26C6730A" w14:textId="77777777" w:rsidR="00AB1F65" w:rsidRPr="00AB1F65" w:rsidRDefault="00AB1F65" w:rsidP="00AB1F65">
                  <w:pPr>
                    <w:spacing w:after="0" w:line="240" w:lineRule="auto"/>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Language Learning</w:t>
                  </w:r>
                </w:p>
              </w:tc>
              <w:tc>
                <w:tcPr>
                  <w:tcW w:w="1480" w:type="dxa"/>
                  <w:tcBorders>
                    <w:top w:val="nil"/>
                    <w:left w:val="nil"/>
                    <w:bottom w:val="single" w:sz="4" w:space="0" w:color="808080"/>
                    <w:right w:val="single" w:sz="4" w:space="0" w:color="808080"/>
                  </w:tcBorders>
                  <w:shd w:val="clear" w:color="auto" w:fill="auto"/>
                  <w:noWrap/>
                  <w:vAlign w:val="bottom"/>
                  <w:hideMark/>
                </w:tcPr>
                <w:p w14:paraId="26381BE7" w14:textId="77777777" w:rsidR="00AB1F65" w:rsidRPr="00AB1F65" w:rsidRDefault="00AB1F65" w:rsidP="00AB1F65">
                  <w:pPr>
                    <w:spacing w:after="0" w:line="240" w:lineRule="auto"/>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w:t>
                  </w:r>
                </w:p>
              </w:tc>
              <w:tc>
                <w:tcPr>
                  <w:tcW w:w="1280" w:type="dxa"/>
                  <w:tcBorders>
                    <w:top w:val="nil"/>
                    <w:left w:val="nil"/>
                    <w:bottom w:val="single" w:sz="4" w:space="0" w:color="808080"/>
                    <w:right w:val="single" w:sz="4" w:space="0" w:color="808080"/>
                  </w:tcBorders>
                  <w:shd w:val="clear" w:color="auto" w:fill="auto"/>
                  <w:noWrap/>
                  <w:vAlign w:val="bottom"/>
                  <w:hideMark/>
                </w:tcPr>
                <w:p w14:paraId="51933B84" w14:textId="77777777" w:rsidR="00AB1F65" w:rsidRPr="00AB1F65" w:rsidRDefault="00AB1F65" w:rsidP="00AB1F65">
                  <w:pPr>
                    <w:spacing w:after="0" w:line="240" w:lineRule="auto"/>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185F258D"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981420</w:t>
                  </w:r>
                </w:p>
              </w:tc>
              <w:tc>
                <w:tcPr>
                  <w:tcW w:w="1552" w:type="dxa"/>
                  <w:tcBorders>
                    <w:top w:val="nil"/>
                    <w:left w:val="nil"/>
                    <w:bottom w:val="single" w:sz="4" w:space="0" w:color="808080"/>
                    <w:right w:val="single" w:sz="4" w:space="0" w:color="808080"/>
                  </w:tcBorders>
                  <w:shd w:val="clear" w:color="auto" w:fill="auto"/>
                  <w:noWrap/>
                  <w:vAlign w:val="bottom"/>
                  <w:hideMark/>
                </w:tcPr>
                <w:p w14:paraId="15304999"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327140</w:t>
                  </w:r>
                </w:p>
              </w:tc>
              <w:tc>
                <w:tcPr>
                  <w:tcW w:w="440" w:type="dxa"/>
                  <w:tcBorders>
                    <w:top w:val="nil"/>
                    <w:left w:val="nil"/>
                    <w:bottom w:val="single" w:sz="4" w:space="0" w:color="808080"/>
                    <w:right w:val="single" w:sz="4" w:space="0" w:color="808080"/>
                  </w:tcBorders>
                  <w:shd w:val="clear" w:color="auto" w:fill="auto"/>
                  <w:noWrap/>
                  <w:vAlign w:val="bottom"/>
                  <w:hideMark/>
                </w:tcPr>
                <w:p w14:paraId="78842EF9" w14:textId="77777777" w:rsidR="00AB1F65" w:rsidRPr="00AB1F65" w:rsidRDefault="00AB1F65" w:rsidP="00AB1F65">
                  <w:pPr>
                    <w:spacing w:after="0" w:line="240" w:lineRule="auto"/>
                    <w:jc w:val="right"/>
                    <w:rPr>
                      <w:rFonts w:ascii="Calibri" w:eastAsia="Times New Roman" w:hAnsi="Calibri" w:cs="Calibri"/>
                      <w:color w:val="000000"/>
                      <w:sz w:val="16"/>
                      <w:szCs w:val="16"/>
                      <w:lang w:val="en-GB" w:eastAsia="en-GB"/>
                    </w:rPr>
                  </w:pPr>
                  <w:r w:rsidRPr="00AB1F65">
                    <w:rPr>
                      <w:rFonts w:ascii="Calibri" w:eastAsia="Times New Roman" w:hAnsi="Calibri" w:cs="Calibri"/>
                      <w:color w:val="000000"/>
                      <w:sz w:val="16"/>
                      <w:szCs w:val="16"/>
                      <w:lang w:val="en-GB" w:eastAsia="en-GB"/>
                    </w:rPr>
                    <w:t>3</w:t>
                  </w:r>
                </w:p>
              </w:tc>
            </w:tr>
          </w:tbl>
          <w:p w14:paraId="0946009B" w14:textId="3E1B640F" w:rsidR="008D6187" w:rsidRDefault="008D6187" w:rsidP="00366D58">
            <w:pPr>
              <w:jc w:val="center"/>
            </w:pPr>
          </w:p>
        </w:tc>
      </w:tr>
    </w:tbl>
    <w:p w14:paraId="44DD0CDA" w14:textId="02FD8429" w:rsidR="008D6187" w:rsidRDefault="008D6187" w:rsidP="008D6187">
      <w:r>
        <w:t xml:space="preserve"> </w:t>
      </w:r>
    </w:p>
    <w:p w14:paraId="75A23CD7" w14:textId="77777777" w:rsidR="002576BF" w:rsidRDefault="002576BF" w:rsidP="002E39A7">
      <w:pPr>
        <w:pStyle w:val="ListParagraph"/>
        <w:ind w:left="360"/>
        <w:jc w:val="center"/>
        <w:rPr>
          <w:b/>
          <w:bCs/>
        </w:rPr>
      </w:pPr>
    </w:p>
    <w:p w14:paraId="1857D2E1" w14:textId="77777777" w:rsidR="002576BF" w:rsidRDefault="002576BF" w:rsidP="002E39A7">
      <w:pPr>
        <w:pStyle w:val="ListParagraph"/>
        <w:ind w:left="360"/>
        <w:jc w:val="center"/>
        <w:rPr>
          <w:b/>
          <w:bCs/>
        </w:rPr>
      </w:pPr>
    </w:p>
    <w:p w14:paraId="0AA057EA" w14:textId="77777777" w:rsidR="00E9193D" w:rsidRDefault="00E9193D" w:rsidP="002E39A7">
      <w:pPr>
        <w:pStyle w:val="ListParagraph"/>
        <w:ind w:left="360"/>
        <w:jc w:val="center"/>
        <w:rPr>
          <w:b/>
          <w:bCs/>
        </w:rPr>
      </w:pPr>
    </w:p>
    <w:p w14:paraId="3690C89D" w14:textId="77777777" w:rsidR="00E9193D" w:rsidRDefault="00E9193D" w:rsidP="002E39A7">
      <w:pPr>
        <w:pStyle w:val="ListParagraph"/>
        <w:ind w:left="360"/>
        <w:jc w:val="center"/>
        <w:rPr>
          <w:b/>
          <w:bCs/>
        </w:rPr>
      </w:pPr>
    </w:p>
    <w:p w14:paraId="4E092CEE" w14:textId="77777777" w:rsidR="00E9193D" w:rsidRDefault="00E9193D" w:rsidP="002E39A7">
      <w:pPr>
        <w:pStyle w:val="ListParagraph"/>
        <w:ind w:left="360"/>
        <w:jc w:val="center"/>
        <w:rPr>
          <w:b/>
          <w:bCs/>
        </w:rPr>
      </w:pPr>
    </w:p>
    <w:p w14:paraId="67895232" w14:textId="77777777" w:rsidR="009966B9" w:rsidRDefault="009966B9" w:rsidP="002E39A7">
      <w:pPr>
        <w:pStyle w:val="ListParagraph"/>
        <w:ind w:left="360"/>
        <w:jc w:val="center"/>
        <w:rPr>
          <w:b/>
          <w:bCs/>
        </w:rPr>
      </w:pPr>
    </w:p>
    <w:p w14:paraId="517D4ACB" w14:textId="77777777" w:rsidR="009966B9" w:rsidRDefault="009966B9" w:rsidP="002E39A7">
      <w:pPr>
        <w:pStyle w:val="ListParagraph"/>
        <w:ind w:left="360"/>
        <w:jc w:val="center"/>
        <w:rPr>
          <w:b/>
          <w:bCs/>
        </w:rPr>
      </w:pPr>
    </w:p>
    <w:p w14:paraId="69EF1C04" w14:textId="15F1FD29" w:rsidR="005F3DD3" w:rsidRPr="001375E2" w:rsidRDefault="001375E2" w:rsidP="001375E2">
      <w:r>
        <w:lastRenderedPageBreak/>
        <w:t>A</w:t>
      </w:r>
      <w:r w:rsidRPr="001375E2">
        <w:t xml:space="preserve">nother relevant analysis is to understand what </w:t>
      </w:r>
      <w:r w:rsidR="00B15AC6">
        <w:t>are the</w:t>
      </w:r>
      <w:r w:rsidRPr="001375E2">
        <w:t xml:space="preserve"> media</w:t>
      </w:r>
      <w:r w:rsidR="00B15AC6">
        <w:t xml:space="preserve">s </w:t>
      </w:r>
      <w:r w:rsidR="009E5103">
        <w:t xml:space="preserve">that </w:t>
      </w:r>
      <w:r w:rsidR="009E5103" w:rsidRPr="001375E2">
        <w:t>sell</w:t>
      </w:r>
      <w:r w:rsidRPr="001375E2">
        <w:t xml:space="preserve"> more in each country over time.</w:t>
      </w:r>
      <w:r w:rsidR="00BC4BBC">
        <w:t xml:space="preserve"> </w:t>
      </w:r>
      <w:r w:rsidR="007425C4">
        <w:t>K</w:t>
      </w:r>
      <w:r w:rsidR="00BC4BBC" w:rsidRPr="00BC4BBC">
        <w:t xml:space="preserve">nowing the relationship of each culture to each type of media </w:t>
      </w:r>
      <w:r w:rsidR="006032D5" w:rsidRPr="006032D5">
        <w:t>and the trend of their use over time</w:t>
      </w:r>
      <w:r w:rsidR="00B739B5">
        <w:t xml:space="preserve"> </w:t>
      </w:r>
      <w:r w:rsidR="00BC4BBC" w:rsidRPr="00BC4BBC">
        <w:t>can generate much more sales</w:t>
      </w:r>
      <w:r w:rsidR="007425C4">
        <w:t>.</w:t>
      </w:r>
    </w:p>
    <w:p w14:paraId="0B891777" w14:textId="77777777" w:rsidR="005F3DD3" w:rsidRDefault="005F3DD3" w:rsidP="002E39A7">
      <w:pPr>
        <w:pStyle w:val="ListParagraph"/>
        <w:ind w:left="360"/>
        <w:jc w:val="center"/>
        <w:rPr>
          <w:b/>
          <w:bCs/>
        </w:rPr>
      </w:pPr>
    </w:p>
    <w:p w14:paraId="1D841A82" w14:textId="1512C12A" w:rsidR="002E39A7" w:rsidRPr="00261ADD" w:rsidRDefault="002E39A7" w:rsidP="002E39A7">
      <w:pPr>
        <w:pStyle w:val="ListParagraph"/>
        <w:ind w:left="360"/>
        <w:jc w:val="center"/>
        <w:rPr>
          <w:b/>
          <w:bCs/>
        </w:rPr>
      </w:pPr>
      <w:r>
        <w:rPr>
          <w:b/>
          <w:bCs/>
        </w:rPr>
        <w:t>CUBE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7"/>
      </w:tblGrid>
      <w:tr w:rsidR="002E39A7" w14:paraId="59AA87A0"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FF9B53B" w14:textId="77777777" w:rsidR="002E39A7" w:rsidRPr="00B53F4E" w:rsidRDefault="002E39A7" w:rsidP="00366D58">
            <w:pPr>
              <w:jc w:val="center"/>
              <w:rPr>
                <w:b/>
                <w:bCs/>
              </w:rPr>
            </w:pPr>
            <w:r w:rsidRPr="00B53F4E">
              <w:rPr>
                <w:b/>
                <w:bCs/>
              </w:rPr>
              <w:t>Natural language</w:t>
            </w:r>
          </w:p>
        </w:tc>
      </w:tr>
      <w:tr w:rsidR="002E39A7" w14:paraId="77A3D6AC"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3F12910" w14:textId="712462B8" w:rsidR="00FE3C14" w:rsidRDefault="00FE3C14" w:rsidP="00FE3C14">
            <w:r>
              <w:t xml:space="preserve">Evaluate the sales amount and the </w:t>
            </w:r>
            <w:proofErr w:type="spellStart"/>
            <w:r>
              <w:t>minutes_subscribed</w:t>
            </w:r>
            <w:proofErr w:type="spellEnd"/>
            <w:r>
              <w:t xml:space="preserve">, according to the </w:t>
            </w:r>
            <w:r w:rsidR="00CE34F3">
              <w:t xml:space="preserve">sales </w:t>
            </w:r>
            <w:r w:rsidR="004A172D">
              <w:t xml:space="preserve">month, </w:t>
            </w:r>
            <w:r w:rsidR="00CE34F3">
              <w:t xml:space="preserve">customer </w:t>
            </w:r>
            <w:r w:rsidR="004A172D">
              <w:t>country and media</w:t>
            </w:r>
            <w:r w:rsidR="00244253">
              <w:t xml:space="preserve"> type </w:t>
            </w:r>
            <w:r w:rsidR="004A172D">
              <w:t>used for the promotion</w:t>
            </w:r>
            <w:r>
              <w:t>.</w:t>
            </w:r>
          </w:p>
          <w:p w14:paraId="55C10DDF" w14:textId="49F4E36C" w:rsidR="00FE3C14" w:rsidRDefault="00FE3C14" w:rsidP="00FE3C14">
            <w:r>
              <w:t>Filter</w:t>
            </w:r>
            <w:r w:rsidR="00442EF4">
              <w:t>ing</w:t>
            </w:r>
            <w:r>
              <w:t xml:space="preserve">: </w:t>
            </w:r>
            <w:r w:rsidR="00D24F1E">
              <w:t>month</w:t>
            </w:r>
            <w:r>
              <w:t xml:space="preserve"> (</w:t>
            </w:r>
            <w:r w:rsidR="00CE34F3">
              <w:t xml:space="preserve">08, </w:t>
            </w:r>
            <w:r w:rsidR="00DD2D50">
              <w:t>09 and</w:t>
            </w:r>
            <w:r w:rsidR="00CE34F3">
              <w:t xml:space="preserve"> </w:t>
            </w:r>
            <w:r>
              <w:t>1</w:t>
            </w:r>
            <w:r w:rsidR="00CE34F3">
              <w:t>0</w:t>
            </w:r>
            <w:r>
              <w:t xml:space="preserve">/2020), </w:t>
            </w:r>
            <w:r w:rsidR="00244253">
              <w:t xml:space="preserve">media type </w:t>
            </w:r>
            <w:r>
              <w:t>(‘</w:t>
            </w:r>
            <w:r w:rsidR="008E700D">
              <w:t>F</w:t>
            </w:r>
            <w:r w:rsidR="00331A15">
              <w:t>a</w:t>
            </w:r>
            <w:r w:rsidR="008E700D">
              <w:t>cebook’, ‘Instagram’ and ‘Google’</w:t>
            </w:r>
            <w:r>
              <w:t>)</w:t>
            </w:r>
            <w:r w:rsidR="00D24F1E">
              <w:t xml:space="preserve">, countries (Brazil, </w:t>
            </w:r>
            <w:r w:rsidR="000A3EE1">
              <w:t>Colombia,</w:t>
            </w:r>
            <w:r w:rsidR="00D24F1E">
              <w:t xml:space="preserve"> and Italy) </w:t>
            </w:r>
          </w:p>
          <w:p w14:paraId="7E21F43D" w14:textId="2AAE74FE" w:rsidR="00E46CF5" w:rsidRDefault="00FE3C14" w:rsidP="00366D58">
            <w:r>
              <w:t>To calculate all possible combinations of aggregations.</w:t>
            </w:r>
          </w:p>
        </w:tc>
      </w:tr>
      <w:tr w:rsidR="002E39A7" w14:paraId="454B47D4" w14:textId="77777777" w:rsidTr="00366D58">
        <w:tc>
          <w:tcPr>
            <w:tcW w:w="10627" w:type="dxa"/>
            <w:tcBorders>
              <w:top w:val="single" w:sz="4" w:space="0" w:color="808080" w:themeColor="background1" w:themeShade="80"/>
              <w:bottom w:val="single" w:sz="4" w:space="0" w:color="808080" w:themeColor="background1" w:themeShade="80"/>
            </w:tcBorders>
          </w:tcPr>
          <w:p w14:paraId="636F70E7" w14:textId="77777777" w:rsidR="002E39A7" w:rsidRPr="00B53F4E" w:rsidRDefault="002E39A7" w:rsidP="00366D58">
            <w:pPr>
              <w:jc w:val="center"/>
              <w:rPr>
                <w:b/>
                <w:bCs/>
              </w:rPr>
            </w:pPr>
          </w:p>
        </w:tc>
      </w:tr>
      <w:tr w:rsidR="002E39A7" w14:paraId="0BA80767"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40F57CB" w14:textId="77777777" w:rsidR="002E39A7" w:rsidRPr="00B53F4E" w:rsidRDefault="002E39A7" w:rsidP="00366D58">
            <w:pPr>
              <w:jc w:val="center"/>
              <w:rPr>
                <w:b/>
                <w:bCs/>
              </w:rPr>
            </w:pPr>
            <w:r w:rsidRPr="00B53F4E">
              <w:rPr>
                <w:b/>
                <w:bCs/>
              </w:rPr>
              <w:t>SQL codes</w:t>
            </w:r>
          </w:p>
        </w:tc>
      </w:tr>
      <w:tr w:rsidR="002E39A7" w14:paraId="0DD9C3E3"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BA6515" w14:textId="7BE32C64" w:rsidR="006B44AF" w:rsidRDefault="006B44AF" w:rsidP="006B44AF">
            <w:r>
              <w:t>select case when grouping (month)=1 then '0' else month end,</w:t>
            </w:r>
          </w:p>
          <w:p w14:paraId="6EC49138" w14:textId="77777777" w:rsidR="006B44AF" w:rsidRDefault="006B44AF" w:rsidP="006B44AF">
            <w:r>
              <w:t>case when grouping (country)=1 then '*'else country end,</w:t>
            </w:r>
          </w:p>
          <w:p w14:paraId="06041333" w14:textId="77777777" w:rsidR="006B44AF" w:rsidRDefault="006B44AF" w:rsidP="006B44AF">
            <w:r>
              <w:t>case when grouping (</w:t>
            </w:r>
            <w:proofErr w:type="spellStart"/>
            <w:r>
              <w:t>media_</w:t>
            </w:r>
            <w:proofErr w:type="gramStart"/>
            <w:r>
              <w:t>type</w:t>
            </w:r>
            <w:proofErr w:type="spellEnd"/>
            <w:r>
              <w:t>)=</w:t>
            </w:r>
            <w:proofErr w:type="gramEnd"/>
            <w:r>
              <w:t xml:space="preserve">1 then '*'else </w:t>
            </w:r>
            <w:proofErr w:type="spellStart"/>
            <w:r>
              <w:t>media_type</w:t>
            </w:r>
            <w:proofErr w:type="spellEnd"/>
            <w:r>
              <w:t xml:space="preserve"> end,</w:t>
            </w:r>
          </w:p>
          <w:p w14:paraId="656136C2" w14:textId="77777777" w:rsidR="006B44AF" w:rsidRDefault="006B44AF" w:rsidP="006B44AF">
            <w:r>
              <w:t>sum(</w:t>
            </w:r>
            <w:proofErr w:type="spellStart"/>
            <w:r>
              <w:t>sales_dollar</w:t>
            </w:r>
            <w:proofErr w:type="spellEnd"/>
            <w:r>
              <w:t xml:space="preserve">) as </w:t>
            </w:r>
            <w:proofErr w:type="spellStart"/>
            <w:r>
              <w:t>sales_dollar</w:t>
            </w:r>
            <w:proofErr w:type="spellEnd"/>
            <w:r>
              <w:t>, sum (</w:t>
            </w:r>
            <w:proofErr w:type="spellStart"/>
            <w:r>
              <w:t>minutes_subscribed</w:t>
            </w:r>
            <w:proofErr w:type="spellEnd"/>
            <w:r>
              <w:t xml:space="preserve">) as </w:t>
            </w:r>
            <w:proofErr w:type="spellStart"/>
            <w:r>
              <w:t>minutes_subscribed</w:t>
            </w:r>
            <w:proofErr w:type="spellEnd"/>
            <w:r>
              <w:t>,</w:t>
            </w:r>
          </w:p>
          <w:p w14:paraId="5D7EA942" w14:textId="77777777" w:rsidR="006B44AF" w:rsidRDefault="006B44AF" w:rsidP="006B44AF">
            <w:r>
              <w:t xml:space="preserve">grouping (month, </w:t>
            </w:r>
            <w:proofErr w:type="spellStart"/>
            <w:r>
              <w:t>media_type</w:t>
            </w:r>
            <w:proofErr w:type="spellEnd"/>
            <w:r>
              <w:t>, country) as MMC</w:t>
            </w:r>
          </w:p>
          <w:p w14:paraId="5F3041AF" w14:textId="77777777" w:rsidR="006B44AF" w:rsidRDefault="006B44AF" w:rsidP="006B44AF">
            <w:r>
              <w:t xml:space="preserve">from </w:t>
            </w:r>
            <w:proofErr w:type="spellStart"/>
            <w:r>
              <w:t>fact_sales</w:t>
            </w:r>
            <w:proofErr w:type="spellEnd"/>
            <w:r>
              <w:t xml:space="preserve"> join </w:t>
            </w:r>
            <w:proofErr w:type="spellStart"/>
            <w:r>
              <w:t>dim_promotion</w:t>
            </w:r>
            <w:proofErr w:type="spellEnd"/>
            <w:r>
              <w:t xml:space="preserve"> using (</w:t>
            </w:r>
            <w:proofErr w:type="spellStart"/>
            <w:r>
              <w:t>promotion_id</w:t>
            </w:r>
            <w:proofErr w:type="spellEnd"/>
            <w:r>
              <w:t xml:space="preserve">) join </w:t>
            </w:r>
            <w:proofErr w:type="spellStart"/>
            <w:r>
              <w:t>dim_date</w:t>
            </w:r>
            <w:proofErr w:type="spellEnd"/>
            <w:r>
              <w:t xml:space="preserve"> using (</w:t>
            </w:r>
            <w:proofErr w:type="spellStart"/>
            <w:r>
              <w:t>date_</w:t>
            </w:r>
            <w:proofErr w:type="gramStart"/>
            <w:r>
              <w:t>id</w:t>
            </w:r>
            <w:proofErr w:type="spellEnd"/>
            <w:r>
              <w:t>)join</w:t>
            </w:r>
            <w:proofErr w:type="gramEnd"/>
            <w:r>
              <w:t xml:space="preserve"> </w:t>
            </w:r>
            <w:proofErr w:type="spellStart"/>
            <w:r>
              <w:t>dim_customer</w:t>
            </w:r>
            <w:proofErr w:type="spellEnd"/>
            <w:r>
              <w:t xml:space="preserve"> using (</w:t>
            </w:r>
            <w:proofErr w:type="spellStart"/>
            <w:r>
              <w:t>customer_id</w:t>
            </w:r>
            <w:proofErr w:type="spellEnd"/>
            <w:r>
              <w:t xml:space="preserve">) join </w:t>
            </w:r>
            <w:proofErr w:type="spellStart"/>
            <w:r>
              <w:t>dim_user_account</w:t>
            </w:r>
            <w:proofErr w:type="spellEnd"/>
            <w:r>
              <w:t xml:space="preserve"> using (</w:t>
            </w:r>
            <w:proofErr w:type="spellStart"/>
            <w:r>
              <w:t>user_id</w:t>
            </w:r>
            <w:proofErr w:type="spellEnd"/>
            <w:r>
              <w:t>)</w:t>
            </w:r>
          </w:p>
          <w:p w14:paraId="5954C850" w14:textId="77777777" w:rsidR="006B44AF" w:rsidRDefault="006B44AF" w:rsidP="006B44AF">
            <w:r>
              <w:t>where year=2020</w:t>
            </w:r>
          </w:p>
          <w:p w14:paraId="24959AED" w14:textId="77777777" w:rsidR="006B44AF" w:rsidRDefault="006B44AF" w:rsidP="006B44AF">
            <w:r>
              <w:t>and month in (8,9,10)</w:t>
            </w:r>
          </w:p>
          <w:p w14:paraId="1A654539" w14:textId="00826905" w:rsidR="006B44AF" w:rsidRDefault="006B44AF" w:rsidP="006B44AF">
            <w:r>
              <w:t xml:space="preserve">and </w:t>
            </w:r>
            <w:proofErr w:type="spellStart"/>
            <w:r>
              <w:t>media_type</w:t>
            </w:r>
            <w:proofErr w:type="spellEnd"/>
            <w:r>
              <w:t xml:space="preserve"> in ('Facebook', '</w:t>
            </w:r>
            <w:r w:rsidR="008E700D">
              <w:t>Instagram’</w:t>
            </w:r>
            <w:r>
              <w:t>, 'Google')</w:t>
            </w:r>
          </w:p>
          <w:p w14:paraId="3A1D6E5B" w14:textId="77777777" w:rsidR="006B44AF" w:rsidRDefault="006B44AF" w:rsidP="006B44AF">
            <w:r>
              <w:t>and country in ('Brazil', 'Colombia', 'Italy')</w:t>
            </w:r>
          </w:p>
          <w:p w14:paraId="161F59F3" w14:textId="77777777" w:rsidR="006B44AF" w:rsidRDefault="006B44AF" w:rsidP="006B44AF">
            <w:r>
              <w:t xml:space="preserve">group by cube (month, country, </w:t>
            </w:r>
            <w:proofErr w:type="spellStart"/>
            <w:r>
              <w:t>media_type</w:t>
            </w:r>
            <w:proofErr w:type="spellEnd"/>
            <w:r>
              <w:t>)</w:t>
            </w:r>
          </w:p>
          <w:p w14:paraId="4830A93F" w14:textId="4BCA7E4B" w:rsidR="009948E6" w:rsidRDefault="006B44AF" w:rsidP="006B44AF">
            <w:r>
              <w:t xml:space="preserve">order by month, </w:t>
            </w:r>
            <w:proofErr w:type="spellStart"/>
            <w:r>
              <w:t>media_type</w:t>
            </w:r>
            <w:proofErr w:type="spellEnd"/>
            <w:r>
              <w:t>, country</w:t>
            </w:r>
          </w:p>
        </w:tc>
      </w:tr>
      <w:tr w:rsidR="002E39A7" w14:paraId="0A3F1C81" w14:textId="77777777" w:rsidTr="00366D58">
        <w:tc>
          <w:tcPr>
            <w:tcW w:w="10627" w:type="dxa"/>
            <w:tcBorders>
              <w:top w:val="single" w:sz="4" w:space="0" w:color="808080" w:themeColor="background1" w:themeShade="80"/>
              <w:bottom w:val="single" w:sz="4" w:space="0" w:color="808080" w:themeColor="background1" w:themeShade="80"/>
            </w:tcBorders>
          </w:tcPr>
          <w:p w14:paraId="763C8173" w14:textId="77777777" w:rsidR="002E39A7" w:rsidRPr="00B53F4E" w:rsidRDefault="002E39A7" w:rsidP="00366D58">
            <w:pPr>
              <w:rPr>
                <w:b/>
                <w:bCs/>
              </w:rPr>
            </w:pPr>
          </w:p>
        </w:tc>
      </w:tr>
      <w:tr w:rsidR="002E39A7" w14:paraId="4008A98D"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23540EE" w14:textId="77777777" w:rsidR="002E39A7" w:rsidRPr="00B53F4E" w:rsidRDefault="002E39A7" w:rsidP="00366D58">
            <w:pPr>
              <w:jc w:val="center"/>
              <w:rPr>
                <w:b/>
                <w:bCs/>
              </w:rPr>
            </w:pPr>
            <w:r w:rsidRPr="00B53F4E">
              <w:rPr>
                <w:b/>
                <w:bCs/>
              </w:rPr>
              <w:t>Results</w:t>
            </w:r>
          </w:p>
        </w:tc>
      </w:tr>
      <w:tr w:rsidR="002E39A7" w14:paraId="43E4DB5D"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tbl>
            <w:tblPr>
              <w:tblW w:w="5425" w:type="dxa"/>
              <w:jc w:val="center"/>
              <w:tblLook w:val="04A0" w:firstRow="1" w:lastRow="0" w:firstColumn="1" w:lastColumn="0" w:noHBand="0" w:noVBand="1"/>
            </w:tblPr>
            <w:tblGrid>
              <w:gridCol w:w="660"/>
              <w:gridCol w:w="833"/>
              <w:gridCol w:w="1017"/>
              <w:gridCol w:w="1009"/>
              <w:gridCol w:w="1552"/>
              <w:gridCol w:w="544"/>
            </w:tblGrid>
            <w:tr w:rsidR="008C73BD" w:rsidRPr="008C73BD" w14:paraId="45288F4A" w14:textId="77777777" w:rsidTr="008C73BD">
              <w:trPr>
                <w:trHeight w:val="288"/>
                <w:jc w:val="center"/>
              </w:trPr>
              <w:tc>
                <w:tcPr>
                  <w:tcW w:w="660" w:type="dxa"/>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2B7A9D1E" w14:textId="77777777" w:rsidR="008C73BD" w:rsidRPr="008C73BD" w:rsidRDefault="008C73BD" w:rsidP="008C73BD">
                  <w:pPr>
                    <w:spacing w:after="0" w:line="240" w:lineRule="auto"/>
                    <w:rPr>
                      <w:rFonts w:ascii="Calibri" w:eastAsia="Times New Roman" w:hAnsi="Calibri" w:cs="Calibri"/>
                      <w:b/>
                      <w:bCs/>
                      <w:color w:val="000000"/>
                      <w:sz w:val="16"/>
                      <w:szCs w:val="16"/>
                      <w:lang w:val="en-GB" w:eastAsia="en-GB"/>
                    </w:rPr>
                  </w:pPr>
                  <w:r w:rsidRPr="008C73BD">
                    <w:rPr>
                      <w:rFonts w:ascii="Calibri" w:eastAsia="Times New Roman" w:hAnsi="Calibri" w:cs="Calibri"/>
                      <w:b/>
                      <w:bCs/>
                      <w:color w:val="000000"/>
                      <w:sz w:val="16"/>
                      <w:szCs w:val="16"/>
                      <w:lang w:val="en-GB" w:eastAsia="en-GB"/>
                    </w:rPr>
                    <w:t>month</w:t>
                  </w:r>
                </w:p>
              </w:tc>
              <w:tc>
                <w:tcPr>
                  <w:tcW w:w="833" w:type="dxa"/>
                  <w:tcBorders>
                    <w:top w:val="single" w:sz="4" w:space="0" w:color="808080"/>
                    <w:left w:val="nil"/>
                    <w:bottom w:val="single" w:sz="4" w:space="0" w:color="808080"/>
                    <w:right w:val="single" w:sz="4" w:space="0" w:color="808080"/>
                  </w:tcBorders>
                  <w:shd w:val="clear" w:color="auto" w:fill="auto"/>
                  <w:noWrap/>
                  <w:vAlign w:val="bottom"/>
                  <w:hideMark/>
                </w:tcPr>
                <w:p w14:paraId="19EA4977" w14:textId="77777777" w:rsidR="008C73BD" w:rsidRPr="008C73BD" w:rsidRDefault="008C73BD" w:rsidP="008C73BD">
                  <w:pPr>
                    <w:spacing w:after="0" w:line="240" w:lineRule="auto"/>
                    <w:rPr>
                      <w:rFonts w:ascii="Calibri" w:eastAsia="Times New Roman" w:hAnsi="Calibri" w:cs="Calibri"/>
                      <w:b/>
                      <w:bCs/>
                      <w:color w:val="000000"/>
                      <w:sz w:val="16"/>
                      <w:szCs w:val="16"/>
                      <w:lang w:val="en-GB" w:eastAsia="en-GB"/>
                    </w:rPr>
                  </w:pPr>
                  <w:r w:rsidRPr="008C73BD">
                    <w:rPr>
                      <w:rFonts w:ascii="Calibri" w:eastAsia="Times New Roman" w:hAnsi="Calibri" w:cs="Calibri"/>
                      <w:b/>
                      <w:bCs/>
                      <w:color w:val="000000"/>
                      <w:sz w:val="16"/>
                      <w:szCs w:val="16"/>
                      <w:lang w:val="en-GB" w:eastAsia="en-GB"/>
                    </w:rPr>
                    <w:t>country</w:t>
                  </w:r>
                </w:p>
              </w:tc>
              <w:tc>
                <w:tcPr>
                  <w:tcW w:w="1017" w:type="dxa"/>
                  <w:tcBorders>
                    <w:top w:val="single" w:sz="4" w:space="0" w:color="808080"/>
                    <w:left w:val="nil"/>
                    <w:bottom w:val="single" w:sz="4" w:space="0" w:color="808080"/>
                    <w:right w:val="single" w:sz="4" w:space="0" w:color="808080"/>
                  </w:tcBorders>
                  <w:shd w:val="clear" w:color="auto" w:fill="auto"/>
                  <w:noWrap/>
                  <w:vAlign w:val="bottom"/>
                  <w:hideMark/>
                </w:tcPr>
                <w:p w14:paraId="4C110B3C" w14:textId="77777777" w:rsidR="008C73BD" w:rsidRPr="008C73BD" w:rsidRDefault="008C73BD" w:rsidP="008C73BD">
                  <w:pPr>
                    <w:spacing w:after="0" w:line="240" w:lineRule="auto"/>
                    <w:rPr>
                      <w:rFonts w:ascii="Calibri" w:eastAsia="Times New Roman" w:hAnsi="Calibri" w:cs="Calibri"/>
                      <w:b/>
                      <w:bCs/>
                      <w:color w:val="000000"/>
                      <w:sz w:val="16"/>
                      <w:szCs w:val="16"/>
                      <w:lang w:val="en-GB" w:eastAsia="en-GB"/>
                    </w:rPr>
                  </w:pPr>
                  <w:proofErr w:type="spellStart"/>
                  <w:r w:rsidRPr="008C73BD">
                    <w:rPr>
                      <w:rFonts w:ascii="Calibri" w:eastAsia="Times New Roman" w:hAnsi="Calibri" w:cs="Calibri"/>
                      <w:b/>
                      <w:bCs/>
                      <w:color w:val="000000"/>
                      <w:sz w:val="16"/>
                      <w:szCs w:val="16"/>
                      <w:lang w:val="en-GB" w:eastAsia="en-GB"/>
                    </w:rPr>
                    <w:t>media_type</w:t>
                  </w:r>
                  <w:proofErr w:type="spellEnd"/>
                </w:p>
              </w:tc>
              <w:tc>
                <w:tcPr>
                  <w:tcW w:w="1009" w:type="dxa"/>
                  <w:tcBorders>
                    <w:top w:val="single" w:sz="4" w:space="0" w:color="808080"/>
                    <w:left w:val="nil"/>
                    <w:bottom w:val="single" w:sz="4" w:space="0" w:color="808080"/>
                    <w:right w:val="single" w:sz="4" w:space="0" w:color="808080"/>
                  </w:tcBorders>
                  <w:shd w:val="clear" w:color="auto" w:fill="auto"/>
                  <w:noWrap/>
                  <w:vAlign w:val="bottom"/>
                  <w:hideMark/>
                </w:tcPr>
                <w:p w14:paraId="44E8CEB2" w14:textId="77777777" w:rsidR="008C73BD" w:rsidRPr="008C73BD" w:rsidRDefault="008C73BD" w:rsidP="008C73BD">
                  <w:pPr>
                    <w:spacing w:after="0" w:line="240" w:lineRule="auto"/>
                    <w:rPr>
                      <w:rFonts w:ascii="Calibri" w:eastAsia="Times New Roman" w:hAnsi="Calibri" w:cs="Calibri"/>
                      <w:b/>
                      <w:bCs/>
                      <w:color w:val="000000"/>
                      <w:sz w:val="16"/>
                      <w:szCs w:val="16"/>
                      <w:lang w:val="en-GB" w:eastAsia="en-GB"/>
                    </w:rPr>
                  </w:pPr>
                  <w:proofErr w:type="spellStart"/>
                  <w:r w:rsidRPr="008C73BD">
                    <w:rPr>
                      <w:rFonts w:ascii="Calibri" w:eastAsia="Times New Roman" w:hAnsi="Calibri" w:cs="Calibri"/>
                      <w:b/>
                      <w:bCs/>
                      <w:color w:val="000000"/>
                      <w:sz w:val="16"/>
                      <w:szCs w:val="16"/>
                      <w:lang w:val="en-GB" w:eastAsia="en-GB"/>
                    </w:rPr>
                    <w:t>sales_dollar</w:t>
                  </w:r>
                  <w:proofErr w:type="spellEnd"/>
                </w:p>
              </w:tc>
              <w:tc>
                <w:tcPr>
                  <w:tcW w:w="1552" w:type="dxa"/>
                  <w:tcBorders>
                    <w:top w:val="single" w:sz="4" w:space="0" w:color="808080"/>
                    <w:left w:val="nil"/>
                    <w:bottom w:val="single" w:sz="4" w:space="0" w:color="808080"/>
                    <w:right w:val="single" w:sz="4" w:space="0" w:color="808080"/>
                  </w:tcBorders>
                  <w:shd w:val="clear" w:color="auto" w:fill="auto"/>
                  <w:noWrap/>
                  <w:vAlign w:val="bottom"/>
                  <w:hideMark/>
                </w:tcPr>
                <w:p w14:paraId="324E4A99" w14:textId="77777777" w:rsidR="008C73BD" w:rsidRPr="008C73BD" w:rsidRDefault="008C73BD" w:rsidP="008C73BD">
                  <w:pPr>
                    <w:spacing w:after="0" w:line="240" w:lineRule="auto"/>
                    <w:rPr>
                      <w:rFonts w:ascii="Calibri" w:eastAsia="Times New Roman" w:hAnsi="Calibri" w:cs="Calibri"/>
                      <w:b/>
                      <w:bCs/>
                      <w:color w:val="000000"/>
                      <w:sz w:val="16"/>
                      <w:szCs w:val="16"/>
                      <w:lang w:val="en-GB" w:eastAsia="en-GB"/>
                    </w:rPr>
                  </w:pPr>
                  <w:proofErr w:type="spellStart"/>
                  <w:r w:rsidRPr="008C73BD">
                    <w:rPr>
                      <w:rFonts w:ascii="Calibri" w:eastAsia="Times New Roman" w:hAnsi="Calibri" w:cs="Calibri"/>
                      <w:b/>
                      <w:bCs/>
                      <w:color w:val="000000"/>
                      <w:sz w:val="16"/>
                      <w:szCs w:val="16"/>
                      <w:lang w:val="en-GB" w:eastAsia="en-GB"/>
                    </w:rPr>
                    <w:t>minutes_subscribed</w:t>
                  </w:r>
                  <w:proofErr w:type="spellEnd"/>
                </w:p>
              </w:tc>
              <w:tc>
                <w:tcPr>
                  <w:tcW w:w="354" w:type="dxa"/>
                  <w:tcBorders>
                    <w:top w:val="single" w:sz="4" w:space="0" w:color="808080"/>
                    <w:left w:val="nil"/>
                    <w:bottom w:val="single" w:sz="4" w:space="0" w:color="808080"/>
                    <w:right w:val="single" w:sz="4" w:space="0" w:color="808080"/>
                  </w:tcBorders>
                  <w:shd w:val="clear" w:color="auto" w:fill="auto"/>
                  <w:noWrap/>
                  <w:vAlign w:val="bottom"/>
                  <w:hideMark/>
                </w:tcPr>
                <w:p w14:paraId="00909173" w14:textId="77777777" w:rsidR="008C73BD" w:rsidRPr="008C73BD" w:rsidRDefault="008C73BD" w:rsidP="008C73BD">
                  <w:pPr>
                    <w:spacing w:after="0" w:line="240" w:lineRule="auto"/>
                    <w:rPr>
                      <w:rFonts w:ascii="Calibri" w:eastAsia="Times New Roman" w:hAnsi="Calibri" w:cs="Calibri"/>
                      <w:b/>
                      <w:bCs/>
                      <w:color w:val="000000"/>
                      <w:sz w:val="16"/>
                      <w:szCs w:val="16"/>
                      <w:lang w:val="en-GB" w:eastAsia="en-GB"/>
                    </w:rPr>
                  </w:pPr>
                  <w:r w:rsidRPr="008C73BD">
                    <w:rPr>
                      <w:rFonts w:ascii="Calibri" w:eastAsia="Times New Roman" w:hAnsi="Calibri" w:cs="Calibri"/>
                      <w:b/>
                      <w:bCs/>
                      <w:color w:val="000000"/>
                      <w:sz w:val="16"/>
                      <w:szCs w:val="16"/>
                      <w:lang w:val="en-GB" w:eastAsia="en-GB"/>
                    </w:rPr>
                    <w:t>mmc</w:t>
                  </w:r>
                </w:p>
              </w:tc>
            </w:tr>
            <w:tr w:rsidR="008C73BD" w:rsidRPr="008C73BD" w14:paraId="23832ECE"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400DF1A9"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71FCB549"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06C3AA02"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1B5DC53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146730</w:t>
                  </w:r>
                </w:p>
              </w:tc>
              <w:tc>
                <w:tcPr>
                  <w:tcW w:w="1552" w:type="dxa"/>
                  <w:tcBorders>
                    <w:top w:val="nil"/>
                    <w:left w:val="nil"/>
                    <w:bottom w:val="single" w:sz="4" w:space="0" w:color="808080"/>
                    <w:right w:val="single" w:sz="4" w:space="0" w:color="808080"/>
                  </w:tcBorders>
                  <w:shd w:val="clear" w:color="auto" w:fill="auto"/>
                  <w:noWrap/>
                  <w:vAlign w:val="bottom"/>
                  <w:hideMark/>
                </w:tcPr>
                <w:p w14:paraId="7763116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48910</w:t>
                  </w:r>
                </w:p>
              </w:tc>
              <w:tc>
                <w:tcPr>
                  <w:tcW w:w="354" w:type="dxa"/>
                  <w:tcBorders>
                    <w:top w:val="nil"/>
                    <w:left w:val="nil"/>
                    <w:bottom w:val="single" w:sz="4" w:space="0" w:color="808080"/>
                    <w:right w:val="single" w:sz="4" w:space="0" w:color="808080"/>
                  </w:tcBorders>
                  <w:shd w:val="clear" w:color="auto" w:fill="auto"/>
                  <w:noWrap/>
                  <w:vAlign w:val="bottom"/>
                  <w:hideMark/>
                </w:tcPr>
                <w:p w14:paraId="2E9EF75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7</w:t>
                  </w:r>
                </w:p>
              </w:tc>
            </w:tr>
            <w:tr w:rsidR="008C73BD" w:rsidRPr="008C73BD" w14:paraId="05520AE9"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7AA74DC7"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7F5FCD4A"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195395C8"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36A5E3E9"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124050</w:t>
                  </w:r>
                </w:p>
              </w:tc>
              <w:tc>
                <w:tcPr>
                  <w:tcW w:w="1552" w:type="dxa"/>
                  <w:tcBorders>
                    <w:top w:val="nil"/>
                    <w:left w:val="nil"/>
                    <w:bottom w:val="single" w:sz="4" w:space="0" w:color="808080"/>
                    <w:right w:val="single" w:sz="4" w:space="0" w:color="808080"/>
                  </w:tcBorders>
                  <w:shd w:val="clear" w:color="auto" w:fill="auto"/>
                  <w:noWrap/>
                  <w:vAlign w:val="bottom"/>
                  <w:hideMark/>
                </w:tcPr>
                <w:p w14:paraId="15253BB6"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41350</w:t>
                  </w:r>
                </w:p>
              </w:tc>
              <w:tc>
                <w:tcPr>
                  <w:tcW w:w="354" w:type="dxa"/>
                  <w:tcBorders>
                    <w:top w:val="nil"/>
                    <w:left w:val="nil"/>
                    <w:bottom w:val="single" w:sz="4" w:space="0" w:color="808080"/>
                    <w:right w:val="single" w:sz="4" w:space="0" w:color="808080"/>
                  </w:tcBorders>
                  <w:shd w:val="clear" w:color="auto" w:fill="auto"/>
                  <w:noWrap/>
                  <w:vAlign w:val="bottom"/>
                  <w:hideMark/>
                </w:tcPr>
                <w:p w14:paraId="5070755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6</w:t>
                  </w:r>
                </w:p>
              </w:tc>
            </w:tr>
            <w:tr w:rsidR="008C73BD" w:rsidRPr="008C73BD" w14:paraId="4F8565A6"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377935A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400B490A"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Colombia</w:t>
                  </w:r>
                </w:p>
              </w:tc>
              <w:tc>
                <w:tcPr>
                  <w:tcW w:w="1017" w:type="dxa"/>
                  <w:tcBorders>
                    <w:top w:val="nil"/>
                    <w:left w:val="nil"/>
                    <w:bottom w:val="single" w:sz="4" w:space="0" w:color="808080"/>
                    <w:right w:val="single" w:sz="4" w:space="0" w:color="808080"/>
                  </w:tcBorders>
                  <w:shd w:val="clear" w:color="auto" w:fill="auto"/>
                  <w:noWrap/>
                  <w:vAlign w:val="bottom"/>
                  <w:hideMark/>
                </w:tcPr>
                <w:p w14:paraId="0BFDDF86"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2574D7D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7740</w:t>
                  </w:r>
                </w:p>
              </w:tc>
              <w:tc>
                <w:tcPr>
                  <w:tcW w:w="1552" w:type="dxa"/>
                  <w:tcBorders>
                    <w:top w:val="nil"/>
                    <w:left w:val="nil"/>
                    <w:bottom w:val="single" w:sz="4" w:space="0" w:color="808080"/>
                    <w:right w:val="single" w:sz="4" w:space="0" w:color="808080"/>
                  </w:tcBorders>
                  <w:shd w:val="clear" w:color="auto" w:fill="auto"/>
                  <w:noWrap/>
                  <w:vAlign w:val="bottom"/>
                  <w:hideMark/>
                </w:tcPr>
                <w:p w14:paraId="0E88595A"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2580</w:t>
                  </w:r>
                </w:p>
              </w:tc>
              <w:tc>
                <w:tcPr>
                  <w:tcW w:w="354" w:type="dxa"/>
                  <w:tcBorders>
                    <w:top w:val="nil"/>
                    <w:left w:val="nil"/>
                    <w:bottom w:val="single" w:sz="4" w:space="0" w:color="808080"/>
                    <w:right w:val="single" w:sz="4" w:space="0" w:color="808080"/>
                  </w:tcBorders>
                  <w:shd w:val="clear" w:color="auto" w:fill="auto"/>
                  <w:noWrap/>
                  <w:vAlign w:val="bottom"/>
                  <w:hideMark/>
                </w:tcPr>
                <w:p w14:paraId="1FD87ECE"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6</w:t>
                  </w:r>
                </w:p>
              </w:tc>
            </w:tr>
            <w:tr w:rsidR="008C73BD" w:rsidRPr="008C73BD" w14:paraId="2F0763C9"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4B996FB7"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585F9439"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Italy</w:t>
                  </w:r>
                </w:p>
              </w:tc>
              <w:tc>
                <w:tcPr>
                  <w:tcW w:w="1017" w:type="dxa"/>
                  <w:tcBorders>
                    <w:top w:val="nil"/>
                    <w:left w:val="nil"/>
                    <w:bottom w:val="single" w:sz="4" w:space="0" w:color="808080"/>
                    <w:right w:val="single" w:sz="4" w:space="0" w:color="808080"/>
                  </w:tcBorders>
                  <w:shd w:val="clear" w:color="auto" w:fill="auto"/>
                  <w:noWrap/>
                  <w:vAlign w:val="bottom"/>
                  <w:hideMark/>
                </w:tcPr>
                <w:p w14:paraId="65C63941"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008F57B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14940</w:t>
                  </w:r>
                </w:p>
              </w:tc>
              <w:tc>
                <w:tcPr>
                  <w:tcW w:w="1552" w:type="dxa"/>
                  <w:tcBorders>
                    <w:top w:val="nil"/>
                    <w:left w:val="nil"/>
                    <w:bottom w:val="single" w:sz="4" w:space="0" w:color="808080"/>
                    <w:right w:val="single" w:sz="4" w:space="0" w:color="808080"/>
                  </w:tcBorders>
                  <w:shd w:val="clear" w:color="auto" w:fill="auto"/>
                  <w:noWrap/>
                  <w:vAlign w:val="bottom"/>
                  <w:hideMark/>
                </w:tcPr>
                <w:p w14:paraId="1623FC6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4980</w:t>
                  </w:r>
                </w:p>
              </w:tc>
              <w:tc>
                <w:tcPr>
                  <w:tcW w:w="354" w:type="dxa"/>
                  <w:tcBorders>
                    <w:top w:val="nil"/>
                    <w:left w:val="nil"/>
                    <w:bottom w:val="single" w:sz="4" w:space="0" w:color="808080"/>
                    <w:right w:val="single" w:sz="4" w:space="0" w:color="808080"/>
                  </w:tcBorders>
                  <w:shd w:val="clear" w:color="auto" w:fill="auto"/>
                  <w:noWrap/>
                  <w:vAlign w:val="bottom"/>
                  <w:hideMark/>
                </w:tcPr>
                <w:p w14:paraId="7D97438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6</w:t>
                  </w:r>
                </w:p>
              </w:tc>
            </w:tr>
            <w:tr w:rsidR="008C73BD" w:rsidRPr="008C73BD" w14:paraId="6562791C"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498BD2F0"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14280E84"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5FC1A2D0"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Facebook                                          </w:t>
                  </w:r>
                </w:p>
              </w:tc>
              <w:tc>
                <w:tcPr>
                  <w:tcW w:w="1009" w:type="dxa"/>
                  <w:tcBorders>
                    <w:top w:val="nil"/>
                    <w:left w:val="nil"/>
                    <w:bottom w:val="single" w:sz="4" w:space="0" w:color="808080"/>
                    <w:right w:val="single" w:sz="4" w:space="0" w:color="808080"/>
                  </w:tcBorders>
                  <w:shd w:val="clear" w:color="auto" w:fill="auto"/>
                  <w:noWrap/>
                  <w:vAlign w:val="bottom"/>
                  <w:hideMark/>
                </w:tcPr>
                <w:p w14:paraId="228FDCA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39960</w:t>
                  </w:r>
                </w:p>
              </w:tc>
              <w:tc>
                <w:tcPr>
                  <w:tcW w:w="1552" w:type="dxa"/>
                  <w:tcBorders>
                    <w:top w:val="nil"/>
                    <w:left w:val="nil"/>
                    <w:bottom w:val="single" w:sz="4" w:space="0" w:color="808080"/>
                    <w:right w:val="single" w:sz="4" w:space="0" w:color="808080"/>
                  </w:tcBorders>
                  <w:shd w:val="clear" w:color="auto" w:fill="auto"/>
                  <w:noWrap/>
                  <w:vAlign w:val="bottom"/>
                  <w:hideMark/>
                </w:tcPr>
                <w:p w14:paraId="040FE8E1"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13320</w:t>
                  </w:r>
                </w:p>
              </w:tc>
              <w:tc>
                <w:tcPr>
                  <w:tcW w:w="354" w:type="dxa"/>
                  <w:tcBorders>
                    <w:top w:val="nil"/>
                    <w:left w:val="nil"/>
                    <w:bottom w:val="single" w:sz="4" w:space="0" w:color="808080"/>
                    <w:right w:val="single" w:sz="4" w:space="0" w:color="808080"/>
                  </w:tcBorders>
                  <w:shd w:val="clear" w:color="auto" w:fill="auto"/>
                  <w:noWrap/>
                  <w:vAlign w:val="bottom"/>
                  <w:hideMark/>
                </w:tcPr>
                <w:p w14:paraId="7165B1CA"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5</w:t>
                  </w:r>
                </w:p>
              </w:tc>
            </w:tr>
            <w:tr w:rsidR="008C73BD" w:rsidRPr="008C73BD" w14:paraId="318873E2"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0DCD0237"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0CDA9FB2"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3A2D2D7B"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Facebook                                          </w:t>
                  </w:r>
                </w:p>
              </w:tc>
              <w:tc>
                <w:tcPr>
                  <w:tcW w:w="1009" w:type="dxa"/>
                  <w:tcBorders>
                    <w:top w:val="nil"/>
                    <w:left w:val="nil"/>
                    <w:bottom w:val="single" w:sz="4" w:space="0" w:color="808080"/>
                    <w:right w:val="single" w:sz="4" w:space="0" w:color="808080"/>
                  </w:tcBorders>
                  <w:shd w:val="clear" w:color="auto" w:fill="auto"/>
                  <w:noWrap/>
                  <w:vAlign w:val="bottom"/>
                  <w:hideMark/>
                </w:tcPr>
                <w:p w14:paraId="72369BE6"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35280</w:t>
                  </w:r>
                </w:p>
              </w:tc>
              <w:tc>
                <w:tcPr>
                  <w:tcW w:w="1552" w:type="dxa"/>
                  <w:tcBorders>
                    <w:top w:val="nil"/>
                    <w:left w:val="nil"/>
                    <w:bottom w:val="single" w:sz="4" w:space="0" w:color="808080"/>
                    <w:right w:val="single" w:sz="4" w:space="0" w:color="808080"/>
                  </w:tcBorders>
                  <w:shd w:val="clear" w:color="auto" w:fill="auto"/>
                  <w:noWrap/>
                  <w:vAlign w:val="bottom"/>
                  <w:hideMark/>
                </w:tcPr>
                <w:p w14:paraId="3407CD0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11760</w:t>
                  </w:r>
                </w:p>
              </w:tc>
              <w:tc>
                <w:tcPr>
                  <w:tcW w:w="354" w:type="dxa"/>
                  <w:tcBorders>
                    <w:top w:val="nil"/>
                    <w:left w:val="nil"/>
                    <w:bottom w:val="single" w:sz="4" w:space="0" w:color="808080"/>
                    <w:right w:val="single" w:sz="4" w:space="0" w:color="808080"/>
                  </w:tcBorders>
                  <w:shd w:val="clear" w:color="auto" w:fill="auto"/>
                  <w:noWrap/>
                  <w:vAlign w:val="bottom"/>
                  <w:hideMark/>
                </w:tcPr>
                <w:p w14:paraId="2A52475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w:t>
                  </w:r>
                </w:p>
              </w:tc>
            </w:tr>
            <w:tr w:rsidR="008C73BD" w:rsidRPr="008C73BD" w14:paraId="5E3F8F22"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5AD26850"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54F89C47"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Italy</w:t>
                  </w:r>
                </w:p>
              </w:tc>
              <w:tc>
                <w:tcPr>
                  <w:tcW w:w="1017" w:type="dxa"/>
                  <w:tcBorders>
                    <w:top w:val="nil"/>
                    <w:left w:val="nil"/>
                    <w:bottom w:val="single" w:sz="4" w:space="0" w:color="808080"/>
                    <w:right w:val="single" w:sz="4" w:space="0" w:color="808080"/>
                  </w:tcBorders>
                  <w:shd w:val="clear" w:color="auto" w:fill="auto"/>
                  <w:noWrap/>
                  <w:vAlign w:val="bottom"/>
                  <w:hideMark/>
                </w:tcPr>
                <w:p w14:paraId="60903A1D"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Facebook                                          </w:t>
                  </w:r>
                </w:p>
              </w:tc>
              <w:tc>
                <w:tcPr>
                  <w:tcW w:w="1009" w:type="dxa"/>
                  <w:tcBorders>
                    <w:top w:val="nil"/>
                    <w:left w:val="nil"/>
                    <w:bottom w:val="single" w:sz="4" w:space="0" w:color="808080"/>
                    <w:right w:val="single" w:sz="4" w:space="0" w:color="808080"/>
                  </w:tcBorders>
                  <w:shd w:val="clear" w:color="auto" w:fill="auto"/>
                  <w:noWrap/>
                  <w:vAlign w:val="bottom"/>
                  <w:hideMark/>
                </w:tcPr>
                <w:p w14:paraId="1812611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4680</w:t>
                  </w:r>
                </w:p>
              </w:tc>
              <w:tc>
                <w:tcPr>
                  <w:tcW w:w="1552" w:type="dxa"/>
                  <w:tcBorders>
                    <w:top w:val="nil"/>
                    <w:left w:val="nil"/>
                    <w:bottom w:val="single" w:sz="4" w:space="0" w:color="808080"/>
                    <w:right w:val="single" w:sz="4" w:space="0" w:color="808080"/>
                  </w:tcBorders>
                  <w:shd w:val="clear" w:color="auto" w:fill="auto"/>
                  <w:noWrap/>
                  <w:vAlign w:val="bottom"/>
                  <w:hideMark/>
                </w:tcPr>
                <w:p w14:paraId="1422D705"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1560</w:t>
                  </w:r>
                </w:p>
              </w:tc>
              <w:tc>
                <w:tcPr>
                  <w:tcW w:w="354" w:type="dxa"/>
                  <w:tcBorders>
                    <w:top w:val="nil"/>
                    <w:left w:val="nil"/>
                    <w:bottom w:val="single" w:sz="4" w:space="0" w:color="808080"/>
                    <w:right w:val="single" w:sz="4" w:space="0" w:color="808080"/>
                  </w:tcBorders>
                  <w:shd w:val="clear" w:color="auto" w:fill="auto"/>
                  <w:noWrap/>
                  <w:vAlign w:val="bottom"/>
                  <w:hideMark/>
                </w:tcPr>
                <w:p w14:paraId="179F8860"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w:t>
                  </w:r>
                </w:p>
              </w:tc>
            </w:tr>
            <w:tr w:rsidR="008C73BD" w:rsidRPr="008C73BD" w14:paraId="71DA9F90"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4762F766"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3AB9DB0C"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071530C8"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Google                                            </w:t>
                  </w:r>
                </w:p>
              </w:tc>
              <w:tc>
                <w:tcPr>
                  <w:tcW w:w="1009" w:type="dxa"/>
                  <w:tcBorders>
                    <w:top w:val="nil"/>
                    <w:left w:val="nil"/>
                    <w:bottom w:val="single" w:sz="4" w:space="0" w:color="808080"/>
                    <w:right w:val="single" w:sz="4" w:space="0" w:color="808080"/>
                  </w:tcBorders>
                  <w:shd w:val="clear" w:color="auto" w:fill="auto"/>
                  <w:noWrap/>
                  <w:vAlign w:val="bottom"/>
                  <w:hideMark/>
                </w:tcPr>
                <w:p w14:paraId="52FD1ED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88350</w:t>
                  </w:r>
                </w:p>
              </w:tc>
              <w:tc>
                <w:tcPr>
                  <w:tcW w:w="1552" w:type="dxa"/>
                  <w:tcBorders>
                    <w:top w:val="nil"/>
                    <w:left w:val="nil"/>
                    <w:bottom w:val="single" w:sz="4" w:space="0" w:color="808080"/>
                    <w:right w:val="single" w:sz="4" w:space="0" w:color="808080"/>
                  </w:tcBorders>
                  <w:shd w:val="clear" w:color="auto" w:fill="auto"/>
                  <w:noWrap/>
                  <w:vAlign w:val="bottom"/>
                  <w:hideMark/>
                </w:tcPr>
                <w:p w14:paraId="5394915E"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29450</w:t>
                  </w:r>
                </w:p>
              </w:tc>
              <w:tc>
                <w:tcPr>
                  <w:tcW w:w="354" w:type="dxa"/>
                  <w:tcBorders>
                    <w:top w:val="nil"/>
                    <w:left w:val="nil"/>
                    <w:bottom w:val="single" w:sz="4" w:space="0" w:color="808080"/>
                    <w:right w:val="single" w:sz="4" w:space="0" w:color="808080"/>
                  </w:tcBorders>
                  <w:shd w:val="clear" w:color="auto" w:fill="auto"/>
                  <w:noWrap/>
                  <w:vAlign w:val="bottom"/>
                  <w:hideMark/>
                </w:tcPr>
                <w:p w14:paraId="0599A1A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5</w:t>
                  </w:r>
                </w:p>
              </w:tc>
            </w:tr>
            <w:tr w:rsidR="008C73BD" w:rsidRPr="008C73BD" w14:paraId="294F1F9B"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6B283DB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01D56131"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71FE4D12"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Google                                            </w:t>
                  </w:r>
                </w:p>
              </w:tc>
              <w:tc>
                <w:tcPr>
                  <w:tcW w:w="1009" w:type="dxa"/>
                  <w:tcBorders>
                    <w:top w:val="nil"/>
                    <w:left w:val="nil"/>
                    <w:bottom w:val="single" w:sz="4" w:space="0" w:color="808080"/>
                    <w:right w:val="single" w:sz="4" w:space="0" w:color="808080"/>
                  </w:tcBorders>
                  <w:shd w:val="clear" w:color="auto" w:fill="auto"/>
                  <w:noWrap/>
                  <w:vAlign w:val="bottom"/>
                  <w:hideMark/>
                </w:tcPr>
                <w:p w14:paraId="43DF9531"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73050</w:t>
                  </w:r>
                </w:p>
              </w:tc>
              <w:tc>
                <w:tcPr>
                  <w:tcW w:w="1552" w:type="dxa"/>
                  <w:tcBorders>
                    <w:top w:val="nil"/>
                    <w:left w:val="nil"/>
                    <w:bottom w:val="single" w:sz="4" w:space="0" w:color="808080"/>
                    <w:right w:val="single" w:sz="4" w:space="0" w:color="808080"/>
                  </w:tcBorders>
                  <w:shd w:val="clear" w:color="auto" w:fill="auto"/>
                  <w:noWrap/>
                  <w:vAlign w:val="bottom"/>
                  <w:hideMark/>
                </w:tcPr>
                <w:p w14:paraId="736B47B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24350</w:t>
                  </w:r>
                </w:p>
              </w:tc>
              <w:tc>
                <w:tcPr>
                  <w:tcW w:w="354" w:type="dxa"/>
                  <w:tcBorders>
                    <w:top w:val="nil"/>
                    <w:left w:val="nil"/>
                    <w:bottom w:val="single" w:sz="4" w:space="0" w:color="808080"/>
                    <w:right w:val="single" w:sz="4" w:space="0" w:color="808080"/>
                  </w:tcBorders>
                  <w:shd w:val="clear" w:color="auto" w:fill="auto"/>
                  <w:noWrap/>
                  <w:vAlign w:val="bottom"/>
                  <w:hideMark/>
                </w:tcPr>
                <w:p w14:paraId="75AA8221"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w:t>
                  </w:r>
                </w:p>
              </w:tc>
            </w:tr>
            <w:tr w:rsidR="008C73BD" w:rsidRPr="008C73BD" w14:paraId="565D317F"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5B7C3B46"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47FACE96"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Colombia</w:t>
                  </w:r>
                </w:p>
              </w:tc>
              <w:tc>
                <w:tcPr>
                  <w:tcW w:w="1017" w:type="dxa"/>
                  <w:tcBorders>
                    <w:top w:val="nil"/>
                    <w:left w:val="nil"/>
                    <w:bottom w:val="single" w:sz="4" w:space="0" w:color="808080"/>
                    <w:right w:val="single" w:sz="4" w:space="0" w:color="808080"/>
                  </w:tcBorders>
                  <w:shd w:val="clear" w:color="auto" w:fill="auto"/>
                  <w:noWrap/>
                  <w:vAlign w:val="bottom"/>
                  <w:hideMark/>
                </w:tcPr>
                <w:p w14:paraId="7BD42861"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Google                                            </w:t>
                  </w:r>
                </w:p>
              </w:tc>
              <w:tc>
                <w:tcPr>
                  <w:tcW w:w="1009" w:type="dxa"/>
                  <w:tcBorders>
                    <w:top w:val="nil"/>
                    <w:left w:val="nil"/>
                    <w:bottom w:val="single" w:sz="4" w:space="0" w:color="808080"/>
                    <w:right w:val="single" w:sz="4" w:space="0" w:color="808080"/>
                  </w:tcBorders>
                  <w:shd w:val="clear" w:color="auto" w:fill="auto"/>
                  <w:noWrap/>
                  <w:vAlign w:val="bottom"/>
                  <w:hideMark/>
                </w:tcPr>
                <w:p w14:paraId="151E13E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5040</w:t>
                  </w:r>
                </w:p>
              </w:tc>
              <w:tc>
                <w:tcPr>
                  <w:tcW w:w="1552" w:type="dxa"/>
                  <w:tcBorders>
                    <w:top w:val="nil"/>
                    <w:left w:val="nil"/>
                    <w:bottom w:val="single" w:sz="4" w:space="0" w:color="808080"/>
                    <w:right w:val="single" w:sz="4" w:space="0" w:color="808080"/>
                  </w:tcBorders>
                  <w:shd w:val="clear" w:color="auto" w:fill="auto"/>
                  <w:noWrap/>
                  <w:vAlign w:val="bottom"/>
                  <w:hideMark/>
                </w:tcPr>
                <w:p w14:paraId="3DEEC975"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1680</w:t>
                  </w:r>
                </w:p>
              </w:tc>
              <w:tc>
                <w:tcPr>
                  <w:tcW w:w="354" w:type="dxa"/>
                  <w:tcBorders>
                    <w:top w:val="nil"/>
                    <w:left w:val="nil"/>
                    <w:bottom w:val="single" w:sz="4" w:space="0" w:color="808080"/>
                    <w:right w:val="single" w:sz="4" w:space="0" w:color="808080"/>
                  </w:tcBorders>
                  <w:shd w:val="clear" w:color="auto" w:fill="auto"/>
                  <w:noWrap/>
                  <w:vAlign w:val="bottom"/>
                  <w:hideMark/>
                </w:tcPr>
                <w:p w14:paraId="0CB351FE"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w:t>
                  </w:r>
                </w:p>
              </w:tc>
            </w:tr>
            <w:tr w:rsidR="008C73BD" w:rsidRPr="008C73BD" w14:paraId="403D2E76"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5040C621"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5FFDB687"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Italy</w:t>
                  </w:r>
                </w:p>
              </w:tc>
              <w:tc>
                <w:tcPr>
                  <w:tcW w:w="1017" w:type="dxa"/>
                  <w:tcBorders>
                    <w:top w:val="nil"/>
                    <w:left w:val="nil"/>
                    <w:bottom w:val="single" w:sz="4" w:space="0" w:color="808080"/>
                    <w:right w:val="single" w:sz="4" w:space="0" w:color="808080"/>
                  </w:tcBorders>
                  <w:shd w:val="clear" w:color="auto" w:fill="auto"/>
                  <w:noWrap/>
                  <w:vAlign w:val="bottom"/>
                  <w:hideMark/>
                </w:tcPr>
                <w:p w14:paraId="23505161"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Google                                            </w:t>
                  </w:r>
                </w:p>
              </w:tc>
              <w:tc>
                <w:tcPr>
                  <w:tcW w:w="1009" w:type="dxa"/>
                  <w:tcBorders>
                    <w:top w:val="nil"/>
                    <w:left w:val="nil"/>
                    <w:bottom w:val="single" w:sz="4" w:space="0" w:color="808080"/>
                    <w:right w:val="single" w:sz="4" w:space="0" w:color="808080"/>
                  </w:tcBorders>
                  <w:shd w:val="clear" w:color="auto" w:fill="auto"/>
                  <w:noWrap/>
                  <w:vAlign w:val="bottom"/>
                  <w:hideMark/>
                </w:tcPr>
                <w:p w14:paraId="5B4EC52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10260</w:t>
                  </w:r>
                </w:p>
              </w:tc>
              <w:tc>
                <w:tcPr>
                  <w:tcW w:w="1552" w:type="dxa"/>
                  <w:tcBorders>
                    <w:top w:val="nil"/>
                    <w:left w:val="nil"/>
                    <w:bottom w:val="single" w:sz="4" w:space="0" w:color="808080"/>
                    <w:right w:val="single" w:sz="4" w:space="0" w:color="808080"/>
                  </w:tcBorders>
                  <w:shd w:val="clear" w:color="auto" w:fill="auto"/>
                  <w:noWrap/>
                  <w:vAlign w:val="bottom"/>
                  <w:hideMark/>
                </w:tcPr>
                <w:p w14:paraId="77EDB3D1"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3420</w:t>
                  </w:r>
                </w:p>
              </w:tc>
              <w:tc>
                <w:tcPr>
                  <w:tcW w:w="354" w:type="dxa"/>
                  <w:tcBorders>
                    <w:top w:val="nil"/>
                    <w:left w:val="nil"/>
                    <w:bottom w:val="single" w:sz="4" w:space="0" w:color="808080"/>
                    <w:right w:val="single" w:sz="4" w:space="0" w:color="808080"/>
                  </w:tcBorders>
                  <w:shd w:val="clear" w:color="auto" w:fill="auto"/>
                  <w:noWrap/>
                  <w:vAlign w:val="bottom"/>
                  <w:hideMark/>
                </w:tcPr>
                <w:p w14:paraId="75184C8A"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w:t>
                  </w:r>
                </w:p>
              </w:tc>
            </w:tr>
            <w:tr w:rsidR="008C73BD" w:rsidRPr="008C73BD" w14:paraId="6581996C"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062C471A"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6BB068F0"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69B6BDBD"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Instagram                                         </w:t>
                  </w:r>
                </w:p>
              </w:tc>
              <w:tc>
                <w:tcPr>
                  <w:tcW w:w="1009" w:type="dxa"/>
                  <w:tcBorders>
                    <w:top w:val="nil"/>
                    <w:left w:val="nil"/>
                    <w:bottom w:val="single" w:sz="4" w:space="0" w:color="808080"/>
                    <w:right w:val="single" w:sz="4" w:space="0" w:color="808080"/>
                  </w:tcBorders>
                  <w:shd w:val="clear" w:color="auto" w:fill="auto"/>
                  <w:noWrap/>
                  <w:vAlign w:val="bottom"/>
                  <w:hideMark/>
                </w:tcPr>
                <w:p w14:paraId="2299F3EC"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18420</w:t>
                  </w:r>
                </w:p>
              </w:tc>
              <w:tc>
                <w:tcPr>
                  <w:tcW w:w="1552" w:type="dxa"/>
                  <w:tcBorders>
                    <w:top w:val="nil"/>
                    <w:left w:val="nil"/>
                    <w:bottom w:val="single" w:sz="4" w:space="0" w:color="808080"/>
                    <w:right w:val="single" w:sz="4" w:space="0" w:color="808080"/>
                  </w:tcBorders>
                  <w:shd w:val="clear" w:color="auto" w:fill="auto"/>
                  <w:noWrap/>
                  <w:vAlign w:val="bottom"/>
                  <w:hideMark/>
                </w:tcPr>
                <w:p w14:paraId="072F6CA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6140</w:t>
                  </w:r>
                </w:p>
              </w:tc>
              <w:tc>
                <w:tcPr>
                  <w:tcW w:w="354" w:type="dxa"/>
                  <w:tcBorders>
                    <w:top w:val="nil"/>
                    <w:left w:val="nil"/>
                    <w:bottom w:val="single" w:sz="4" w:space="0" w:color="808080"/>
                    <w:right w:val="single" w:sz="4" w:space="0" w:color="808080"/>
                  </w:tcBorders>
                  <w:shd w:val="clear" w:color="auto" w:fill="auto"/>
                  <w:noWrap/>
                  <w:vAlign w:val="bottom"/>
                  <w:hideMark/>
                </w:tcPr>
                <w:p w14:paraId="41689DFC"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5</w:t>
                  </w:r>
                </w:p>
              </w:tc>
            </w:tr>
            <w:tr w:rsidR="008C73BD" w:rsidRPr="008C73BD" w14:paraId="02D664B4"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37E7AC0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4DBEB885"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28B9A075"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Instagram                                         </w:t>
                  </w:r>
                </w:p>
              </w:tc>
              <w:tc>
                <w:tcPr>
                  <w:tcW w:w="1009" w:type="dxa"/>
                  <w:tcBorders>
                    <w:top w:val="nil"/>
                    <w:left w:val="nil"/>
                    <w:bottom w:val="single" w:sz="4" w:space="0" w:color="808080"/>
                    <w:right w:val="single" w:sz="4" w:space="0" w:color="808080"/>
                  </w:tcBorders>
                  <w:shd w:val="clear" w:color="auto" w:fill="auto"/>
                  <w:noWrap/>
                  <w:vAlign w:val="bottom"/>
                  <w:hideMark/>
                </w:tcPr>
                <w:p w14:paraId="744D6FAF"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15720</w:t>
                  </w:r>
                </w:p>
              </w:tc>
              <w:tc>
                <w:tcPr>
                  <w:tcW w:w="1552" w:type="dxa"/>
                  <w:tcBorders>
                    <w:top w:val="nil"/>
                    <w:left w:val="nil"/>
                    <w:bottom w:val="single" w:sz="4" w:space="0" w:color="808080"/>
                    <w:right w:val="single" w:sz="4" w:space="0" w:color="808080"/>
                  </w:tcBorders>
                  <w:shd w:val="clear" w:color="auto" w:fill="auto"/>
                  <w:noWrap/>
                  <w:vAlign w:val="bottom"/>
                  <w:hideMark/>
                </w:tcPr>
                <w:p w14:paraId="59C27BD7"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5240</w:t>
                  </w:r>
                </w:p>
              </w:tc>
              <w:tc>
                <w:tcPr>
                  <w:tcW w:w="354" w:type="dxa"/>
                  <w:tcBorders>
                    <w:top w:val="nil"/>
                    <w:left w:val="nil"/>
                    <w:bottom w:val="single" w:sz="4" w:space="0" w:color="808080"/>
                    <w:right w:val="single" w:sz="4" w:space="0" w:color="808080"/>
                  </w:tcBorders>
                  <w:shd w:val="clear" w:color="auto" w:fill="auto"/>
                  <w:noWrap/>
                  <w:vAlign w:val="bottom"/>
                  <w:hideMark/>
                </w:tcPr>
                <w:p w14:paraId="1515DD45"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w:t>
                  </w:r>
                </w:p>
              </w:tc>
            </w:tr>
            <w:tr w:rsidR="008C73BD" w:rsidRPr="008C73BD" w14:paraId="63A20A0D"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75E20F8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c>
                <w:tcPr>
                  <w:tcW w:w="833" w:type="dxa"/>
                  <w:tcBorders>
                    <w:top w:val="nil"/>
                    <w:left w:val="nil"/>
                    <w:bottom w:val="single" w:sz="4" w:space="0" w:color="808080"/>
                    <w:right w:val="single" w:sz="4" w:space="0" w:color="808080"/>
                  </w:tcBorders>
                  <w:shd w:val="clear" w:color="auto" w:fill="auto"/>
                  <w:noWrap/>
                  <w:vAlign w:val="bottom"/>
                  <w:hideMark/>
                </w:tcPr>
                <w:p w14:paraId="7C7B7CF9"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Colombia</w:t>
                  </w:r>
                </w:p>
              </w:tc>
              <w:tc>
                <w:tcPr>
                  <w:tcW w:w="1017" w:type="dxa"/>
                  <w:tcBorders>
                    <w:top w:val="nil"/>
                    <w:left w:val="nil"/>
                    <w:bottom w:val="single" w:sz="4" w:space="0" w:color="808080"/>
                    <w:right w:val="single" w:sz="4" w:space="0" w:color="808080"/>
                  </w:tcBorders>
                  <w:shd w:val="clear" w:color="auto" w:fill="auto"/>
                  <w:noWrap/>
                  <w:vAlign w:val="bottom"/>
                  <w:hideMark/>
                </w:tcPr>
                <w:p w14:paraId="28764AD4"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Instagram                                         </w:t>
                  </w:r>
                </w:p>
              </w:tc>
              <w:tc>
                <w:tcPr>
                  <w:tcW w:w="1009" w:type="dxa"/>
                  <w:tcBorders>
                    <w:top w:val="nil"/>
                    <w:left w:val="nil"/>
                    <w:bottom w:val="single" w:sz="4" w:space="0" w:color="808080"/>
                    <w:right w:val="single" w:sz="4" w:space="0" w:color="808080"/>
                  </w:tcBorders>
                  <w:shd w:val="clear" w:color="auto" w:fill="auto"/>
                  <w:noWrap/>
                  <w:vAlign w:val="bottom"/>
                  <w:hideMark/>
                </w:tcPr>
                <w:p w14:paraId="5D216FE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2700</w:t>
                  </w:r>
                </w:p>
              </w:tc>
              <w:tc>
                <w:tcPr>
                  <w:tcW w:w="1552" w:type="dxa"/>
                  <w:tcBorders>
                    <w:top w:val="nil"/>
                    <w:left w:val="nil"/>
                    <w:bottom w:val="single" w:sz="4" w:space="0" w:color="808080"/>
                    <w:right w:val="single" w:sz="4" w:space="0" w:color="808080"/>
                  </w:tcBorders>
                  <w:shd w:val="clear" w:color="auto" w:fill="auto"/>
                  <w:noWrap/>
                  <w:vAlign w:val="bottom"/>
                  <w:hideMark/>
                </w:tcPr>
                <w:p w14:paraId="66CF8075"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900</w:t>
                  </w:r>
                </w:p>
              </w:tc>
              <w:tc>
                <w:tcPr>
                  <w:tcW w:w="354" w:type="dxa"/>
                  <w:tcBorders>
                    <w:top w:val="nil"/>
                    <w:left w:val="nil"/>
                    <w:bottom w:val="single" w:sz="4" w:space="0" w:color="808080"/>
                    <w:right w:val="single" w:sz="4" w:space="0" w:color="808080"/>
                  </w:tcBorders>
                  <w:shd w:val="clear" w:color="auto" w:fill="auto"/>
                  <w:noWrap/>
                  <w:vAlign w:val="bottom"/>
                  <w:hideMark/>
                </w:tcPr>
                <w:p w14:paraId="417FEC89"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w:t>
                  </w:r>
                </w:p>
              </w:tc>
            </w:tr>
            <w:tr w:rsidR="008C73BD" w:rsidRPr="008C73BD" w14:paraId="53B0C27A"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5A687D19"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w:t>
                  </w:r>
                </w:p>
              </w:tc>
              <w:tc>
                <w:tcPr>
                  <w:tcW w:w="833" w:type="dxa"/>
                  <w:tcBorders>
                    <w:top w:val="nil"/>
                    <w:left w:val="nil"/>
                    <w:bottom w:val="single" w:sz="4" w:space="0" w:color="808080"/>
                    <w:right w:val="single" w:sz="4" w:space="0" w:color="808080"/>
                  </w:tcBorders>
                  <w:shd w:val="clear" w:color="auto" w:fill="auto"/>
                  <w:noWrap/>
                  <w:vAlign w:val="bottom"/>
                  <w:hideMark/>
                </w:tcPr>
                <w:p w14:paraId="759402E4"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4A3FEABA"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111CABD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62790</w:t>
                  </w:r>
                </w:p>
              </w:tc>
              <w:tc>
                <w:tcPr>
                  <w:tcW w:w="1552" w:type="dxa"/>
                  <w:tcBorders>
                    <w:top w:val="nil"/>
                    <w:left w:val="nil"/>
                    <w:bottom w:val="single" w:sz="4" w:space="0" w:color="808080"/>
                    <w:right w:val="single" w:sz="4" w:space="0" w:color="808080"/>
                  </w:tcBorders>
                  <w:shd w:val="clear" w:color="auto" w:fill="auto"/>
                  <w:noWrap/>
                  <w:vAlign w:val="bottom"/>
                  <w:hideMark/>
                </w:tcPr>
                <w:p w14:paraId="13F897B8"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20930</w:t>
                  </w:r>
                </w:p>
              </w:tc>
              <w:tc>
                <w:tcPr>
                  <w:tcW w:w="354" w:type="dxa"/>
                  <w:tcBorders>
                    <w:top w:val="nil"/>
                    <w:left w:val="nil"/>
                    <w:bottom w:val="single" w:sz="4" w:space="0" w:color="808080"/>
                    <w:right w:val="single" w:sz="4" w:space="0" w:color="808080"/>
                  </w:tcBorders>
                  <w:shd w:val="clear" w:color="auto" w:fill="auto"/>
                  <w:noWrap/>
                  <w:vAlign w:val="bottom"/>
                  <w:hideMark/>
                </w:tcPr>
                <w:p w14:paraId="42E12E0F"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w:t>
                  </w:r>
                </w:p>
              </w:tc>
            </w:tr>
            <w:tr w:rsidR="008C73BD" w:rsidRPr="008C73BD" w14:paraId="22F082A1"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3F2191A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w:t>
                  </w:r>
                </w:p>
              </w:tc>
              <w:tc>
                <w:tcPr>
                  <w:tcW w:w="833" w:type="dxa"/>
                  <w:tcBorders>
                    <w:top w:val="nil"/>
                    <w:left w:val="nil"/>
                    <w:bottom w:val="single" w:sz="4" w:space="0" w:color="808080"/>
                    <w:right w:val="single" w:sz="4" w:space="0" w:color="808080"/>
                  </w:tcBorders>
                  <w:shd w:val="clear" w:color="auto" w:fill="auto"/>
                  <w:noWrap/>
                  <w:vAlign w:val="bottom"/>
                  <w:hideMark/>
                </w:tcPr>
                <w:p w14:paraId="05DE34AD"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38978560"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27E4740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54150</w:t>
                  </w:r>
                </w:p>
              </w:tc>
              <w:tc>
                <w:tcPr>
                  <w:tcW w:w="1552" w:type="dxa"/>
                  <w:tcBorders>
                    <w:top w:val="nil"/>
                    <w:left w:val="nil"/>
                    <w:bottom w:val="single" w:sz="4" w:space="0" w:color="808080"/>
                    <w:right w:val="single" w:sz="4" w:space="0" w:color="808080"/>
                  </w:tcBorders>
                  <w:shd w:val="clear" w:color="auto" w:fill="auto"/>
                  <w:noWrap/>
                  <w:vAlign w:val="bottom"/>
                  <w:hideMark/>
                </w:tcPr>
                <w:p w14:paraId="0243838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18050</w:t>
                  </w:r>
                </w:p>
              </w:tc>
              <w:tc>
                <w:tcPr>
                  <w:tcW w:w="354" w:type="dxa"/>
                  <w:tcBorders>
                    <w:top w:val="nil"/>
                    <w:left w:val="nil"/>
                    <w:bottom w:val="single" w:sz="4" w:space="0" w:color="808080"/>
                    <w:right w:val="single" w:sz="4" w:space="0" w:color="808080"/>
                  </w:tcBorders>
                  <w:shd w:val="clear" w:color="auto" w:fill="auto"/>
                  <w:noWrap/>
                  <w:vAlign w:val="bottom"/>
                  <w:hideMark/>
                </w:tcPr>
                <w:p w14:paraId="73190C0F"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w:t>
                  </w:r>
                </w:p>
              </w:tc>
            </w:tr>
            <w:tr w:rsidR="008C73BD" w:rsidRPr="008C73BD" w14:paraId="46324D39"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7FD02989"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w:t>
                  </w:r>
                </w:p>
              </w:tc>
              <w:tc>
                <w:tcPr>
                  <w:tcW w:w="833" w:type="dxa"/>
                  <w:tcBorders>
                    <w:top w:val="nil"/>
                    <w:left w:val="nil"/>
                    <w:bottom w:val="single" w:sz="4" w:space="0" w:color="808080"/>
                    <w:right w:val="single" w:sz="4" w:space="0" w:color="808080"/>
                  </w:tcBorders>
                  <w:shd w:val="clear" w:color="auto" w:fill="auto"/>
                  <w:noWrap/>
                  <w:vAlign w:val="bottom"/>
                  <w:hideMark/>
                </w:tcPr>
                <w:p w14:paraId="6FD65ECF"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Colombia</w:t>
                  </w:r>
                </w:p>
              </w:tc>
              <w:tc>
                <w:tcPr>
                  <w:tcW w:w="1017" w:type="dxa"/>
                  <w:tcBorders>
                    <w:top w:val="nil"/>
                    <w:left w:val="nil"/>
                    <w:bottom w:val="single" w:sz="4" w:space="0" w:color="808080"/>
                    <w:right w:val="single" w:sz="4" w:space="0" w:color="808080"/>
                  </w:tcBorders>
                  <w:shd w:val="clear" w:color="auto" w:fill="auto"/>
                  <w:noWrap/>
                  <w:vAlign w:val="bottom"/>
                  <w:hideMark/>
                </w:tcPr>
                <w:p w14:paraId="0E0016BA"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347483DC"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2700</w:t>
                  </w:r>
                </w:p>
              </w:tc>
              <w:tc>
                <w:tcPr>
                  <w:tcW w:w="1552" w:type="dxa"/>
                  <w:tcBorders>
                    <w:top w:val="nil"/>
                    <w:left w:val="nil"/>
                    <w:bottom w:val="single" w:sz="4" w:space="0" w:color="808080"/>
                    <w:right w:val="single" w:sz="4" w:space="0" w:color="808080"/>
                  </w:tcBorders>
                  <w:shd w:val="clear" w:color="auto" w:fill="auto"/>
                  <w:noWrap/>
                  <w:vAlign w:val="bottom"/>
                  <w:hideMark/>
                </w:tcPr>
                <w:p w14:paraId="74F361CA"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900</w:t>
                  </w:r>
                </w:p>
              </w:tc>
              <w:tc>
                <w:tcPr>
                  <w:tcW w:w="354" w:type="dxa"/>
                  <w:tcBorders>
                    <w:top w:val="nil"/>
                    <w:left w:val="nil"/>
                    <w:bottom w:val="single" w:sz="4" w:space="0" w:color="808080"/>
                    <w:right w:val="single" w:sz="4" w:space="0" w:color="808080"/>
                  </w:tcBorders>
                  <w:shd w:val="clear" w:color="auto" w:fill="auto"/>
                  <w:noWrap/>
                  <w:vAlign w:val="bottom"/>
                  <w:hideMark/>
                </w:tcPr>
                <w:p w14:paraId="37FB7E8A"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w:t>
                  </w:r>
                </w:p>
              </w:tc>
            </w:tr>
            <w:tr w:rsidR="008C73BD" w:rsidRPr="008C73BD" w14:paraId="1103A89B"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12C95C6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w:t>
                  </w:r>
                </w:p>
              </w:tc>
              <w:tc>
                <w:tcPr>
                  <w:tcW w:w="833" w:type="dxa"/>
                  <w:tcBorders>
                    <w:top w:val="nil"/>
                    <w:left w:val="nil"/>
                    <w:bottom w:val="single" w:sz="4" w:space="0" w:color="808080"/>
                    <w:right w:val="single" w:sz="4" w:space="0" w:color="808080"/>
                  </w:tcBorders>
                  <w:shd w:val="clear" w:color="auto" w:fill="auto"/>
                  <w:noWrap/>
                  <w:vAlign w:val="bottom"/>
                  <w:hideMark/>
                </w:tcPr>
                <w:p w14:paraId="51EB7778"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Italy</w:t>
                  </w:r>
                </w:p>
              </w:tc>
              <w:tc>
                <w:tcPr>
                  <w:tcW w:w="1017" w:type="dxa"/>
                  <w:tcBorders>
                    <w:top w:val="nil"/>
                    <w:left w:val="nil"/>
                    <w:bottom w:val="single" w:sz="4" w:space="0" w:color="808080"/>
                    <w:right w:val="single" w:sz="4" w:space="0" w:color="808080"/>
                  </w:tcBorders>
                  <w:shd w:val="clear" w:color="auto" w:fill="auto"/>
                  <w:noWrap/>
                  <w:vAlign w:val="bottom"/>
                  <w:hideMark/>
                </w:tcPr>
                <w:p w14:paraId="5153276F"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7E1CBC4A"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5940</w:t>
                  </w:r>
                </w:p>
              </w:tc>
              <w:tc>
                <w:tcPr>
                  <w:tcW w:w="1552" w:type="dxa"/>
                  <w:tcBorders>
                    <w:top w:val="nil"/>
                    <w:left w:val="nil"/>
                    <w:bottom w:val="single" w:sz="4" w:space="0" w:color="808080"/>
                    <w:right w:val="single" w:sz="4" w:space="0" w:color="808080"/>
                  </w:tcBorders>
                  <w:shd w:val="clear" w:color="auto" w:fill="auto"/>
                  <w:noWrap/>
                  <w:vAlign w:val="bottom"/>
                  <w:hideMark/>
                </w:tcPr>
                <w:p w14:paraId="2F706376"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1980</w:t>
                  </w:r>
                </w:p>
              </w:tc>
              <w:tc>
                <w:tcPr>
                  <w:tcW w:w="354" w:type="dxa"/>
                  <w:tcBorders>
                    <w:top w:val="nil"/>
                    <w:left w:val="nil"/>
                    <w:bottom w:val="single" w:sz="4" w:space="0" w:color="808080"/>
                    <w:right w:val="single" w:sz="4" w:space="0" w:color="808080"/>
                  </w:tcBorders>
                  <w:shd w:val="clear" w:color="auto" w:fill="auto"/>
                  <w:noWrap/>
                  <w:vAlign w:val="bottom"/>
                  <w:hideMark/>
                </w:tcPr>
                <w:p w14:paraId="05A47405"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w:t>
                  </w:r>
                </w:p>
              </w:tc>
            </w:tr>
            <w:tr w:rsidR="008C73BD" w:rsidRPr="008C73BD" w14:paraId="3E90C4CC"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5467EC0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w:t>
                  </w:r>
                </w:p>
              </w:tc>
              <w:tc>
                <w:tcPr>
                  <w:tcW w:w="833" w:type="dxa"/>
                  <w:tcBorders>
                    <w:top w:val="nil"/>
                    <w:left w:val="nil"/>
                    <w:bottom w:val="single" w:sz="4" w:space="0" w:color="808080"/>
                    <w:right w:val="single" w:sz="4" w:space="0" w:color="808080"/>
                  </w:tcBorders>
                  <w:shd w:val="clear" w:color="auto" w:fill="auto"/>
                  <w:noWrap/>
                  <w:vAlign w:val="bottom"/>
                  <w:hideMark/>
                </w:tcPr>
                <w:p w14:paraId="31D74281"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2A1F26E8"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Facebook                                          </w:t>
                  </w:r>
                </w:p>
              </w:tc>
              <w:tc>
                <w:tcPr>
                  <w:tcW w:w="1009" w:type="dxa"/>
                  <w:tcBorders>
                    <w:top w:val="nil"/>
                    <w:left w:val="nil"/>
                    <w:bottom w:val="single" w:sz="4" w:space="0" w:color="808080"/>
                    <w:right w:val="single" w:sz="4" w:space="0" w:color="808080"/>
                  </w:tcBorders>
                  <w:shd w:val="clear" w:color="auto" w:fill="auto"/>
                  <w:noWrap/>
                  <w:vAlign w:val="bottom"/>
                  <w:hideMark/>
                </w:tcPr>
                <w:p w14:paraId="0824562C"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19800</w:t>
                  </w:r>
                </w:p>
              </w:tc>
              <w:tc>
                <w:tcPr>
                  <w:tcW w:w="1552" w:type="dxa"/>
                  <w:tcBorders>
                    <w:top w:val="nil"/>
                    <w:left w:val="nil"/>
                    <w:bottom w:val="single" w:sz="4" w:space="0" w:color="808080"/>
                    <w:right w:val="single" w:sz="4" w:space="0" w:color="808080"/>
                  </w:tcBorders>
                  <w:shd w:val="clear" w:color="auto" w:fill="auto"/>
                  <w:noWrap/>
                  <w:vAlign w:val="bottom"/>
                  <w:hideMark/>
                </w:tcPr>
                <w:p w14:paraId="750A78D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6600</w:t>
                  </w:r>
                </w:p>
              </w:tc>
              <w:tc>
                <w:tcPr>
                  <w:tcW w:w="354" w:type="dxa"/>
                  <w:tcBorders>
                    <w:top w:val="nil"/>
                    <w:left w:val="nil"/>
                    <w:bottom w:val="single" w:sz="4" w:space="0" w:color="808080"/>
                    <w:right w:val="single" w:sz="4" w:space="0" w:color="808080"/>
                  </w:tcBorders>
                  <w:shd w:val="clear" w:color="auto" w:fill="auto"/>
                  <w:noWrap/>
                  <w:vAlign w:val="bottom"/>
                  <w:hideMark/>
                </w:tcPr>
                <w:p w14:paraId="2DCA2240"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w:t>
                  </w:r>
                </w:p>
              </w:tc>
            </w:tr>
            <w:tr w:rsidR="008C73BD" w:rsidRPr="008C73BD" w14:paraId="43D831C1"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52DA8DE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w:t>
                  </w:r>
                </w:p>
              </w:tc>
              <w:tc>
                <w:tcPr>
                  <w:tcW w:w="833" w:type="dxa"/>
                  <w:tcBorders>
                    <w:top w:val="nil"/>
                    <w:left w:val="nil"/>
                    <w:bottom w:val="single" w:sz="4" w:space="0" w:color="808080"/>
                    <w:right w:val="single" w:sz="4" w:space="0" w:color="808080"/>
                  </w:tcBorders>
                  <w:shd w:val="clear" w:color="auto" w:fill="auto"/>
                  <w:noWrap/>
                  <w:vAlign w:val="bottom"/>
                  <w:hideMark/>
                </w:tcPr>
                <w:p w14:paraId="25823E1E"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1095DA05"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Facebook                                          </w:t>
                  </w:r>
                </w:p>
              </w:tc>
              <w:tc>
                <w:tcPr>
                  <w:tcW w:w="1009" w:type="dxa"/>
                  <w:tcBorders>
                    <w:top w:val="nil"/>
                    <w:left w:val="nil"/>
                    <w:bottom w:val="single" w:sz="4" w:space="0" w:color="808080"/>
                    <w:right w:val="single" w:sz="4" w:space="0" w:color="808080"/>
                  </w:tcBorders>
                  <w:shd w:val="clear" w:color="auto" w:fill="auto"/>
                  <w:noWrap/>
                  <w:vAlign w:val="bottom"/>
                  <w:hideMark/>
                </w:tcPr>
                <w:p w14:paraId="5FD9B27A"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16560</w:t>
                  </w:r>
                </w:p>
              </w:tc>
              <w:tc>
                <w:tcPr>
                  <w:tcW w:w="1552" w:type="dxa"/>
                  <w:tcBorders>
                    <w:top w:val="nil"/>
                    <w:left w:val="nil"/>
                    <w:bottom w:val="single" w:sz="4" w:space="0" w:color="808080"/>
                    <w:right w:val="single" w:sz="4" w:space="0" w:color="808080"/>
                  </w:tcBorders>
                  <w:shd w:val="clear" w:color="auto" w:fill="auto"/>
                  <w:noWrap/>
                  <w:vAlign w:val="bottom"/>
                  <w:hideMark/>
                </w:tcPr>
                <w:p w14:paraId="3DA0E928"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5520</w:t>
                  </w:r>
                </w:p>
              </w:tc>
              <w:tc>
                <w:tcPr>
                  <w:tcW w:w="354" w:type="dxa"/>
                  <w:tcBorders>
                    <w:top w:val="nil"/>
                    <w:left w:val="nil"/>
                    <w:bottom w:val="single" w:sz="4" w:space="0" w:color="808080"/>
                    <w:right w:val="single" w:sz="4" w:space="0" w:color="808080"/>
                  </w:tcBorders>
                  <w:shd w:val="clear" w:color="auto" w:fill="auto"/>
                  <w:noWrap/>
                  <w:vAlign w:val="bottom"/>
                  <w:hideMark/>
                </w:tcPr>
                <w:p w14:paraId="611D808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79A378AD"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57F97EDF"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w:t>
                  </w:r>
                </w:p>
              </w:tc>
              <w:tc>
                <w:tcPr>
                  <w:tcW w:w="833" w:type="dxa"/>
                  <w:tcBorders>
                    <w:top w:val="nil"/>
                    <w:left w:val="nil"/>
                    <w:bottom w:val="single" w:sz="4" w:space="0" w:color="808080"/>
                    <w:right w:val="single" w:sz="4" w:space="0" w:color="808080"/>
                  </w:tcBorders>
                  <w:shd w:val="clear" w:color="auto" w:fill="auto"/>
                  <w:noWrap/>
                  <w:vAlign w:val="bottom"/>
                  <w:hideMark/>
                </w:tcPr>
                <w:p w14:paraId="19850EF9"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Italy</w:t>
                  </w:r>
                </w:p>
              </w:tc>
              <w:tc>
                <w:tcPr>
                  <w:tcW w:w="1017" w:type="dxa"/>
                  <w:tcBorders>
                    <w:top w:val="nil"/>
                    <w:left w:val="nil"/>
                    <w:bottom w:val="single" w:sz="4" w:space="0" w:color="808080"/>
                    <w:right w:val="single" w:sz="4" w:space="0" w:color="808080"/>
                  </w:tcBorders>
                  <w:shd w:val="clear" w:color="auto" w:fill="auto"/>
                  <w:noWrap/>
                  <w:vAlign w:val="bottom"/>
                  <w:hideMark/>
                </w:tcPr>
                <w:p w14:paraId="209C37C2"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Facebook                                          </w:t>
                  </w:r>
                </w:p>
              </w:tc>
              <w:tc>
                <w:tcPr>
                  <w:tcW w:w="1009" w:type="dxa"/>
                  <w:tcBorders>
                    <w:top w:val="nil"/>
                    <w:left w:val="nil"/>
                    <w:bottom w:val="single" w:sz="4" w:space="0" w:color="808080"/>
                    <w:right w:val="single" w:sz="4" w:space="0" w:color="808080"/>
                  </w:tcBorders>
                  <w:shd w:val="clear" w:color="auto" w:fill="auto"/>
                  <w:noWrap/>
                  <w:vAlign w:val="bottom"/>
                  <w:hideMark/>
                </w:tcPr>
                <w:p w14:paraId="2413C407"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3240</w:t>
                  </w:r>
                </w:p>
              </w:tc>
              <w:tc>
                <w:tcPr>
                  <w:tcW w:w="1552" w:type="dxa"/>
                  <w:tcBorders>
                    <w:top w:val="nil"/>
                    <w:left w:val="nil"/>
                    <w:bottom w:val="single" w:sz="4" w:space="0" w:color="808080"/>
                    <w:right w:val="single" w:sz="4" w:space="0" w:color="808080"/>
                  </w:tcBorders>
                  <w:shd w:val="clear" w:color="auto" w:fill="auto"/>
                  <w:noWrap/>
                  <w:vAlign w:val="bottom"/>
                  <w:hideMark/>
                </w:tcPr>
                <w:p w14:paraId="2553FD0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1080</w:t>
                  </w:r>
                </w:p>
              </w:tc>
              <w:tc>
                <w:tcPr>
                  <w:tcW w:w="354" w:type="dxa"/>
                  <w:tcBorders>
                    <w:top w:val="nil"/>
                    <w:left w:val="nil"/>
                    <w:bottom w:val="single" w:sz="4" w:space="0" w:color="808080"/>
                    <w:right w:val="single" w:sz="4" w:space="0" w:color="808080"/>
                  </w:tcBorders>
                  <w:shd w:val="clear" w:color="auto" w:fill="auto"/>
                  <w:noWrap/>
                  <w:vAlign w:val="bottom"/>
                  <w:hideMark/>
                </w:tcPr>
                <w:p w14:paraId="221E25F9"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339CAC50"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0F598008"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w:t>
                  </w:r>
                </w:p>
              </w:tc>
              <w:tc>
                <w:tcPr>
                  <w:tcW w:w="833" w:type="dxa"/>
                  <w:tcBorders>
                    <w:top w:val="nil"/>
                    <w:left w:val="nil"/>
                    <w:bottom w:val="single" w:sz="4" w:space="0" w:color="808080"/>
                    <w:right w:val="single" w:sz="4" w:space="0" w:color="808080"/>
                  </w:tcBorders>
                  <w:shd w:val="clear" w:color="auto" w:fill="auto"/>
                  <w:noWrap/>
                  <w:vAlign w:val="bottom"/>
                  <w:hideMark/>
                </w:tcPr>
                <w:p w14:paraId="77917E0E"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239DE669"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Google                                            </w:t>
                  </w:r>
                </w:p>
              </w:tc>
              <w:tc>
                <w:tcPr>
                  <w:tcW w:w="1009" w:type="dxa"/>
                  <w:tcBorders>
                    <w:top w:val="nil"/>
                    <w:left w:val="nil"/>
                    <w:bottom w:val="single" w:sz="4" w:space="0" w:color="808080"/>
                    <w:right w:val="single" w:sz="4" w:space="0" w:color="808080"/>
                  </w:tcBorders>
                  <w:shd w:val="clear" w:color="auto" w:fill="auto"/>
                  <w:noWrap/>
                  <w:vAlign w:val="bottom"/>
                  <w:hideMark/>
                </w:tcPr>
                <w:p w14:paraId="7B9CFF6A"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33450</w:t>
                  </w:r>
                </w:p>
              </w:tc>
              <w:tc>
                <w:tcPr>
                  <w:tcW w:w="1552" w:type="dxa"/>
                  <w:tcBorders>
                    <w:top w:val="nil"/>
                    <w:left w:val="nil"/>
                    <w:bottom w:val="single" w:sz="4" w:space="0" w:color="808080"/>
                    <w:right w:val="single" w:sz="4" w:space="0" w:color="808080"/>
                  </w:tcBorders>
                  <w:shd w:val="clear" w:color="auto" w:fill="auto"/>
                  <w:noWrap/>
                  <w:vAlign w:val="bottom"/>
                  <w:hideMark/>
                </w:tcPr>
                <w:p w14:paraId="50FF8B5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11150</w:t>
                  </w:r>
                </w:p>
              </w:tc>
              <w:tc>
                <w:tcPr>
                  <w:tcW w:w="354" w:type="dxa"/>
                  <w:tcBorders>
                    <w:top w:val="nil"/>
                    <w:left w:val="nil"/>
                    <w:bottom w:val="single" w:sz="4" w:space="0" w:color="808080"/>
                    <w:right w:val="single" w:sz="4" w:space="0" w:color="808080"/>
                  </w:tcBorders>
                  <w:shd w:val="clear" w:color="auto" w:fill="auto"/>
                  <w:noWrap/>
                  <w:vAlign w:val="bottom"/>
                  <w:hideMark/>
                </w:tcPr>
                <w:p w14:paraId="7690FF3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w:t>
                  </w:r>
                </w:p>
              </w:tc>
            </w:tr>
            <w:tr w:rsidR="008C73BD" w:rsidRPr="008C73BD" w14:paraId="27E0E21B"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1C8B5B4C"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lastRenderedPageBreak/>
                    <w:t>8</w:t>
                  </w:r>
                </w:p>
              </w:tc>
              <w:tc>
                <w:tcPr>
                  <w:tcW w:w="833" w:type="dxa"/>
                  <w:tcBorders>
                    <w:top w:val="nil"/>
                    <w:left w:val="nil"/>
                    <w:bottom w:val="single" w:sz="4" w:space="0" w:color="808080"/>
                    <w:right w:val="single" w:sz="4" w:space="0" w:color="808080"/>
                  </w:tcBorders>
                  <w:shd w:val="clear" w:color="auto" w:fill="auto"/>
                  <w:noWrap/>
                  <w:vAlign w:val="bottom"/>
                  <w:hideMark/>
                </w:tcPr>
                <w:p w14:paraId="293A2B1B"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37948300"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Google                                            </w:t>
                  </w:r>
                </w:p>
              </w:tc>
              <w:tc>
                <w:tcPr>
                  <w:tcW w:w="1009" w:type="dxa"/>
                  <w:tcBorders>
                    <w:top w:val="nil"/>
                    <w:left w:val="nil"/>
                    <w:bottom w:val="single" w:sz="4" w:space="0" w:color="808080"/>
                    <w:right w:val="single" w:sz="4" w:space="0" w:color="808080"/>
                  </w:tcBorders>
                  <w:shd w:val="clear" w:color="auto" w:fill="auto"/>
                  <w:noWrap/>
                  <w:vAlign w:val="bottom"/>
                  <w:hideMark/>
                </w:tcPr>
                <w:p w14:paraId="577268D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30750</w:t>
                  </w:r>
                </w:p>
              </w:tc>
              <w:tc>
                <w:tcPr>
                  <w:tcW w:w="1552" w:type="dxa"/>
                  <w:tcBorders>
                    <w:top w:val="nil"/>
                    <w:left w:val="nil"/>
                    <w:bottom w:val="single" w:sz="4" w:space="0" w:color="808080"/>
                    <w:right w:val="single" w:sz="4" w:space="0" w:color="808080"/>
                  </w:tcBorders>
                  <w:shd w:val="clear" w:color="auto" w:fill="auto"/>
                  <w:noWrap/>
                  <w:vAlign w:val="bottom"/>
                  <w:hideMark/>
                </w:tcPr>
                <w:p w14:paraId="5B2C279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10250</w:t>
                  </w:r>
                </w:p>
              </w:tc>
              <w:tc>
                <w:tcPr>
                  <w:tcW w:w="354" w:type="dxa"/>
                  <w:tcBorders>
                    <w:top w:val="nil"/>
                    <w:left w:val="nil"/>
                    <w:bottom w:val="single" w:sz="4" w:space="0" w:color="808080"/>
                    <w:right w:val="single" w:sz="4" w:space="0" w:color="808080"/>
                  </w:tcBorders>
                  <w:shd w:val="clear" w:color="auto" w:fill="auto"/>
                  <w:noWrap/>
                  <w:vAlign w:val="bottom"/>
                  <w:hideMark/>
                </w:tcPr>
                <w:p w14:paraId="47F89E6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30824BBC"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794EEAB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w:t>
                  </w:r>
                </w:p>
              </w:tc>
              <w:tc>
                <w:tcPr>
                  <w:tcW w:w="833" w:type="dxa"/>
                  <w:tcBorders>
                    <w:top w:val="nil"/>
                    <w:left w:val="nil"/>
                    <w:bottom w:val="single" w:sz="4" w:space="0" w:color="808080"/>
                    <w:right w:val="single" w:sz="4" w:space="0" w:color="808080"/>
                  </w:tcBorders>
                  <w:shd w:val="clear" w:color="auto" w:fill="auto"/>
                  <w:noWrap/>
                  <w:vAlign w:val="bottom"/>
                  <w:hideMark/>
                </w:tcPr>
                <w:p w14:paraId="6390590E"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Italy</w:t>
                  </w:r>
                </w:p>
              </w:tc>
              <w:tc>
                <w:tcPr>
                  <w:tcW w:w="1017" w:type="dxa"/>
                  <w:tcBorders>
                    <w:top w:val="nil"/>
                    <w:left w:val="nil"/>
                    <w:bottom w:val="single" w:sz="4" w:space="0" w:color="808080"/>
                    <w:right w:val="single" w:sz="4" w:space="0" w:color="808080"/>
                  </w:tcBorders>
                  <w:shd w:val="clear" w:color="auto" w:fill="auto"/>
                  <w:noWrap/>
                  <w:vAlign w:val="bottom"/>
                  <w:hideMark/>
                </w:tcPr>
                <w:p w14:paraId="33B56CCA"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Google                                            </w:t>
                  </w:r>
                </w:p>
              </w:tc>
              <w:tc>
                <w:tcPr>
                  <w:tcW w:w="1009" w:type="dxa"/>
                  <w:tcBorders>
                    <w:top w:val="nil"/>
                    <w:left w:val="nil"/>
                    <w:bottom w:val="single" w:sz="4" w:space="0" w:color="808080"/>
                    <w:right w:val="single" w:sz="4" w:space="0" w:color="808080"/>
                  </w:tcBorders>
                  <w:shd w:val="clear" w:color="auto" w:fill="auto"/>
                  <w:noWrap/>
                  <w:vAlign w:val="bottom"/>
                  <w:hideMark/>
                </w:tcPr>
                <w:p w14:paraId="521B612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2700</w:t>
                  </w:r>
                </w:p>
              </w:tc>
              <w:tc>
                <w:tcPr>
                  <w:tcW w:w="1552" w:type="dxa"/>
                  <w:tcBorders>
                    <w:top w:val="nil"/>
                    <w:left w:val="nil"/>
                    <w:bottom w:val="single" w:sz="4" w:space="0" w:color="808080"/>
                    <w:right w:val="single" w:sz="4" w:space="0" w:color="808080"/>
                  </w:tcBorders>
                  <w:shd w:val="clear" w:color="auto" w:fill="auto"/>
                  <w:noWrap/>
                  <w:vAlign w:val="bottom"/>
                  <w:hideMark/>
                </w:tcPr>
                <w:p w14:paraId="7F6A8129"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900</w:t>
                  </w:r>
                </w:p>
              </w:tc>
              <w:tc>
                <w:tcPr>
                  <w:tcW w:w="354" w:type="dxa"/>
                  <w:tcBorders>
                    <w:top w:val="nil"/>
                    <w:left w:val="nil"/>
                    <w:bottom w:val="single" w:sz="4" w:space="0" w:color="808080"/>
                    <w:right w:val="single" w:sz="4" w:space="0" w:color="808080"/>
                  </w:tcBorders>
                  <w:shd w:val="clear" w:color="auto" w:fill="auto"/>
                  <w:noWrap/>
                  <w:vAlign w:val="bottom"/>
                  <w:hideMark/>
                </w:tcPr>
                <w:p w14:paraId="33E9EEFE"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03290772"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11A02D6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w:t>
                  </w:r>
                </w:p>
              </w:tc>
              <w:tc>
                <w:tcPr>
                  <w:tcW w:w="833" w:type="dxa"/>
                  <w:tcBorders>
                    <w:top w:val="nil"/>
                    <w:left w:val="nil"/>
                    <w:bottom w:val="single" w:sz="4" w:space="0" w:color="808080"/>
                    <w:right w:val="single" w:sz="4" w:space="0" w:color="808080"/>
                  </w:tcBorders>
                  <w:shd w:val="clear" w:color="auto" w:fill="auto"/>
                  <w:noWrap/>
                  <w:vAlign w:val="bottom"/>
                  <w:hideMark/>
                </w:tcPr>
                <w:p w14:paraId="48F9EA62"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36A18D04"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Instagram                                         </w:t>
                  </w:r>
                </w:p>
              </w:tc>
              <w:tc>
                <w:tcPr>
                  <w:tcW w:w="1009" w:type="dxa"/>
                  <w:tcBorders>
                    <w:top w:val="nil"/>
                    <w:left w:val="nil"/>
                    <w:bottom w:val="single" w:sz="4" w:space="0" w:color="808080"/>
                    <w:right w:val="single" w:sz="4" w:space="0" w:color="808080"/>
                  </w:tcBorders>
                  <w:shd w:val="clear" w:color="auto" w:fill="auto"/>
                  <w:noWrap/>
                  <w:vAlign w:val="bottom"/>
                  <w:hideMark/>
                </w:tcPr>
                <w:p w14:paraId="6EAB9D01"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9540</w:t>
                  </w:r>
                </w:p>
              </w:tc>
              <w:tc>
                <w:tcPr>
                  <w:tcW w:w="1552" w:type="dxa"/>
                  <w:tcBorders>
                    <w:top w:val="nil"/>
                    <w:left w:val="nil"/>
                    <w:bottom w:val="single" w:sz="4" w:space="0" w:color="808080"/>
                    <w:right w:val="single" w:sz="4" w:space="0" w:color="808080"/>
                  </w:tcBorders>
                  <w:shd w:val="clear" w:color="auto" w:fill="auto"/>
                  <w:noWrap/>
                  <w:vAlign w:val="bottom"/>
                  <w:hideMark/>
                </w:tcPr>
                <w:p w14:paraId="48B3254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3180</w:t>
                  </w:r>
                </w:p>
              </w:tc>
              <w:tc>
                <w:tcPr>
                  <w:tcW w:w="354" w:type="dxa"/>
                  <w:tcBorders>
                    <w:top w:val="nil"/>
                    <w:left w:val="nil"/>
                    <w:bottom w:val="single" w:sz="4" w:space="0" w:color="808080"/>
                    <w:right w:val="single" w:sz="4" w:space="0" w:color="808080"/>
                  </w:tcBorders>
                  <w:shd w:val="clear" w:color="auto" w:fill="auto"/>
                  <w:noWrap/>
                  <w:vAlign w:val="bottom"/>
                  <w:hideMark/>
                </w:tcPr>
                <w:p w14:paraId="1BAAD138"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w:t>
                  </w:r>
                </w:p>
              </w:tc>
            </w:tr>
            <w:tr w:rsidR="008C73BD" w:rsidRPr="008C73BD" w14:paraId="05D14B3A"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580F596F"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w:t>
                  </w:r>
                </w:p>
              </w:tc>
              <w:tc>
                <w:tcPr>
                  <w:tcW w:w="833" w:type="dxa"/>
                  <w:tcBorders>
                    <w:top w:val="nil"/>
                    <w:left w:val="nil"/>
                    <w:bottom w:val="single" w:sz="4" w:space="0" w:color="808080"/>
                    <w:right w:val="single" w:sz="4" w:space="0" w:color="808080"/>
                  </w:tcBorders>
                  <w:shd w:val="clear" w:color="auto" w:fill="auto"/>
                  <w:noWrap/>
                  <w:vAlign w:val="bottom"/>
                  <w:hideMark/>
                </w:tcPr>
                <w:p w14:paraId="5FE6D9EE"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364371CD"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Instagram                                         </w:t>
                  </w:r>
                </w:p>
              </w:tc>
              <w:tc>
                <w:tcPr>
                  <w:tcW w:w="1009" w:type="dxa"/>
                  <w:tcBorders>
                    <w:top w:val="nil"/>
                    <w:left w:val="nil"/>
                    <w:bottom w:val="single" w:sz="4" w:space="0" w:color="808080"/>
                    <w:right w:val="single" w:sz="4" w:space="0" w:color="808080"/>
                  </w:tcBorders>
                  <w:shd w:val="clear" w:color="auto" w:fill="auto"/>
                  <w:noWrap/>
                  <w:vAlign w:val="bottom"/>
                  <w:hideMark/>
                </w:tcPr>
                <w:p w14:paraId="5471A65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6840</w:t>
                  </w:r>
                </w:p>
              </w:tc>
              <w:tc>
                <w:tcPr>
                  <w:tcW w:w="1552" w:type="dxa"/>
                  <w:tcBorders>
                    <w:top w:val="nil"/>
                    <w:left w:val="nil"/>
                    <w:bottom w:val="single" w:sz="4" w:space="0" w:color="808080"/>
                    <w:right w:val="single" w:sz="4" w:space="0" w:color="808080"/>
                  </w:tcBorders>
                  <w:shd w:val="clear" w:color="auto" w:fill="auto"/>
                  <w:noWrap/>
                  <w:vAlign w:val="bottom"/>
                  <w:hideMark/>
                </w:tcPr>
                <w:p w14:paraId="2707C59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2280</w:t>
                  </w:r>
                </w:p>
              </w:tc>
              <w:tc>
                <w:tcPr>
                  <w:tcW w:w="354" w:type="dxa"/>
                  <w:tcBorders>
                    <w:top w:val="nil"/>
                    <w:left w:val="nil"/>
                    <w:bottom w:val="single" w:sz="4" w:space="0" w:color="808080"/>
                    <w:right w:val="single" w:sz="4" w:space="0" w:color="808080"/>
                  </w:tcBorders>
                  <w:shd w:val="clear" w:color="auto" w:fill="auto"/>
                  <w:noWrap/>
                  <w:vAlign w:val="bottom"/>
                  <w:hideMark/>
                </w:tcPr>
                <w:p w14:paraId="70339468"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7BFAC1AF"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493FA3D8"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w:t>
                  </w:r>
                </w:p>
              </w:tc>
              <w:tc>
                <w:tcPr>
                  <w:tcW w:w="833" w:type="dxa"/>
                  <w:tcBorders>
                    <w:top w:val="nil"/>
                    <w:left w:val="nil"/>
                    <w:bottom w:val="single" w:sz="4" w:space="0" w:color="808080"/>
                    <w:right w:val="single" w:sz="4" w:space="0" w:color="808080"/>
                  </w:tcBorders>
                  <w:shd w:val="clear" w:color="auto" w:fill="auto"/>
                  <w:noWrap/>
                  <w:vAlign w:val="bottom"/>
                  <w:hideMark/>
                </w:tcPr>
                <w:p w14:paraId="297D8304"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Colombia</w:t>
                  </w:r>
                </w:p>
              </w:tc>
              <w:tc>
                <w:tcPr>
                  <w:tcW w:w="1017" w:type="dxa"/>
                  <w:tcBorders>
                    <w:top w:val="nil"/>
                    <w:left w:val="nil"/>
                    <w:bottom w:val="single" w:sz="4" w:space="0" w:color="808080"/>
                    <w:right w:val="single" w:sz="4" w:space="0" w:color="808080"/>
                  </w:tcBorders>
                  <w:shd w:val="clear" w:color="auto" w:fill="auto"/>
                  <w:noWrap/>
                  <w:vAlign w:val="bottom"/>
                  <w:hideMark/>
                </w:tcPr>
                <w:p w14:paraId="4F17F95C"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Instagram                                         </w:t>
                  </w:r>
                </w:p>
              </w:tc>
              <w:tc>
                <w:tcPr>
                  <w:tcW w:w="1009" w:type="dxa"/>
                  <w:tcBorders>
                    <w:top w:val="nil"/>
                    <w:left w:val="nil"/>
                    <w:bottom w:val="single" w:sz="4" w:space="0" w:color="808080"/>
                    <w:right w:val="single" w:sz="4" w:space="0" w:color="808080"/>
                  </w:tcBorders>
                  <w:shd w:val="clear" w:color="auto" w:fill="auto"/>
                  <w:noWrap/>
                  <w:vAlign w:val="bottom"/>
                  <w:hideMark/>
                </w:tcPr>
                <w:p w14:paraId="65C60E25"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2700</w:t>
                  </w:r>
                </w:p>
              </w:tc>
              <w:tc>
                <w:tcPr>
                  <w:tcW w:w="1552" w:type="dxa"/>
                  <w:tcBorders>
                    <w:top w:val="nil"/>
                    <w:left w:val="nil"/>
                    <w:bottom w:val="single" w:sz="4" w:space="0" w:color="808080"/>
                    <w:right w:val="single" w:sz="4" w:space="0" w:color="808080"/>
                  </w:tcBorders>
                  <w:shd w:val="clear" w:color="auto" w:fill="auto"/>
                  <w:noWrap/>
                  <w:vAlign w:val="bottom"/>
                  <w:hideMark/>
                </w:tcPr>
                <w:p w14:paraId="7A198578"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900</w:t>
                  </w:r>
                </w:p>
              </w:tc>
              <w:tc>
                <w:tcPr>
                  <w:tcW w:w="354" w:type="dxa"/>
                  <w:tcBorders>
                    <w:top w:val="nil"/>
                    <w:left w:val="nil"/>
                    <w:bottom w:val="single" w:sz="4" w:space="0" w:color="808080"/>
                    <w:right w:val="single" w:sz="4" w:space="0" w:color="808080"/>
                  </w:tcBorders>
                  <w:shd w:val="clear" w:color="auto" w:fill="auto"/>
                  <w:noWrap/>
                  <w:vAlign w:val="bottom"/>
                  <w:hideMark/>
                </w:tcPr>
                <w:p w14:paraId="4022393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6B8AC725"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5DE53F5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w:t>
                  </w:r>
                </w:p>
              </w:tc>
              <w:tc>
                <w:tcPr>
                  <w:tcW w:w="833" w:type="dxa"/>
                  <w:tcBorders>
                    <w:top w:val="nil"/>
                    <w:left w:val="nil"/>
                    <w:bottom w:val="single" w:sz="4" w:space="0" w:color="808080"/>
                    <w:right w:val="single" w:sz="4" w:space="0" w:color="808080"/>
                  </w:tcBorders>
                  <w:shd w:val="clear" w:color="auto" w:fill="auto"/>
                  <w:noWrap/>
                  <w:vAlign w:val="bottom"/>
                  <w:hideMark/>
                </w:tcPr>
                <w:p w14:paraId="3EBB2A98"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2D5DE216"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05B729CE"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34980</w:t>
                  </w:r>
                </w:p>
              </w:tc>
              <w:tc>
                <w:tcPr>
                  <w:tcW w:w="1552" w:type="dxa"/>
                  <w:tcBorders>
                    <w:top w:val="nil"/>
                    <w:left w:val="nil"/>
                    <w:bottom w:val="single" w:sz="4" w:space="0" w:color="808080"/>
                    <w:right w:val="single" w:sz="4" w:space="0" w:color="808080"/>
                  </w:tcBorders>
                  <w:shd w:val="clear" w:color="auto" w:fill="auto"/>
                  <w:noWrap/>
                  <w:vAlign w:val="bottom"/>
                  <w:hideMark/>
                </w:tcPr>
                <w:p w14:paraId="5ECB861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11660</w:t>
                  </w:r>
                </w:p>
              </w:tc>
              <w:tc>
                <w:tcPr>
                  <w:tcW w:w="354" w:type="dxa"/>
                  <w:tcBorders>
                    <w:top w:val="nil"/>
                    <w:left w:val="nil"/>
                    <w:bottom w:val="single" w:sz="4" w:space="0" w:color="808080"/>
                    <w:right w:val="single" w:sz="4" w:space="0" w:color="808080"/>
                  </w:tcBorders>
                  <w:shd w:val="clear" w:color="auto" w:fill="auto"/>
                  <w:noWrap/>
                  <w:vAlign w:val="bottom"/>
                  <w:hideMark/>
                </w:tcPr>
                <w:p w14:paraId="40E3504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w:t>
                  </w:r>
                </w:p>
              </w:tc>
            </w:tr>
            <w:tr w:rsidR="008C73BD" w:rsidRPr="008C73BD" w14:paraId="1349B34E"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4606C81C"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w:t>
                  </w:r>
                </w:p>
              </w:tc>
              <w:tc>
                <w:tcPr>
                  <w:tcW w:w="833" w:type="dxa"/>
                  <w:tcBorders>
                    <w:top w:val="nil"/>
                    <w:left w:val="nil"/>
                    <w:bottom w:val="single" w:sz="4" w:space="0" w:color="808080"/>
                    <w:right w:val="single" w:sz="4" w:space="0" w:color="808080"/>
                  </w:tcBorders>
                  <w:shd w:val="clear" w:color="auto" w:fill="auto"/>
                  <w:noWrap/>
                  <w:vAlign w:val="bottom"/>
                  <w:hideMark/>
                </w:tcPr>
                <w:p w14:paraId="0D37A2C8"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2A6C8682"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2070F761"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25980</w:t>
                  </w:r>
                </w:p>
              </w:tc>
              <w:tc>
                <w:tcPr>
                  <w:tcW w:w="1552" w:type="dxa"/>
                  <w:tcBorders>
                    <w:top w:val="nil"/>
                    <w:left w:val="nil"/>
                    <w:bottom w:val="single" w:sz="4" w:space="0" w:color="808080"/>
                    <w:right w:val="single" w:sz="4" w:space="0" w:color="808080"/>
                  </w:tcBorders>
                  <w:shd w:val="clear" w:color="auto" w:fill="auto"/>
                  <w:noWrap/>
                  <w:vAlign w:val="bottom"/>
                  <w:hideMark/>
                </w:tcPr>
                <w:p w14:paraId="28CF0906"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8660</w:t>
                  </w:r>
                </w:p>
              </w:tc>
              <w:tc>
                <w:tcPr>
                  <w:tcW w:w="354" w:type="dxa"/>
                  <w:tcBorders>
                    <w:top w:val="nil"/>
                    <w:left w:val="nil"/>
                    <w:bottom w:val="single" w:sz="4" w:space="0" w:color="808080"/>
                    <w:right w:val="single" w:sz="4" w:space="0" w:color="808080"/>
                  </w:tcBorders>
                  <w:shd w:val="clear" w:color="auto" w:fill="auto"/>
                  <w:noWrap/>
                  <w:vAlign w:val="bottom"/>
                  <w:hideMark/>
                </w:tcPr>
                <w:p w14:paraId="2999FB48"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w:t>
                  </w:r>
                </w:p>
              </w:tc>
            </w:tr>
            <w:tr w:rsidR="008C73BD" w:rsidRPr="008C73BD" w14:paraId="06B47301"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0D70690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w:t>
                  </w:r>
                </w:p>
              </w:tc>
              <w:tc>
                <w:tcPr>
                  <w:tcW w:w="833" w:type="dxa"/>
                  <w:tcBorders>
                    <w:top w:val="nil"/>
                    <w:left w:val="nil"/>
                    <w:bottom w:val="single" w:sz="4" w:space="0" w:color="808080"/>
                    <w:right w:val="single" w:sz="4" w:space="0" w:color="808080"/>
                  </w:tcBorders>
                  <w:shd w:val="clear" w:color="auto" w:fill="auto"/>
                  <w:noWrap/>
                  <w:vAlign w:val="bottom"/>
                  <w:hideMark/>
                </w:tcPr>
                <w:p w14:paraId="2C798257"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Italy</w:t>
                  </w:r>
                </w:p>
              </w:tc>
              <w:tc>
                <w:tcPr>
                  <w:tcW w:w="1017" w:type="dxa"/>
                  <w:tcBorders>
                    <w:top w:val="nil"/>
                    <w:left w:val="nil"/>
                    <w:bottom w:val="single" w:sz="4" w:space="0" w:color="808080"/>
                    <w:right w:val="single" w:sz="4" w:space="0" w:color="808080"/>
                  </w:tcBorders>
                  <w:shd w:val="clear" w:color="auto" w:fill="auto"/>
                  <w:noWrap/>
                  <w:vAlign w:val="bottom"/>
                  <w:hideMark/>
                </w:tcPr>
                <w:p w14:paraId="4C8A0CCF"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671A4CC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9000</w:t>
                  </w:r>
                </w:p>
              </w:tc>
              <w:tc>
                <w:tcPr>
                  <w:tcW w:w="1552" w:type="dxa"/>
                  <w:tcBorders>
                    <w:top w:val="nil"/>
                    <w:left w:val="nil"/>
                    <w:bottom w:val="single" w:sz="4" w:space="0" w:color="808080"/>
                    <w:right w:val="single" w:sz="4" w:space="0" w:color="808080"/>
                  </w:tcBorders>
                  <w:shd w:val="clear" w:color="auto" w:fill="auto"/>
                  <w:noWrap/>
                  <w:vAlign w:val="bottom"/>
                  <w:hideMark/>
                </w:tcPr>
                <w:p w14:paraId="770101A7"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3000</w:t>
                  </w:r>
                </w:p>
              </w:tc>
              <w:tc>
                <w:tcPr>
                  <w:tcW w:w="354" w:type="dxa"/>
                  <w:tcBorders>
                    <w:top w:val="nil"/>
                    <w:left w:val="nil"/>
                    <w:bottom w:val="single" w:sz="4" w:space="0" w:color="808080"/>
                    <w:right w:val="single" w:sz="4" w:space="0" w:color="808080"/>
                  </w:tcBorders>
                  <w:shd w:val="clear" w:color="auto" w:fill="auto"/>
                  <w:noWrap/>
                  <w:vAlign w:val="bottom"/>
                  <w:hideMark/>
                </w:tcPr>
                <w:p w14:paraId="7CA951CF"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w:t>
                  </w:r>
                </w:p>
              </w:tc>
            </w:tr>
            <w:tr w:rsidR="008C73BD" w:rsidRPr="008C73BD" w14:paraId="1C1D8066"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53ACAA21"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w:t>
                  </w:r>
                </w:p>
              </w:tc>
              <w:tc>
                <w:tcPr>
                  <w:tcW w:w="833" w:type="dxa"/>
                  <w:tcBorders>
                    <w:top w:val="nil"/>
                    <w:left w:val="nil"/>
                    <w:bottom w:val="single" w:sz="4" w:space="0" w:color="808080"/>
                    <w:right w:val="single" w:sz="4" w:space="0" w:color="808080"/>
                  </w:tcBorders>
                  <w:shd w:val="clear" w:color="auto" w:fill="auto"/>
                  <w:noWrap/>
                  <w:vAlign w:val="bottom"/>
                  <w:hideMark/>
                </w:tcPr>
                <w:p w14:paraId="220799BE"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18A1DB21"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Facebook                                          </w:t>
                  </w:r>
                </w:p>
              </w:tc>
              <w:tc>
                <w:tcPr>
                  <w:tcW w:w="1009" w:type="dxa"/>
                  <w:tcBorders>
                    <w:top w:val="nil"/>
                    <w:left w:val="nil"/>
                    <w:bottom w:val="single" w:sz="4" w:space="0" w:color="808080"/>
                    <w:right w:val="single" w:sz="4" w:space="0" w:color="808080"/>
                  </w:tcBorders>
                  <w:shd w:val="clear" w:color="auto" w:fill="auto"/>
                  <w:noWrap/>
                  <w:vAlign w:val="bottom"/>
                  <w:hideMark/>
                </w:tcPr>
                <w:p w14:paraId="146030F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10440</w:t>
                  </w:r>
                </w:p>
              </w:tc>
              <w:tc>
                <w:tcPr>
                  <w:tcW w:w="1552" w:type="dxa"/>
                  <w:tcBorders>
                    <w:top w:val="nil"/>
                    <w:left w:val="nil"/>
                    <w:bottom w:val="single" w:sz="4" w:space="0" w:color="808080"/>
                    <w:right w:val="single" w:sz="4" w:space="0" w:color="808080"/>
                  </w:tcBorders>
                  <w:shd w:val="clear" w:color="auto" w:fill="auto"/>
                  <w:noWrap/>
                  <w:vAlign w:val="bottom"/>
                  <w:hideMark/>
                </w:tcPr>
                <w:p w14:paraId="494270F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3480</w:t>
                  </w:r>
                </w:p>
              </w:tc>
              <w:tc>
                <w:tcPr>
                  <w:tcW w:w="354" w:type="dxa"/>
                  <w:tcBorders>
                    <w:top w:val="nil"/>
                    <w:left w:val="nil"/>
                    <w:bottom w:val="single" w:sz="4" w:space="0" w:color="808080"/>
                    <w:right w:val="single" w:sz="4" w:space="0" w:color="808080"/>
                  </w:tcBorders>
                  <w:shd w:val="clear" w:color="auto" w:fill="auto"/>
                  <w:noWrap/>
                  <w:vAlign w:val="bottom"/>
                  <w:hideMark/>
                </w:tcPr>
                <w:p w14:paraId="14F5287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w:t>
                  </w:r>
                </w:p>
              </w:tc>
            </w:tr>
            <w:tr w:rsidR="008C73BD" w:rsidRPr="008C73BD" w14:paraId="15B90DC4"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32D37A8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w:t>
                  </w:r>
                </w:p>
              </w:tc>
              <w:tc>
                <w:tcPr>
                  <w:tcW w:w="833" w:type="dxa"/>
                  <w:tcBorders>
                    <w:top w:val="nil"/>
                    <w:left w:val="nil"/>
                    <w:bottom w:val="single" w:sz="4" w:space="0" w:color="808080"/>
                    <w:right w:val="single" w:sz="4" w:space="0" w:color="808080"/>
                  </w:tcBorders>
                  <w:shd w:val="clear" w:color="auto" w:fill="auto"/>
                  <w:noWrap/>
                  <w:vAlign w:val="bottom"/>
                  <w:hideMark/>
                </w:tcPr>
                <w:p w14:paraId="760FA291"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50DC909B"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Facebook                                          </w:t>
                  </w:r>
                </w:p>
              </w:tc>
              <w:tc>
                <w:tcPr>
                  <w:tcW w:w="1009" w:type="dxa"/>
                  <w:tcBorders>
                    <w:top w:val="nil"/>
                    <w:left w:val="nil"/>
                    <w:bottom w:val="single" w:sz="4" w:space="0" w:color="808080"/>
                    <w:right w:val="single" w:sz="4" w:space="0" w:color="808080"/>
                  </w:tcBorders>
                  <w:shd w:val="clear" w:color="auto" w:fill="auto"/>
                  <w:noWrap/>
                  <w:vAlign w:val="bottom"/>
                  <w:hideMark/>
                </w:tcPr>
                <w:p w14:paraId="38A474EF"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9000</w:t>
                  </w:r>
                </w:p>
              </w:tc>
              <w:tc>
                <w:tcPr>
                  <w:tcW w:w="1552" w:type="dxa"/>
                  <w:tcBorders>
                    <w:top w:val="nil"/>
                    <w:left w:val="nil"/>
                    <w:bottom w:val="single" w:sz="4" w:space="0" w:color="808080"/>
                    <w:right w:val="single" w:sz="4" w:space="0" w:color="808080"/>
                  </w:tcBorders>
                  <w:shd w:val="clear" w:color="auto" w:fill="auto"/>
                  <w:noWrap/>
                  <w:vAlign w:val="bottom"/>
                  <w:hideMark/>
                </w:tcPr>
                <w:p w14:paraId="1826BA8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3000</w:t>
                  </w:r>
                </w:p>
              </w:tc>
              <w:tc>
                <w:tcPr>
                  <w:tcW w:w="354" w:type="dxa"/>
                  <w:tcBorders>
                    <w:top w:val="nil"/>
                    <w:left w:val="nil"/>
                    <w:bottom w:val="single" w:sz="4" w:space="0" w:color="808080"/>
                    <w:right w:val="single" w:sz="4" w:space="0" w:color="808080"/>
                  </w:tcBorders>
                  <w:shd w:val="clear" w:color="auto" w:fill="auto"/>
                  <w:noWrap/>
                  <w:vAlign w:val="bottom"/>
                  <w:hideMark/>
                </w:tcPr>
                <w:p w14:paraId="20CDE438"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1DE0008A"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7751CE60"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w:t>
                  </w:r>
                </w:p>
              </w:tc>
              <w:tc>
                <w:tcPr>
                  <w:tcW w:w="833" w:type="dxa"/>
                  <w:tcBorders>
                    <w:top w:val="nil"/>
                    <w:left w:val="nil"/>
                    <w:bottom w:val="single" w:sz="4" w:space="0" w:color="808080"/>
                    <w:right w:val="single" w:sz="4" w:space="0" w:color="808080"/>
                  </w:tcBorders>
                  <w:shd w:val="clear" w:color="auto" w:fill="auto"/>
                  <w:noWrap/>
                  <w:vAlign w:val="bottom"/>
                  <w:hideMark/>
                </w:tcPr>
                <w:p w14:paraId="18671F3B"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Italy</w:t>
                  </w:r>
                </w:p>
              </w:tc>
              <w:tc>
                <w:tcPr>
                  <w:tcW w:w="1017" w:type="dxa"/>
                  <w:tcBorders>
                    <w:top w:val="nil"/>
                    <w:left w:val="nil"/>
                    <w:bottom w:val="single" w:sz="4" w:space="0" w:color="808080"/>
                    <w:right w:val="single" w:sz="4" w:space="0" w:color="808080"/>
                  </w:tcBorders>
                  <w:shd w:val="clear" w:color="auto" w:fill="auto"/>
                  <w:noWrap/>
                  <w:vAlign w:val="bottom"/>
                  <w:hideMark/>
                </w:tcPr>
                <w:p w14:paraId="4725D2B4"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Facebook                                          </w:t>
                  </w:r>
                </w:p>
              </w:tc>
              <w:tc>
                <w:tcPr>
                  <w:tcW w:w="1009" w:type="dxa"/>
                  <w:tcBorders>
                    <w:top w:val="nil"/>
                    <w:left w:val="nil"/>
                    <w:bottom w:val="single" w:sz="4" w:space="0" w:color="808080"/>
                    <w:right w:val="single" w:sz="4" w:space="0" w:color="808080"/>
                  </w:tcBorders>
                  <w:shd w:val="clear" w:color="auto" w:fill="auto"/>
                  <w:noWrap/>
                  <w:vAlign w:val="bottom"/>
                  <w:hideMark/>
                </w:tcPr>
                <w:p w14:paraId="11112D0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1440</w:t>
                  </w:r>
                </w:p>
              </w:tc>
              <w:tc>
                <w:tcPr>
                  <w:tcW w:w="1552" w:type="dxa"/>
                  <w:tcBorders>
                    <w:top w:val="nil"/>
                    <w:left w:val="nil"/>
                    <w:bottom w:val="single" w:sz="4" w:space="0" w:color="808080"/>
                    <w:right w:val="single" w:sz="4" w:space="0" w:color="808080"/>
                  </w:tcBorders>
                  <w:shd w:val="clear" w:color="auto" w:fill="auto"/>
                  <w:noWrap/>
                  <w:vAlign w:val="bottom"/>
                  <w:hideMark/>
                </w:tcPr>
                <w:p w14:paraId="5AF9B6D1"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480</w:t>
                  </w:r>
                </w:p>
              </w:tc>
              <w:tc>
                <w:tcPr>
                  <w:tcW w:w="354" w:type="dxa"/>
                  <w:tcBorders>
                    <w:top w:val="nil"/>
                    <w:left w:val="nil"/>
                    <w:bottom w:val="single" w:sz="4" w:space="0" w:color="808080"/>
                    <w:right w:val="single" w:sz="4" w:space="0" w:color="808080"/>
                  </w:tcBorders>
                  <w:shd w:val="clear" w:color="auto" w:fill="auto"/>
                  <w:noWrap/>
                  <w:vAlign w:val="bottom"/>
                  <w:hideMark/>
                </w:tcPr>
                <w:p w14:paraId="38E75621"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72C76525"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35816BBA"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w:t>
                  </w:r>
                </w:p>
              </w:tc>
              <w:tc>
                <w:tcPr>
                  <w:tcW w:w="833" w:type="dxa"/>
                  <w:tcBorders>
                    <w:top w:val="nil"/>
                    <w:left w:val="nil"/>
                    <w:bottom w:val="single" w:sz="4" w:space="0" w:color="808080"/>
                    <w:right w:val="single" w:sz="4" w:space="0" w:color="808080"/>
                  </w:tcBorders>
                  <w:shd w:val="clear" w:color="auto" w:fill="auto"/>
                  <w:noWrap/>
                  <w:vAlign w:val="bottom"/>
                  <w:hideMark/>
                </w:tcPr>
                <w:p w14:paraId="410E7DE3"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64003399"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Google                                            </w:t>
                  </w:r>
                </w:p>
              </w:tc>
              <w:tc>
                <w:tcPr>
                  <w:tcW w:w="1009" w:type="dxa"/>
                  <w:tcBorders>
                    <w:top w:val="nil"/>
                    <w:left w:val="nil"/>
                    <w:bottom w:val="single" w:sz="4" w:space="0" w:color="808080"/>
                    <w:right w:val="single" w:sz="4" w:space="0" w:color="808080"/>
                  </w:tcBorders>
                  <w:shd w:val="clear" w:color="auto" w:fill="auto"/>
                  <w:noWrap/>
                  <w:vAlign w:val="bottom"/>
                  <w:hideMark/>
                </w:tcPr>
                <w:p w14:paraId="76C84F0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19980</w:t>
                  </w:r>
                </w:p>
              </w:tc>
              <w:tc>
                <w:tcPr>
                  <w:tcW w:w="1552" w:type="dxa"/>
                  <w:tcBorders>
                    <w:top w:val="nil"/>
                    <w:left w:val="nil"/>
                    <w:bottom w:val="single" w:sz="4" w:space="0" w:color="808080"/>
                    <w:right w:val="single" w:sz="4" w:space="0" w:color="808080"/>
                  </w:tcBorders>
                  <w:shd w:val="clear" w:color="auto" w:fill="auto"/>
                  <w:noWrap/>
                  <w:vAlign w:val="bottom"/>
                  <w:hideMark/>
                </w:tcPr>
                <w:p w14:paraId="7D8C55DE"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6660</w:t>
                  </w:r>
                </w:p>
              </w:tc>
              <w:tc>
                <w:tcPr>
                  <w:tcW w:w="354" w:type="dxa"/>
                  <w:tcBorders>
                    <w:top w:val="nil"/>
                    <w:left w:val="nil"/>
                    <w:bottom w:val="single" w:sz="4" w:space="0" w:color="808080"/>
                    <w:right w:val="single" w:sz="4" w:space="0" w:color="808080"/>
                  </w:tcBorders>
                  <w:shd w:val="clear" w:color="auto" w:fill="auto"/>
                  <w:noWrap/>
                  <w:vAlign w:val="bottom"/>
                  <w:hideMark/>
                </w:tcPr>
                <w:p w14:paraId="0BC72AF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w:t>
                  </w:r>
                </w:p>
              </w:tc>
            </w:tr>
            <w:tr w:rsidR="008C73BD" w:rsidRPr="008C73BD" w14:paraId="418CBF84"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66803779"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w:t>
                  </w:r>
                </w:p>
              </w:tc>
              <w:tc>
                <w:tcPr>
                  <w:tcW w:w="833" w:type="dxa"/>
                  <w:tcBorders>
                    <w:top w:val="nil"/>
                    <w:left w:val="nil"/>
                    <w:bottom w:val="single" w:sz="4" w:space="0" w:color="808080"/>
                    <w:right w:val="single" w:sz="4" w:space="0" w:color="808080"/>
                  </w:tcBorders>
                  <w:shd w:val="clear" w:color="auto" w:fill="auto"/>
                  <w:noWrap/>
                  <w:vAlign w:val="bottom"/>
                  <w:hideMark/>
                </w:tcPr>
                <w:p w14:paraId="5FDD00AF"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3C7030B6"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Google                                            </w:t>
                  </w:r>
                </w:p>
              </w:tc>
              <w:tc>
                <w:tcPr>
                  <w:tcW w:w="1009" w:type="dxa"/>
                  <w:tcBorders>
                    <w:top w:val="nil"/>
                    <w:left w:val="nil"/>
                    <w:bottom w:val="single" w:sz="4" w:space="0" w:color="808080"/>
                    <w:right w:val="single" w:sz="4" w:space="0" w:color="808080"/>
                  </w:tcBorders>
                  <w:shd w:val="clear" w:color="auto" w:fill="auto"/>
                  <w:noWrap/>
                  <w:vAlign w:val="bottom"/>
                  <w:hideMark/>
                </w:tcPr>
                <w:p w14:paraId="3709889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12420</w:t>
                  </w:r>
                </w:p>
              </w:tc>
              <w:tc>
                <w:tcPr>
                  <w:tcW w:w="1552" w:type="dxa"/>
                  <w:tcBorders>
                    <w:top w:val="nil"/>
                    <w:left w:val="nil"/>
                    <w:bottom w:val="single" w:sz="4" w:space="0" w:color="808080"/>
                    <w:right w:val="single" w:sz="4" w:space="0" w:color="808080"/>
                  </w:tcBorders>
                  <w:shd w:val="clear" w:color="auto" w:fill="auto"/>
                  <w:noWrap/>
                  <w:vAlign w:val="bottom"/>
                  <w:hideMark/>
                </w:tcPr>
                <w:p w14:paraId="03CAC85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4140</w:t>
                  </w:r>
                </w:p>
              </w:tc>
              <w:tc>
                <w:tcPr>
                  <w:tcW w:w="354" w:type="dxa"/>
                  <w:tcBorders>
                    <w:top w:val="nil"/>
                    <w:left w:val="nil"/>
                    <w:bottom w:val="single" w:sz="4" w:space="0" w:color="808080"/>
                    <w:right w:val="single" w:sz="4" w:space="0" w:color="808080"/>
                  </w:tcBorders>
                  <w:shd w:val="clear" w:color="auto" w:fill="auto"/>
                  <w:noWrap/>
                  <w:vAlign w:val="bottom"/>
                  <w:hideMark/>
                </w:tcPr>
                <w:p w14:paraId="1574EBF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1E04D2BA"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4F9BF68E"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w:t>
                  </w:r>
                </w:p>
              </w:tc>
              <w:tc>
                <w:tcPr>
                  <w:tcW w:w="833" w:type="dxa"/>
                  <w:tcBorders>
                    <w:top w:val="nil"/>
                    <w:left w:val="nil"/>
                    <w:bottom w:val="single" w:sz="4" w:space="0" w:color="808080"/>
                    <w:right w:val="single" w:sz="4" w:space="0" w:color="808080"/>
                  </w:tcBorders>
                  <w:shd w:val="clear" w:color="auto" w:fill="auto"/>
                  <w:noWrap/>
                  <w:vAlign w:val="bottom"/>
                  <w:hideMark/>
                </w:tcPr>
                <w:p w14:paraId="2D4E89FE"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Italy</w:t>
                  </w:r>
                </w:p>
              </w:tc>
              <w:tc>
                <w:tcPr>
                  <w:tcW w:w="1017" w:type="dxa"/>
                  <w:tcBorders>
                    <w:top w:val="nil"/>
                    <w:left w:val="nil"/>
                    <w:bottom w:val="single" w:sz="4" w:space="0" w:color="808080"/>
                    <w:right w:val="single" w:sz="4" w:space="0" w:color="808080"/>
                  </w:tcBorders>
                  <w:shd w:val="clear" w:color="auto" w:fill="auto"/>
                  <w:noWrap/>
                  <w:vAlign w:val="bottom"/>
                  <w:hideMark/>
                </w:tcPr>
                <w:p w14:paraId="39109809"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Google                                            </w:t>
                  </w:r>
                </w:p>
              </w:tc>
              <w:tc>
                <w:tcPr>
                  <w:tcW w:w="1009" w:type="dxa"/>
                  <w:tcBorders>
                    <w:top w:val="nil"/>
                    <w:left w:val="nil"/>
                    <w:bottom w:val="single" w:sz="4" w:space="0" w:color="808080"/>
                    <w:right w:val="single" w:sz="4" w:space="0" w:color="808080"/>
                  </w:tcBorders>
                  <w:shd w:val="clear" w:color="auto" w:fill="auto"/>
                  <w:noWrap/>
                  <w:vAlign w:val="bottom"/>
                  <w:hideMark/>
                </w:tcPr>
                <w:p w14:paraId="4CA5650A"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7560</w:t>
                  </w:r>
                </w:p>
              </w:tc>
              <w:tc>
                <w:tcPr>
                  <w:tcW w:w="1552" w:type="dxa"/>
                  <w:tcBorders>
                    <w:top w:val="nil"/>
                    <w:left w:val="nil"/>
                    <w:bottom w:val="single" w:sz="4" w:space="0" w:color="808080"/>
                    <w:right w:val="single" w:sz="4" w:space="0" w:color="808080"/>
                  </w:tcBorders>
                  <w:shd w:val="clear" w:color="auto" w:fill="auto"/>
                  <w:noWrap/>
                  <w:vAlign w:val="bottom"/>
                  <w:hideMark/>
                </w:tcPr>
                <w:p w14:paraId="00220D5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2520</w:t>
                  </w:r>
                </w:p>
              </w:tc>
              <w:tc>
                <w:tcPr>
                  <w:tcW w:w="354" w:type="dxa"/>
                  <w:tcBorders>
                    <w:top w:val="nil"/>
                    <w:left w:val="nil"/>
                    <w:bottom w:val="single" w:sz="4" w:space="0" w:color="808080"/>
                    <w:right w:val="single" w:sz="4" w:space="0" w:color="808080"/>
                  </w:tcBorders>
                  <w:shd w:val="clear" w:color="auto" w:fill="auto"/>
                  <w:noWrap/>
                  <w:vAlign w:val="bottom"/>
                  <w:hideMark/>
                </w:tcPr>
                <w:p w14:paraId="3565D0B7"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561E8138"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3A14EE0E"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w:t>
                  </w:r>
                </w:p>
              </w:tc>
              <w:tc>
                <w:tcPr>
                  <w:tcW w:w="833" w:type="dxa"/>
                  <w:tcBorders>
                    <w:top w:val="nil"/>
                    <w:left w:val="nil"/>
                    <w:bottom w:val="single" w:sz="4" w:space="0" w:color="808080"/>
                    <w:right w:val="single" w:sz="4" w:space="0" w:color="808080"/>
                  </w:tcBorders>
                  <w:shd w:val="clear" w:color="auto" w:fill="auto"/>
                  <w:noWrap/>
                  <w:vAlign w:val="bottom"/>
                  <w:hideMark/>
                </w:tcPr>
                <w:p w14:paraId="4FFD69AC"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47CBDC7A"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Instagram                                         </w:t>
                  </w:r>
                </w:p>
              </w:tc>
              <w:tc>
                <w:tcPr>
                  <w:tcW w:w="1009" w:type="dxa"/>
                  <w:tcBorders>
                    <w:top w:val="nil"/>
                    <w:left w:val="nil"/>
                    <w:bottom w:val="single" w:sz="4" w:space="0" w:color="808080"/>
                    <w:right w:val="single" w:sz="4" w:space="0" w:color="808080"/>
                  </w:tcBorders>
                  <w:shd w:val="clear" w:color="auto" w:fill="auto"/>
                  <w:noWrap/>
                  <w:vAlign w:val="bottom"/>
                  <w:hideMark/>
                </w:tcPr>
                <w:p w14:paraId="72D60ADC"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4560</w:t>
                  </w:r>
                </w:p>
              </w:tc>
              <w:tc>
                <w:tcPr>
                  <w:tcW w:w="1552" w:type="dxa"/>
                  <w:tcBorders>
                    <w:top w:val="nil"/>
                    <w:left w:val="nil"/>
                    <w:bottom w:val="single" w:sz="4" w:space="0" w:color="808080"/>
                    <w:right w:val="single" w:sz="4" w:space="0" w:color="808080"/>
                  </w:tcBorders>
                  <w:shd w:val="clear" w:color="auto" w:fill="auto"/>
                  <w:noWrap/>
                  <w:vAlign w:val="bottom"/>
                  <w:hideMark/>
                </w:tcPr>
                <w:p w14:paraId="186B924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1520</w:t>
                  </w:r>
                </w:p>
              </w:tc>
              <w:tc>
                <w:tcPr>
                  <w:tcW w:w="354" w:type="dxa"/>
                  <w:tcBorders>
                    <w:top w:val="nil"/>
                    <w:left w:val="nil"/>
                    <w:bottom w:val="single" w:sz="4" w:space="0" w:color="808080"/>
                    <w:right w:val="single" w:sz="4" w:space="0" w:color="808080"/>
                  </w:tcBorders>
                  <w:shd w:val="clear" w:color="auto" w:fill="auto"/>
                  <w:noWrap/>
                  <w:vAlign w:val="bottom"/>
                  <w:hideMark/>
                </w:tcPr>
                <w:p w14:paraId="71D6BD06"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w:t>
                  </w:r>
                </w:p>
              </w:tc>
            </w:tr>
            <w:tr w:rsidR="008C73BD" w:rsidRPr="008C73BD" w14:paraId="57D6033A"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6B502CD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w:t>
                  </w:r>
                </w:p>
              </w:tc>
              <w:tc>
                <w:tcPr>
                  <w:tcW w:w="833" w:type="dxa"/>
                  <w:tcBorders>
                    <w:top w:val="nil"/>
                    <w:left w:val="nil"/>
                    <w:bottom w:val="single" w:sz="4" w:space="0" w:color="808080"/>
                    <w:right w:val="single" w:sz="4" w:space="0" w:color="808080"/>
                  </w:tcBorders>
                  <w:shd w:val="clear" w:color="auto" w:fill="auto"/>
                  <w:noWrap/>
                  <w:vAlign w:val="bottom"/>
                  <w:hideMark/>
                </w:tcPr>
                <w:p w14:paraId="7DD60D39"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17C63620"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Instagram                                         </w:t>
                  </w:r>
                </w:p>
              </w:tc>
              <w:tc>
                <w:tcPr>
                  <w:tcW w:w="1009" w:type="dxa"/>
                  <w:tcBorders>
                    <w:top w:val="nil"/>
                    <w:left w:val="nil"/>
                    <w:bottom w:val="single" w:sz="4" w:space="0" w:color="808080"/>
                    <w:right w:val="single" w:sz="4" w:space="0" w:color="808080"/>
                  </w:tcBorders>
                  <w:shd w:val="clear" w:color="auto" w:fill="auto"/>
                  <w:noWrap/>
                  <w:vAlign w:val="bottom"/>
                  <w:hideMark/>
                </w:tcPr>
                <w:p w14:paraId="2A172B30"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4560</w:t>
                  </w:r>
                </w:p>
              </w:tc>
              <w:tc>
                <w:tcPr>
                  <w:tcW w:w="1552" w:type="dxa"/>
                  <w:tcBorders>
                    <w:top w:val="nil"/>
                    <w:left w:val="nil"/>
                    <w:bottom w:val="single" w:sz="4" w:space="0" w:color="808080"/>
                    <w:right w:val="single" w:sz="4" w:space="0" w:color="808080"/>
                  </w:tcBorders>
                  <w:shd w:val="clear" w:color="auto" w:fill="auto"/>
                  <w:noWrap/>
                  <w:vAlign w:val="bottom"/>
                  <w:hideMark/>
                </w:tcPr>
                <w:p w14:paraId="55E0A7CE"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1520</w:t>
                  </w:r>
                </w:p>
              </w:tc>
              <w:tc>
                <w:tcPr>
                  <w:tcW w:w="354" w:type="dxa"/>
                  <w:tcBorders>
                    <w:top w:val="nil"/>
                    <w:left w:val="nil"/>
                    <w:bottom w:val="single" w:sz="4" w:space="0" w:color="808080"/>
                    <w:right w:val="single" w:sz="4" w:space="0" w:color="808080"/>
                  </w:tcBorders>
                  <w:shd w:val="clear" w:color="auto" w:fill="auto"/>
                  <w:noWrap/>
                  <w:vAlign w:val="bottom"/>
                  <w:hideMark/>
                </w:tcPr>
                <w:p w14:paraId="26925BBC"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37E345A8"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4846B04C"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w:t>
                  </w:r>
                </w:p>
              </w:tc>
              <w:tc>
                <w:tcPr>
                  <w:tcW w:w="833" w:type="dxa"/>
                  <w:tcBorders>
                    <w:top w:val="nil"/>
                    <w:left w:val="nil"/>
                    <w:bottom w:val="single" w:sz="4" w:space="0" w:color="808080"/>
                    <w:right w:val="single" w:sz="4" w:space="0" w:color="808080"/>
                  </w:tcBorders>
                  <w:shd w:val="clear" w:color="auto" w:fill="auto"/>
                  <w:noWrap/>
                  <w:vAlign w:val="bottom"/>
                  <w:hideMark/>
                </w:tcPr>
                <w:p w14:paraId="5AE6207C"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49791CD3"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46539415"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48960</w:t>
                  </w:r>
                </w:p>
              </w:tc>
              <w:tc>
                <w:tcPr>
                  <w:tcW w:w="1552" w:type="dxa"/>
                  <w:tcBorders>
                    <w:top w:val="nil"/>
                    <w:left w:val="nil"/>
                    <w:bottom w:val="single" w:sz="4" w:space="0" w:color="808080"/>
                    <w:right w:val="single" w:sz="4" w:space="0" w:color="808080"/>
                  </w:tcBorders>
                  <w:shd w:val="clear" w:color="auto" w:fill="auto"/>
                  <w:noWrap/>
                  <w:vAlign w:val="bottom"/>
                  <w:hideMark/>
                </w:tcPr>
                <w:p w14:paraId="0F64C3C5"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16320</w:t>
                  </w:r>
                </w:p>
              </w:tc>
              <w:tc>
                <w:tcPr>
                  <w:tcW w:w="354" w:type="dxa"/>
                  <w:tcBorders>
                    <w:top w:val="nil"/>
                    <w:left w:val="nil"/>
                    <w:bottom w:val="single" w:sz="4" w:space="0" w:color="808080"/>
                    <w:right w:val="single" w:sz="4" w:space="0" w:color="808080"/>
                  </w:tcBorders>
                  <w:shd w:val="clear" w:color="auto" w:fill="auto"/>
                  <w:noWrap/>
                  <w:vAlign w:val="bottom"/>
                  <w:hideMark/>
                </w:tcPr>
                <w:p w14:paraId="27B723C0"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w:t>
                  </w:r>
                </w:p>
              </w:tc>
            </w:tr>
            <w:tr w:rsidR="008C73BD" w:rsidRPr="008C73BD" w14:paraId="4DF8382C"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24F40DC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w:t>
                  </w:r>
                </w:p>
              </w:tc>
              <w:tc>
                <w:tcPr>
                  <w:tcW w:w="833" w:type="dxa"/>
                  <w:tcBorders>
                    <w:top w:val="nil"/>
                    <w:left w:val="nil"/>
                    <w:bottom w:val="single" w:sz="4" w:space="0" w:color="808080"/>
                    <w:right w:val="single" w:sz="4" w:space="0" w:color="808080"/>
                  </w:tcBorders>
                  <w:shd w:val="clear" w:color="auto" w:fill="auto"/>
                  <w:noWrap/>
                  <w:vAlign w:val="bottom"/>
                  <w:hideMark/>
                </w:tcPr>
                <w:p w14:paraId="41C08925"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125A16BA"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25269F96"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43920</w:t>
                  </w:r>
                </w:p>
              </w:tc>
              <w:tc>
                <w:tcPr>
                  <w:tcW w:w="1552" w:type="dxa"/>
                  <w:tcBorders>
                    <w:top w:val="nil"/>
                    <w:left w:val="nil"/>
                    <w:bottom w:val="single" w:sz="4" w:space="0" w:color="808080"/>
                    <w:right w:val="single" w:sz="4" w:space="0" w:color="808080"/>
                  </w:tcBorders>
                  <w:shd w:val="clear" w:color="auto" w:fill="auto"/>
                  <w:noWrap/>
                  <w:vAlign w:val="bottom"/>
                  <w:hideMark/>
                </w:tcPr>
                <w:p w14:paraId="55C4F1F1"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14640</w:t>
                  </w:r>
                </w:p>
              </w:tc>
              <w:tc>
                <w:tcPr>
                  <w:tcW w:w="354" w:type="dxa"/>
                  <w:tcBorders>
                    <w:top w:val="nil"/>
                    <w:left w:val="nil"/>
                    <w:bottom w:val="single" w:sz="4" w:space="0" w:color="808080"/>
                    <w:right w:val="single" w:sz="4" w:space="0" w:color="808080"/>
                  </w:tcBorders>
                  <w:shd w:val="clear" w:color="auto" w:fill="auto"/>
                  <w:noWrap/>
                  <w:vAlign w:val="bottom"/>
                  <w:hideMark/>
                </w:tcPr>
                <w:p w14:paraId="7F828A15"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w:t>
                  </w:r>
                </w:p>
              </w:tc>
            </w:tr>
            <w:tr w:rsidR="008C73BD" w:rsidRPr="008C73BD" w14:paraId="13562043"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468FC33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w:t>
                  </w:r>
                </w:p>
              </w:tc>
              <w:tc>
                <w:tcPr>
                  <w:tcW w:w="833" w:type="dxa"/>
                  <w:tcBorders>
                    <w:top w:val="nil"/>
                    <w:left w:val="nil"/>
                    <w:bottom w:val="single" w:sz="4" w:space="0" w:color="808080"/>
                    <w:right w:val="single" w:sz="4" w:space="0" w:color="808080"/>
                  </w:tcBorders>
                  <w:shd w:val="clear" w:color="auto" w:fill="auto"/>
                  <w:noWrap/>
                  <w:vAlign w:val="bottom"/>
                  <w:hideMark/>
                </w:tcPr>
                <w:p w14:paraId="144180B5"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Colombia</w:t>
                  </w:r>
                </w:p>
              </w:tc>
              <w:tc>
                <w:tcPr>
                  <w:tcW w:w="1017" w:type="dxa"/>
                  <w:tcBorders>
                    <w:top w:val="nil"/>
                    <w:left w:val="nil"/>
                    <w:bottom w:val="single" w:sz="4" w:space="0" w:color="808080"/>
                    <w:right w:val="single" w:sz="4" w:space="0" w:color="808080"/>
                  </w:tcBorders>
                  <w:shd w:val="clear" w:color="auto" w:fill="auto"/>
                  <w:noWrap/>
                  <w:vAlign w:val="bottom"/>
                  <w:hideMark/>
                </w:tcPr>
                <w:p w14:paraId="2FF3642A"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09" w:type="dxa"/>
                  <w:tcBorders>
                    <w:top w:val="nil"/>
                    <w:left w:val="nil"/>
                    <w:bottom w:val="single" w:sz="4" w:space="0" w:color="808080"/>
                    <w:right w:val="single" w:sz="4" w:space="0" w:color="808080"/>
                  </w:tcBorders>
                  <w:shd w:val="clear" w:color="auto" w:fill="auto"/>
                  <w:noWrap/>
                  <w:vAlign w:val="bottom"/>
                  <w:hideMark/>
                </w:tcPr>
                <w:p w14:paraId="275672E1"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5040</w:t>
                  </w:r>
                </w:p>
              </w:tc>
              <w:tc>
                <w:tcPr>
                  <w:tcW w:w="1552" w:type="dxa"/>
                  <w:tcBorders>
                    <w:top w:val="nil"/>
                    <w:left w:val="nil"/>
                    <w:bottom w:val="single" w:sz="4" w:space="0" w:color="808080"/>
                    <w:right w:val="single" w:sz="4" w:space="0" w:color="808080"/>
                  </w:tcBorders>
                  <w:shd w:val="clear" w:color="auto" w:fill="auto"/>
                  <w:noWrap/>
                  <w:vAlign w:val="bottom"/>
                  <w:hideMark/>
                </w:tcPr>
                <w:p w14:paraId="3A81F07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1680</w:t>
                  </w:r>
                </w:p>
              </w:tc>
              <w:tc>
                <w:tcPr>
                  <w:tcW w:w="354" w:type="dxa"/>
                  <w:tcBorders>
                    <w:top w:val="nil"/>
                    <w:left w:val="nil"/>
                    <w:bottom w:val="single" w:sz="4" w:space="0" w:color="808080"/>
                    <w:right w:val="single" w:sz="4" w:space="0" w:color="808080"/>
                  </w:tcBorders>
                  <w:shd w:val="clear" w:color="auto" w:fill="auto"/>
                  <w:noWrap/>
                  <w:vAlign w:val="bottom"/>
                  <w:hideMark/>
                </w:tcPr>
                <w:p w14:paraId="25F3C19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w:t>
                  </w:r>
                </w:p>
              </w:tc>
            </w:tr>
            <w:tr w:rsidR="008C73BD" w:rsidRPr="008C73BD" w14:paraId="2ADE35BB"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6A20677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w:t>
                  </w:r>
                </w:p>
              </w:tc>
              <w:tc>
                <w:tcPr>
                  <w:tcW w:w="833" w:type="dxa"/>
                  <w:tcBorders>
                    <w:top w:val="nil"/>
                    <w:left w:val="nil"/>
                    <w:bottom w:val="single" w:sz="4" w:space="0" w:color="808080"/>
                    <w:right w:val="single" w:sz="4" w:space="0" w:color="808080"/>
                  </w:tcBorders>
                  <w:shd w:val="clear" w:color="auto" w:fill="auto"/>
                  <w:noWrap/>
                  <w:vAlign w:val="bottom"/>
                  <w:hideMark/>
                </w:tcPr>
                <w:p w14:paraId="782EBBE9"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33EBDEDE"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Facebook                                          </w:t>
                  </w:r>
                </w:p>
              </w:tc>
              <w:tc>
                <w:tcPr>
                  <w:tcW w:w="1009" w:type="dxa"/>
                  <w:tcBorders>
                    <w:top w:val="nil"/>
                    <w:left w:val="nil"/>
                    <w:bottom w:val="single" w:sz="4" w:space="0" w:color="808080"/>
                    <w:right w:val="single" w:sz="4" w:space="0" w:color="808080"/>
                  </w:tcBorders>
                  <w:shd w:val="clear" w:color="auto" w:fill="auto"/>
                  <w:noWrap/>
                  <w:vAlign w:val="bottom"/>
                  <w:hideMark/>
                </w:tcPr>
                <w:p w14:paraId="7AD1C2FC"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9720</w:t>
                  </w:r>
                </w:p>
              </w:tc>
              <w:tc>
                <w:tcPr>
                  <w:tcW w:w="1552" w:type="dxa"/>
                  <w:tcBorders>
                    <w:top w:val="nil"/>
                    <w:left w:val="nil"/>
                    <w:bottom w:val="single" w:sz="4" w:space="0" w:color="808080"/>
                    <w:right w:val="single" w:sz="4" w:space="0" w:color="808080"/>
                  </w:tcBorders>
                  <w:shd w:val="clear" w:color="auto" w:fill="auto"/>
                  <w:noWrap/>
                  <w:vAlign w:val="bottom"/>
                  <w:hideMark/>
                </w:tcPr>
                <w:p w14:paraId="5C3243A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3240</w:t>
                  </w:r>
                </w:p>
              </w:tc>
              <w:tc>
                <w:tcPr>
                  <w:tcW w:w="354" w:type="dxa"/>
                  <w:tcBorders>
                    <w:top w:val="nil"/>
                    <w:left w:val="nil"/>
                    <w:bottom w:val="single" w:sz="4" w:space="0" w:color="808080"/>
                    <w:right w:val="single" w:sz="4" w:space="0" w:color="808080"/>
                  </w:tcBorders>
                  <w:shd w:val="clear" w:color="auto" w:fill="auto"/>
                  <w:noWrap/>
                  <w:vAlign w:val="bottom"/>
                  <w:hideMark/>
                </w:tcPr>
                <w:p w14:paraId="0F5AD65C"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w:t>
                  </w:r>
                </w:p>
              </w:tc>
            </w:tr>
            <w:tr w:rsidR="008C73BD" w:rsidRPr="008C73BD" w14:paraId="001E6095"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29C00427"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w:t>
                  </w:r>
                </w:p>
              </w:tc>
              <w:tc>
                <w:tcPr>
                  <w:tcW w:w="833" w:type="dxa"/>
                  <w:tcBorders>
                    <w:top w:val="nil"/>
                    <w:left w:val="nil"/>
                    <w:bottom w:val="single" w:sz="4" w:space="0" w:color="808080"/>
                    <w:right w:val="single" w:sz="4" w:space="0" w:color="808080"/>
                  </w:tcBorders>
                  <w:shd w:val="clear" w:color="auto" w:fill="auto"/>
                  <w:noWrap/>
                  <w:vAlign w:val="bottom"/>
                  <w:hideMark/>
                </w:tcPr>
                <w:p w14:paraId="466C0F01"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3A88741A"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Facebook                                          </w:t>
                  </w:r>
                </w:p>
              </w:tc>
              <w:tc>
                <w:tcPr>
                  <w:tcW w:w="1009" w:type="dxa"/>
                  <w:tcBorders>
                    <w:top w:val="nil"/>
                    <w:left w:val="nil"/>
                    <w:bottom w:val="single" w:sz="4" w:space="0" w:color="808080"/>
                    <w:right w:val="single" w:sz="4" w:space="0" w:color="808080"/>
                  </w:tcBorders>
                  <w:shd w:val="clear" w:color="auto" w:fill="auto"/>
                  <w:noWrap/>
                  <w:vAlign w:val="bottom"/>
                  <w:hideMark/>
                </w:tcPr>
                <w:p w14:paraId="1FDAE203"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9720</w:t>
                  </w:r>
                </w:p>
              </w:tc>
              <w:tc>
                <w:tcPr>
                  <w:tcW w:w="1552" w:type="dxa"/>
                  <w:tcBorders>
                    <w:top w:val="nil"/>
                    <w:left w:val="nil"/>
                    <w:bottom w:val="single" w:sz="4" w:space="0" w:color="808080"/>
                    <w:right w:val="single" w:sz="4" w:space="0" w:color="808080"/>
                  </w:tcBorders>
                  <w:shd w:val="clear" w:color="auto" w:fill="auto"/>
                  <w:noWrap/>
                  <w:vAlign w:val="bottom"/>
                  <w:hideMark/>
                </w:tcPr>
                <w:p w14:paraId="2B1D5B6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3240</w:t>
                  </w:r>
                </w:p>
              </w:tc>
              <w:tc>
                <w:tcPr>
                  <w:tcW w:w="354" w:type="dxa"/>
                  <w:tcBorders>
                    <w:top w:val="nil"/>
                    <w:left w:val="nil"/>
                    <w:bottom w:val="single" w:sz="4" w:space="0" w:color="808080"/>
                    <w:right w:val="single" w:sz="4" w:space="0" w:color="808080"/>
                  </w:tcBorders>
                  <w:shd w:val="clear" w:color="auto" w:fill="auto"/>
                  <w:noWrap/>
                  <w:vAlign w:val="bottom"/>
                  <w:hideMark/>
                </w:tcPr>
                <w:p w14:paraId="2047DE0D"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33B96C86"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286BEF06"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w:t>
                  </w:r>
                </w:p>
              </w:tc>
              <w:tc>
                <w:tcPr>
                  <w:tcW w:w="833" w:type="dxa"/>
                  <w:tcBorders>
                    <w:top w:val="nil"/>
                    <w:left w:val="nil"/>
                    <w:bottom w:val="single" w:sz="4" w:space="0" w:color="808080"/>
                    <w:right w:val="single" w:sz="4" w:space="0" w:color="808080"/>
                  </w:tcBorders>
                  <w:shd w:val="clear" w:color="auto" w:fill="auto"/>
                  <w:noWrap/>
                  <w:vAlign w:val="bottom"/>
                  <w:hideMark/>
                </w:tcPr>
                <w:p w14:paraId="4FBD8A2E"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356AD623"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Google                                            </w:t>
                  </w:r>
                </w:p>
              </w:tc>
              <w:tc>
                <w:tcPr>
                  <w:tcW w:w="1009" w:type="dxa"/>
                  <w:tcBorders>
                    <w:top w:val="nil"/>
                    <w:left w:val="nil"/>
                    <w:bottom w:val="single" w:sz="4" w:space="0" w:color="808080"/>
                    <w:right w:val="single" w:sz="4" w:space="0" w:color="808080"/>
                  </w:tcBorders>
                  <w:shd w:val="clear" w:color="auto" w:fill="auto"/>
                  <w:noWrap/>
                  <w:vAlign w:val="bottom"/>
                  <w:hideMark/>
                </w:tcPr>
                <w:p w14:paraId="5EA5C4DF"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34920</w:t>
                  </w:r>
                </w:p>
              </w:tc>
              <w:tc>
                <w:tcPr>
                  <w:tcW w:w="1552" w:type="dxa"/>
                  <w:tcBorders>
                    <w:top w:val="nil"/>
                    <w:left w:val="nil"/>
                    <w:bottom w:val="single" w:sz="4" w:space="0" w:color="808080"/>
                    <w:right w:val="single" w:sz="4" w:space="0" w:color="808080"/>
                  </w:tcBorders>
                  <w:shd w:val="clear" w:color="auto" w:fill="auto"/>
                  <w:noWrap/>
                  <w:vAlign w:val="bottom"/>
                  <w:hideMark/>
                </w:tcPr>
                <w:p w14:paraId="187E75C8"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11640</w:t>
                  </w:r>
                </w:p>
              </w:tc>
              <w:tc>
                <w:tcPr>
                  <w:tcW w:w="354" w:type="dxa"/>
                  <w:tcBorders>
                    <w:top w:val="nil"/>
                    <w:left w:val="nil"/>
                    <w:bottom w:val="single" w:sz="4" w:space="0" w:color="808080"/>
                    <w:right w:val="single" w:sz="4" w:space="0" w:color="808080"/>
                  </w:tcBorders>
                  <w:shd w:val="clear" w:color="auto" w:fill="auto"/>
                  <w:noWrap/>
                  <w:vAlign w:val="bottom"/>
                  <w:hideMark/>
                </w:tcPr>
                <w:p w14:paraId="46793A2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w:t>
                  </w:r>
                </w:p>
              </w:tc>
            </w:tr>
            <w:tr w:rsidR="008C73BD" w:rsidRPr="008C73BD" w14:paraId="698CB65D"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6B850F8B"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w:t>
                  </w:r>
                </w:p>
              </w:tc>
              <w:tc>
                <w:tcPr>
                  <w:tcW w:w="833" w:type="dxa"/>
                  <w:tcBorders>
                    <w:top w:val="nil"/>
                    <w:left w:val="nil"/>
                    <w:bottom w:val="single" w:sz="4" w:space="0" w:color="808080"/>
                    <w:right w:val="single" w:sz="4" w:space="0" w:color="808080"/>
                  </w:tcBorders>
                  <w:shd w:val="clear" w:color="auto" w:fill="auto"/>
                  <w:noWrap/>
                  <w:vAlign w:val="bottom"/>
                  <w:hideMark/>
                </w:tcPr>
                <w:p w14:paraId="6AB2308B"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single" w:sz="4" w:space="0" w:color="808080"/>
                    <w:right w:val="single" w:sz="4" w:space="0" w:color="808080"/>
                  </w:tcBorders>
                  <w:shd w:val="clear" w:color="auto" w:fill="auto"/>
                  <w:noWrap/>
                  <w:vAlign w:val="bottom"/>
                  <w:hideMark/>
                </w:tcPr>
                <w:p w14:paraId="50FD37CF"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Google                                            </w:t>
                  </w:r>
                </w:p>
              </w:tc>
              <w:tc>
                <w:tcPr>
                  <w:tcW w:w="1009" w:type="dxa"/>
                  <w:tcBorders>
                    <w:top w:val="nil"/>
                    <w:left w:val="nil"/>
                    <w:bottom w:val="single" w:sz="4" w:space="0" w:color="808080"/>
                    <w:right w:val="single" w:sz="4" w:space="0" w:color="808080"/>
                  </w:tcBorders>
                  <w:shd w:val="clear" w:color="auto" w:fill="auto"/>
                  <w:noWrap/>
                  <w:vAlign w:val="bottom"/>
                  <w:hideMark/>
                </w:tcPr>
                <w:p w14:paraId="1D52EEF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29880</w:t>
                  </w:r>
                </w:p>
              </w:tc>
              <w:tc>
                <w:tcPr>
                  <w:tcW w:w="1552" w:type="dxa"/>
                  <w:tcBorders>
                    <w:top w:val="nil"/>
                    <w:left w:val="nil"/>
                    <w:bottom w:val="single" w:sz="4" w:space="0" w:color="808080"/>
                    <w:right w:val="single" w:sz="4" w:space="0" w:color="808080"/>
                  </w:tcBorders>
                  <w:shd w:val="clear" w:color="auto" w:fill="auto"/>
                  <w:noWrap/>
                  <w:vAlign w:val="bottom"/>
                  <w:hideMark/>
                </w:tcPr>
                <w:p w14:paraId="11A57F3A"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9960</w:t>
                  </w:r>
                </w:p>
              </w:tc>
              <w:tc>
                <w:tcPr>
                  <w:tcW w:w="354" w:type="dxa"/>
                  <w:tcBorders>
                    <w:top w:val="nil"/>
                    <w:left w:val="nil"/>
                    <w:bottom w:val="single" w:sz="4" w:space="0" w:color="808080"/>
                    <w:right w:val="single" w:sz="4" w:space="0" w:color="808080"/>
                  </w:tcBorders>
                  <w:shd w:val="clear" w:color="auto" w:fill="auto"/>
                  <w:noWrap/>
                  <w:vAlign w:val="bottom"/>
                  <w:hideMark/>
                </w:tcPr>
                <w:p w14:paraId="150E8839"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5D7C37A6"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563D0ED0"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w:t>
                  </w:r>
                </w:p>
              </w:tc>
              <w:tc>
                <w:tcPr>
                  <w:tcW w:w="833" w:type="dxa"/>
                  <w:tcBorders>
                    <w:top w:val="nil"/>
                    <w:left w:val="nil"/>
                    <w:bottom w:val="single" w:sz="4" w:space="0" w:color="808080"/>
                    <w:right w:val="single" w:sz="4" w:space="0" w:color="808080"/>
                  </w:tcBorders>
                  <w:shd w:val="clear" w:color="auto" w:fill="auto"/>
                  <w:noWrap/>
                  <w:vAlign w:val="bottom"/>
                  <w:hideMark/>
                </w:tcPr>
                <w:p w14:paraId="7F6E1328"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Colombia</w:t>
                  </w:r>
                </w:p>
              </w:tc>
              <w:tc>
                <w:tcPr>
                  <w:tcW w:w="1017" w:type="dxa"/>
                  <w:tcBorders>
                    <w:top w:val="nil"/>
                    <w:left w:val="nil"/>
                    <w:bottom w:val="single" w:sz="4" w:space="0" w:color="808080"/>
                    <w:right w:val="single" w:sz="4" w:space="0" w:color="808080"/>
                  </w:tcBorders>
                  <w:shd w:val="clear" w:color="auto" w:fill="auto"/>
                  <w:noWrap/>
                  <w:vAlign w:val="bottom"/>
                  <w:hideMark/>
                </w:tcPr>
                <w:p w14:paraId="3CE1DE51"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Google                                            </w:t>
                  </w:r>
                </w:p>
              </w:tc>
              <w:tc>
                <w:tcPr>
                  <w:tcW w:w="1009" w:type="dxa"/>
                  <w:tcBorders>
                    <w:top w:val="nil"/>
                    <w:left w:val="nil"/>
                    <w:bottom w:val="single" w:sz="4" w:space="0" w:color="808080"/>
                    <w:right w:val="single" w:sz="4" w:space="0" w:color="808080"/>
                  </w:tcBorders>
                  <w:shd w:val="clear" w:color="auto" w:fill="auto"/>
                  <w:noWrap/>
                  <w:vAlign w:val="bottom"/>
                  <w:hideMark/>
                </w:tcPr>
                <w:p w14:paraId="401A9BC6"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5040</w:t>
                  </w:r>
                </w:p>
              </w:tc>
              <w:tc>
                <w:tcPr>
                  <w:tcW w:w="1552" w:type="dxa"/>
                  <w:tcBorders>
                    <w:top w:val="nil"/>
                    <w:left w:val="nil"/>
                    <w:bottom w:val="single" w:sz="4" w:space="0" w:color="808080"/>
                    <w:right w:val="single" w:sz="4" w:space="0" w:color="808080"/>
                  </w:tcBorders>
                  <w:shd w:val="clear" w:color="auto" w:fill="auto"/>
                  <w:noWrap/>
                  <w:vAlign w:val="bottom"/>
                  <w:hideMark/>
                </w:tcPr>
                <w:p w14:paraId="57D6C64E"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1680</w:t>
                  </w:r>
                </w:p>
              </w:tc>
              <w:tc>
                <w:tcPr>
                  <w:tcW w:w="354" w:type="dxa"/>
                  <w:tcBorders>
                    <w:top w:val="nil"/>
                    <w:left w:val="nil"/>
                    <w:bottom w:val="single" w:sz="4" w:space="0" w:color="808080"/>
                    <w:right w:val="single" w:sz="4" w:space="0" w:color="808080"/>
                  </w:tcBorders>
                  <w:shd w:val="clear" w:color="auto" w:fill="auto"/>
                  <w:noWrap/>
                  <w:vAlign w:val="bottom"/>
                  <w:hideMark/>
                </w:tcPr>
                <w:p w14:paraId="65829432"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8C73BD" w:rsidRPr="008C73BD" w14:paraId="27303449" w14:textId="77777777" w:rsidTr="008C73BD">
              <w:trPr>
                <w:trHeight w:val="288"/>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hideMark/>
                </w:tcPr>
                <w:p w14:paraId="016FD451"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w:t>
                  </w:r>
                </w:p>
              </w:tc>
              <w:tc>
                <w:tcPr>
                  <w:tcW w:w="833" w:type="dxa"/>
                  <w:tcBorders>
                    <w:top w:val="nil"/>
                    <w:left w:val="nil"/>
                    <w:bottom w:val="single" w:sz="4" w:space="0" w:color="808080"/>
                    <w:right w:val="single" w:sz="4" w:space="0" w:color="808080"/>
                  </w:tcBorders>
                  <w:shd w:val="clear" w:color="auto" w:fill="auto"/>
                  <w:noWrap/>
                  <w:vAlign w:val="bottom"/>
                  <w:hideMark/>
                </w:tcPr>
                <w:p w14:paraId="3A30E850"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w:t>
                  </w:r>
                </w:p>
              </w:tc>
              <w:tc>
                <w:tcPr>
                  <w:tcW w:w="1017" w:type="dxa"/>
                  <w:tcBorders>
                    <w:top w:val="nil"/>
                    <w:left w:val="nil"/>
                    <w:bottom w:val="single" w:sz="4" w:space="0" w:color="808080"/>
                    <w:right w:val="single" w:sz="4" w:space="0" w:color="808080"/>
                  </w:tcBorders>
                  <w:shd w:val="clear" w:color="auto" w:fill="auto"/>
                  <w:noWrap/>
                  <w:vAlign w:val="bottom"/>
                  <w:hideMark/>
                </w:tcPr>
                <w:p w14:paraId="014D2A72"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Instagram                                         </w:t>
                  </w:r>
                </w:p>
              </w:tc>
              <w:tc>
                <w:tcPr>
                  <w:tcW w:w="1009" w:type="dxa"/>
                  <w:tcBorders>
                    <w:top w:val="nil"/>
                    <w:left w:val="nil"/>
                    <w:bottom w:val="single" w:sz="4" w:space="0" w:color="808080"/>
                    <w:right w:val="single" w:sz="4" w:space="0" w:color="808080"/>
                  </w:tcBorders>
                  <w:shd w:val="clear" w:color="auto" w:fill="auto"/>
                  <w:noWrap/>
                  <w:vAlign w:val="bottom"/>
                  <w:hideMark/>
                </w:tcPr>
                <w:p w14:paraId="08620D24"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4320</w:t>
                  </w:r>
                </w:p>
              </w:tc>
              <w:tc>
                <w:tcPr>
                  <w:tcW w:w="1552" w:type="dxa"/>
                  <w:tcBorders>
                    <w:top w:val="nil"/>
                    <w:left w:val="nil"/>
                    <w:bottom w:val="single" w:sz="4" w:space="0" w:color="808080"/>
                    <w:right w:val="single" w:sz="4" w:space="0" w:color="808080"/>
                  </w:tcBorders>
                  <w:shd w:val="clear" w:color="auto" w:fill="auto"/>
                  <w:noWrap/>
                  <w:vAlign w:val="bottom"/>
                  <w:hideMark/>
                </w:tcPr>
                <w:p w14:paraId="349EDA9F"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1440</w:t>
                  </w:r>
                </w:p>
              </w:tc>
              <w:tc>
                <w:tcPr>
                  <w:tcW w:w="354" w:type="dxa"/>
                  <w:tcBorders>
                    <w:top w:val="nil"/>
                    <w:left w:val="nil"/>
                    <w:bottom w:val="single" w:sz="4" w:space="0" w:color="808080"/>
                    <w:right w:val="single" w:sz="4" w:space="0" w:color="808080"/>
                  </w:tcBorders>
                  <w:shd w:val="clear" w:color="auto" w:fill="auto"/>
                  <w:noWrap/>
                  <w:vAlign w:val="bottom"/>
                  <w:hideMark/>
                </w:tcPr>
                <w:p w14:paraId="4D35E21C"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w:t>
                  </w:r>
                </w:p>
              </w:tc>
            </w:tr>
            <w:tr w:rsidR="008C73BD" w:rsidRPr="008C73BD" w14:paraId="4D5EDDCB" w14:textId="77777777" w:rsidTr="00192A63">
              <w:trPr>
                <w:trHeight w:val="288"/>
                <w:jc w:val="center"/>
              </w:trPr>
              <w:tc>
                <w:tcPr>
                  <w:tcW w:w="660" w:type="dxa"/>
                  <w:tcBorders>
                    <w:top w:val="nil"/>
                    <w:left w:val="single" w:sz="4" w:space="0" w:color="808080"/>
                    <w:bottom w:val="nil"/>
                    <w:right w:val="single" w:sz="4" w:space="0" w:color="808080"/>
                  </w:tcBorders>
                  <w:shd w:val="clear" w:color="auto" w:fill="auto"/>
                  <w:noWrap/>
                  <w:vAlign w:val="bottom"/>
                  <w:hideMark/>
                </w:tcPr>
                <w:p w14:paraId="7F52AA16"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10</w:t>
                  </w:r>
                </w:p>
              </w:tc>
              <w:tc>
                <w:tcPr>
                  <w:tcW w:w="833" w:type="dxa"/>
                  <w:tcBorders>
                    <w:top w:val="nil"/>
                    <w:left w:val="nil"/>
                    <w:bottom w:val="nil"/>
                    <w:right w:val="single" w:sz="4" w:space="0" w:color="808080"/>
                  </w:tcBorders>
                  <w:shd w:val="clear" w:color="auto" w:fill="auto"/>
                  <w:noWrap/>
                  <w:vAlign w:val="bottom"/>
                  <w:hideMark/>
                </w:tcPr>
                <w:p w14:paraId="2153F878" w14:textId="77777777"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Brazil</w:t>
                  </w:r>
                </w:p>
              </w:tc>
              <w:tc>
                <w:tcPr>
                  <w:tcW w:w="1017" w:type="dxa"/>
                  <w:tcBorders>
                    <w:top w:val="nil"/>
                    <w:left w:val="nil"/>
                    <w:bottom w:val="nil"/>
                    <w:right w:val="single" w:sz="4" w:space="0" w:color="808080"/>
                  </w:tcBorders>
                  <w:shd w:val="clear" w:color="auto" w:fill="auto"/>
                  <w:noWrap/>
                  <w:vAlign w:val="bottom"/>
                  <w:hideMark/>
                </w:tcPr>
                <w:p w14:paraId="2D6FCB6B" w14:textId="3380B015" w:rsidR="008C73BD" w:rsidRPr="008C73BD" w:rsidRDefault="008C73BD" w:rsidP="008C73BD">
                  <w:pPr>
                    <w:spacing w:after="0" w:line="240" w:lineRule="auto"/>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 xml:space="preserve">Instagram                                      </w:t>
                  </w:r>
                </w:p>
              </w:tc>
              <w:tc>
                <w:tcPr>
                  <w:tcW w:w="1009" w:type="dxa"/>
                  <w:tcBorders>
                    <w:top w:val="nil"/>
                    <w:left w:val="nil"/>
                    <w:bottom w:val="nil"/>
                    <w:right w:val="single" w:sz="4" w:space="0" w:color="808080"/>
                  </w:tcBorders>
                  <w:shd w:val="clear" w:color="auto" w:fill="auto"/>
                  <w:noWrap/>
                  <w:vAlign w:val="bottom"/>
                  <w:hideMark/>
                </w:tcPr>
                <w:p w14:paraId="34DB87B6"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4320</w:t>
                  </w:r>
                </w:p>
              </w:tc>
              <w:tc>
                <w:tcPr>
                  <w:tcW w:w="1552" w:type="dxa"/>
                  <w:tcBorders>
                    <w:top w:val="nil"/>
                    <w:left w:val="nil"/>
                    <w:bottom w:val="nil"/>
                    <w:right w:val="single" w:sz="4" w:space="0" w:color="808080"/>
                  </w:tcBorders>
                  <w:shd w:val="clear" w:color="auto" w:fill="auto"/>
                  <w:noWrap/>
                  <w:vAlign w:val="bottom"/>
                  <w:hideMark/>
                </w:tcPr>
                <w:p w14:paraId="64F221AA"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1440</w:t>
                  </w:r>
                </w:p>
              </w:tc>
              <w:tc>
                <w:tcPr>
                  <w:tcW w:w="354" w:type="dxa"/>
                  <w:tcBorders>
                    <w:top w:val="nil"/>
                    <w:left w:val="nil"/>
                    <w:bottom w:val="nil"/>
                    <w:right w:val="single" w:sz="4" w:space="0" w:color="808080"/>
                  </w:tcBorders>
                  <w:shd w:val="clear" w:color="auto" w:fill="auto"/>
                  <w:noWrap/>
                  <w:vAlign w:val="bottom"/>
                  <w:hideMark/>
                </w:tcPr>
                <w:p w14:paraId="38025AB7" w14:textId="77777777" w:rsidR="008C73BD" w:rsidRPr="008C73BD" w:rsidRDefault="008C73BD" w:rsidP="008C73BD">
                  <w:pPr>
                    <w:spacing w:after="0" w:line="240" w:lineRule="auto"/>
                    <w:jc w:val="right"/>
                    <w:rPr>
                      <w:rFonts w:ascii="Calibri" w:eastAsia="Times New Roman" w:hAnsi="Calibri" w:cs="Calibri"/>
                      <w:color w:val="000000"/>
                      <w:sz w:val="16"/>
                      <w:szCs w:val="16"/>
                      <w:lang w:val="en-GB" w:eastAsia="en-GB"/>
                    </w:rPr>
                  </w:pPr>
                  <w:r w:rsidRPr="008C73BD">
                    <w:rPr>
                      <w:rFonts w:ascii="Calibri" w:eastAsia="Times New Roman" w:hAnsi="Calibri" w:cs="Calibri"/>
                      <w:color w:val="000000"/>
                      <w:sz w:val="16"/>
                      <w:szCs w:val="16"/>
                      <w:lang w:val="en-GB" w:eastAsia="en-GB"/>
                    </w:rPr>
                    <w:t>0</w:t>
                  </w:r>
                </w:p>
              </w:tc>
            </w:tr>
            <w:tr w:rsidR="00192A63" w:rsidRPr="008C73BD" w14:paraId="674B3691" w14:textId="77777777" w:rsidTr="00204700">
              <w:trPr>
                <w:trHeight w:val="73"/>
                <w:jc w:val="center"/>
              </w:trPr>
              <w:tc>
                <w:tcPr>
                  <w:tcW w:w="660" w:type="dxa"/>
                  <w:tcBorders>
                    <w:top w:val="nil"/>
                    <w:left w:val="single" w:sz="4" w:space="0" w:color="808080"/>
                    <w:bottom w:val="nil"/>
                    <w:right w:val="single" w:sz="4" w:space="0" w:color="808080"/>
                  </w:tcBorders>
                  <w:shd w:val="clear" w:color="auto" w:fill="auto"/>
                  <w:noWrap/>
                  <w:vAlign w:val="bottom"/>
                </w:tcPr>
                <w:p w14:paraId="14D62726" w14:textId="77777777" w:rsidR="00192A63" w:rsidRPr="008C73BD" w:rsidRDefault="00192A63" w:rsidP="00192A63">
                  <w:pPr>
                    <w:spacing w:after="0" w:line="240" w:lineRule="auto"/>
                    <w:rPr>
                      <w:rFonts w:ascii="Calibri" w:eastAsia="Times New Roman" w:hAnsi="Calibri" w:cs="Calibri"/>
                      <w:color w:val="000000"/>
                      <w:sz w:val="16"/>
                      <w:szCs w:val="16"/>
                      <w:lang w:val="en-GB" w:eastAsia="en-GB"/>
                    </w:rPr>
                  </w:pPr>
                </w:p>
              </w:tc>
              <w:tc>
                <w:tcPr>
                  <w:tcW w:w="833" w:type="dxa"/>
                  <w:tcBorders>
                    <w:top w:val="nil"/>
                    <w:left w:val="nil"/>
                    <w:bottom w:val="nil"/>
                    <w:right w:val="single" w:sz="4" w:space="0" w:color="808080"/>
                  </w:tcBorders>
                  <w:shd w:val="clear" w:color="auto" w:fill="auto"/>
                  <w:noWrap/>
                  <w:vAlign w:val="bottom"/>
                </w:tcPr>
                <w:p w14:paraId="76A8917A" w14:textId="77777777" w:rsidR="00192A63" w:rsidRPr="008C73BD" w:rsidRDefault="00192A63" w:rsidP="008C73BD">
                  <w:pPr>
                    <w:spacing w:after="0" w:line="240" w:lineRule="auto"/>
                    <w:rPr>
                      <w:rFonts w:ascii="Calibri" w:eastAsia="Times New Roman" w:hAnsi="Calibri" w:cs="Calibri"/>
                      <w:color w:val="000000"/>
                      <w:sz w:val="16"/>
                      <w:szCs w:val="16"/>
                      <w:lang w:val="en-GB" w:eastAsia="en-GB"/>
                    </w:rPr>
                  </w:pPr>
                </w:p>
              </w:tc>
              <w:tc>
                <w:tcPr>
                  <w:tcW w:w="1017" w:type="dxa"/>
                  <w:tcBorders>
                    <w:top w:val="nil"/>
                    <w:left w:val="nil"/>
                    <w:bottom w:val="nil"/>
                    <w:right w:val="single" w:sz="4" w:space="0" w:color="808080"/>
                  </w:tcBorders>
                  <w:shd w:val="clear" w:color="auto" w:fill="auto"/>
                  <w:noWrap/>
                  <w:vAlign w:val="bottom"/>
                </w:tcPr>
                <w:p w14:paraId="3BE1E9C2" w14:textId="77777777" w:rsidR="00192A63" w:rsidRPr="008C73BD" w:rsidRDefault="00192A63" w:rsidP="008C73BD">
                  <w:pPr>
                    <w:spacing w:after="0" w:line="240" w:lineRule="auto"/>
                    <w:rPr>
                      <w:rFonts w:ascii="Calibri" w:eastAsia="Times New Roman" w:hAnsi="Calibri" w:cs="Calibri"/>
                      <w:color w:val="000000"/>
                      <w:sz w:val="16"/>
                      <w:szCs w:val="16"/>
                      <w:lang w:val="en-GB" w:eastAsia="en-GB"/>
                    </w:rPr>
                  </w:pPr>
                </w:p>
              </w:tc>
              <w:tc>
                <w:tcPr>
                  <w:tcW w:w="1009" w:type="dxa"/>
                  <w:tcBorders>
                    <w:top w:val="nil"/>
                    <w:left w:val="nil"/>
                    <w:bottom w:val="nil"/>
                    <w:right w:val="single" w:sz="4" w:space="0" w:color="808080"/>
                  </w:tcBorders>
                  <w:shd w:val="clear" w:color="auto" w:fill="auto"/>
                  <w:noWrap/>
                  <w:vAlign w:val="bottom"/>
                </w:tcPr>
                <w:p w14:paraId="64D19BCE" w14:textId="77777777" w:rsidR="00192A63" w:rsidRPr="008C73BD" w:rsidRDefault="00192A63" w:rsidP="008C73BD">
                  <w:pPr>
                    <w:spacing w:after="0" w:line="240" w:lineRule="auto"/>
                    <w:jc w:val="right"/>
                    <w:rPr>
                      <w:rFonts w:ascii="Calibri" w:eastAsia="Times New Roman" w:hAnsi="Calibri" w:cs="Calibri"/>
                      <w:color w:val="000000"/>
                      <w:sz w:val="16"/>
                      <w:szCs w:val="16"/>
                      <w:lang w:val="en-GB" w:eastAsia="en-GB"/>
                    </w:rPr>
                  </w:pPr>
                </w:p>
              </w:tc>
              <w:tc>
                <w:tcPr>
                  <w:tcW w:w="1552" w:type="dxa"/>
                  <w:tcBorders>
                    <w:top w:val="nil"/>
                    <w:left w:val="nil"/>
                    <w:bottom w:val="nil"/>
                    <w:right w:val="single" w:sz="4" w:space="0" w:color="808080"/>
                  </w:tcBorders>
                  <w:shd w:val="clear" w:color="auto" w:fill="auto"/>
                  <w:noWrap/>
                  <w:vAlign w:val="bottom"/>
                </w:tcPr>
                <w:p w14:paraId="58530FFE" w14:textId="77777777" w:rsidR="00192A63" w:rsidRPr="008C73BD" w:rsidRDefault="00192A63" w:rsidP="008C73BD">
                  <w:pPr>
                    <w:spacing w:after="0" w:line="240" w:lineRule="auto"/>
                    <w:jc w:val="right"/>
                    <w:rPr>
                      <w:rFonts w:ascii="Calibri" w:eastAsia="Times New Roman" w:hAnsi="Calibri" w:cs="Calibri"/>
                      <w:color w:val="000000"/>
                      <w:sz w:val="16"/>
                      <w:szCs w:val="16"/>
                      <w:lang w:val="en-GB" w:eastAsia="en-GB"/>
                    </w:rPr>
                  </w:pPr>
                </w:p>
              </w:tc>
              <w:tc>
                <w:tcPr>
                  <w:tcW w:w="354" w:type="dxa"/>
                  <w:tcBorders>
                    <w:top w:val="nil"/>
                    <w:left w:val="nil"/>
                    <w:bottom w:val="nil"/>
                    <w:right w:val="single" w:sz="4" w:space="0" w:color="808080"/>
                  </w:tcBorders>
                  <w:shd w:val="clear" w:color="auto" w:fill="auto"/>
                  <w:noWrap/>
                  <w:vAlign w:val="bottom"/>
                </w:tcPr>
                <w:p w14:paraId="05995B2B" w14:textId="77777777" w:rsidR="00192A63" w:rsidRPr="008C73BD" w:rsidRDefault="00192A63" w:rsidP="008C73BD">
                  <w:pPr>
                    <w:spacing w:after="0" w:line="240" w:lineRule="auto"/>
                    <w:jc w:val="right"/>
                    <w:rPr>
                      <w:rFonts w:ascii="Calibri" w:eastAsia="Times New Roman" w:hAnsi="Calibri" w:cs="Calibri"/>
                      <w:color w:val="000000"/>
                      <w:sz w:val="16"/>
                      <w:szCs w:val="16"/>
                      <w:lang w:val="en-GB" w:eastAsia="en-GB"/>
                    </w:rPr>
                  </w:pPr>
                </w:p>
              </w:tc>
            </w:tr>
            <w:tr w:rsidR="00204700" w:rsidRPr="008C73BD" w14:paraId="16345050" w14:textId="77777777" w:rsidTr="00204700">
              <w:trPr>
                <w:trHeight w:val="73"/>
                <w:jc w:val="center"/>
              </w:trPr>
              <w:tc>
                <w:tcPr>
                  <w:tcW w:w="660" w:type="dxa"/>
                  <w:tcBorders>
                    <w:top w:val="nil"/>
                    <w:left w:val="single" w:sz="4" w:space="0" w:color="808080"/>
                    <w:bottom w:val="single" w:sz="4" w:space="0" w:color="808080"/>
                    <w:right w:val="single" w:sz="4" w:space="0" w:color="808080"/>
                  </w:tcBorders>
                  <w:shd w:val="clear" w:color="auto" w:fill="auto"/>
                  <w:noWrap/>
                  <w:vAlign w:val="bottom"/>
                </w:tcPr>
                <w:p w14:paraId="49877C8A" w14:textId="77777777" w:rsidR="00204700" w:rsidRPr="008C73BD" w:rsidRDefault="00204700" w:rsidP="00192A63">
                  <w:pPr>
                    <w:spacing w:after="0" w:line="240" w:lineRule="auto"/>
                    <w:rPr>
                      <w:rFonts w:ascii="Calibri" w:eastAsia="Times New Roman" w:hAnsi="Calibri" w:cs="Calibri"/>
                      <w:color w:val="000000"/>
                      <w:sz w:val="16"/>
                      <w:szCs w:val="16"/>
                      <w:lang w:val="en-GB" w:eastAsia="en-GB"/>
                    </w:rPr>
                  </w:pPr>
                </w:p>
              </w:tc>
              <w:tc>
                <w:tcPr>
                  <w:tcW w:w="833" w:type="dxa"/>
                  <w:tcBorders>
                    <w:top w:val="nil"/>
                    <w:left w:val="nil"/>
                    <w:bottom w:val="single" w:sz="4" w:space="0" w:color="808080"/>
                    <w:right w:val="single" w:sz="4" w:space="0" w:color="808080"/>
                  </w:tcBorders>
                  <w:shd w:val="clear" w:color="auto" w:fill="auto"/>
                  <w:noWrap/>
                  <w:vAlign w:val="bottom"/>
                </w:tcPr>
                <w:p w14:paraId="6DC1904C" w14:textId="77777777" w:rsidR="00204700" w:rsidRPr="008C73BD" w:rsidRDefault="00204700" w:rsidP="008C73BD">
                  <w:pPr>
                    <w:spacing w:after="0" w:line="240" w:lineRule="auto"/>
                    <w:rPr>
                      <w:rFonts w:ascii="Calibri" w:eastAsia="Times New Roman" w:hAnsi="Calibri" w:cs="Calibri"/>
                      <w:color w:val="000000"/>
                      <w:sz w:val="16"/>
                      <w:szCs w:val="16"/>
                      <w:lang w:val="en-GB" w:eastAsia="en-GB"/>
                    </w:rPr>
                  </w:pPr>
                </w:p>
              </w:tc>
              <w:tc>
                <w:tcPr>
                  <w:tcW w:w="1017" w:type="dxa"/>
                  <w:tcBorders>
                    <w:top w:val="nil"/>
                    <w:left w:val="nil"/>
                    <w:bottom w:val="single" w:sz="4" w:space="0" w:color="808080"/>
                    <w:right w:val="single" w:sz="4" w:space="0" w:color="808080"/>
                  </w:tcBorders>
                  <w:shd w:val="clear" w:color="auto" w:fill="auto"/>
                  <w:noWrap/>
                  <w:vAlign w:val="bottom"/>
                </w:tcPr>
                <w:p w14:paraId="35C9AF77" w14:textId="77777777" w:rsidR="00204700" w:rsidRPr="008C73BD" w:rsidRDefault="00204700" w:rsidP="008C73BD">
                  <w:pPr>
                    <w:spacing w:after="0" w:line="240" w:lineRule="auto"/>
                    <w:rPr>
                      <w:rFonts w:ascii="Calibri" w:eastAsia="Times New Roman" w:hAnsi="Calibri" w:cs="Calibri"/>
                      <w:color w:val="000000"/>
                      <w:sz w:val="16"/>
                      <w:szCs w:val="16"/>
                      <w:lang w:val="en-GB" w:eastAsia="en-GB"/>
                    </w:rPr>
                  </w:pPr>
                </w:p>
              </w:tc>
              <w:tc>
                <w:tcPr>
                  <w:tcW w:w="1009" w:type="dxa"/>
                  <w:tcBorders>
                    <w:top w:val="nil"/>
                    <w:left w:val="nil"/>
                    <w:bottom w:val="single" w:sz="4" w:space="0" w:color="808080"/>
                    <w:right w:val="single" w:sz="4" w:space="0" w:color="808080"/>
                  </w:tcBorders>
                  <w:shd w:val="clear" w:color="auto" w:fill="auto"/>
                  <w:noWrap/>
                  <w:vAlign w:val="bottom"/>
                </w:tcPr>
                <w:p w14:paraId="155D4BD0" w14:textId="77777777" w:rsidR="00204700" w:rsidRPr="008C73BD" w:rsidRDefault="00204700" w:rsidP="008C73BD">
                  <w:pPr>
                    <w:spacing w:after="0" w:line="240" w:lineRule="auto"/>
                    <w:jc w:val="right"/>
                    <w:rPr>
                      <w:rFonts w:ascii="Calibri" w:eastAsia="Times New Roman" w:hAnsi="Calibri" w:cs="Calibri"/>
                      <w:color w:val="000000"/>
                      <w:sz w:val="16"/>
                      <w:szCs w:val="16"/>
                      <w:lang w:val="en-GB" w:eastAsia="en-GB"/>
                    </w:rPr>
                  </w:pPr>
                </w:p>
              </w:tc>
              <w:tc>
                <w:tcPr>
                  <w:tcW w:w="1552" w:type="dxa"/>
                  <w:tcBorders>
                    <w:top w:val="nil"/>
                    <w:left w:val="nil"/>
                    <w:bottom w:val="single" w:sz="4" w:space="0" w:color="808080"/>
                    <w:right w:val="single" w:sz="4" w:space="0" w:color="808080"/>
                  </w:tcBorders>
                  <w:shd w:val="clear" w:color="auto" w:fill="auto"/>
                  <w:noWrap/>
                  <w:vAlign w:val="bottom"/>
                </w:tcPr>
                <w:p w14:paraId="37322D66" w14:textId="77777777" w:rsidR="00204700" w:rsidRPr="008C73BD" w:rsidRDefault="00204700" w:rsidP="008C73BD">
                  <w:pPr>
                    <w:spacing w:after="0" w:line="240" w:lineRule="auto"/>
                    <w:jc w:val="right"/>
                    <w:rPr>
                      <w:rFonts w:ascii="Calibri" w:eastAsia="Times New Roman" w:hAnsi="Calibri" w:cs="Calibri"/>
                      <w:color w:val="000000"/>
                      <w:sz w:val="16"/>
                      <w:szCs w:val="16"/>
                      <w:lang w:val="en-GB" w:eastAsia="en-GB"/>
                    </w:rPr>
                  </w:pPr>
                </w:p>
              </w:tc>
              <w:tc>
                <w:tcPr>
                  <w:tcW w:w="354" w:type="dxa"/>
                  <w:tcBorders>
                    <w:top w:val="nil"/>
                    <w:left w:val="nil"/>
                    <w:bottom w:val="single" w:sz="4" w:space="0" w:color="808080"/>
                    <w:right w:val="single" w:sz="4" w:space="0" w:color="808080"/>
                  </w:tcBorders>
                  <w:shd w:val="clear" w:color="auto" w:fill="auto"/>
                  <w:noWrap/>
                  <w:vAlign w:val="bottom"/>
                </w:tcPr>
                <w:p w14:paraId="1B047CCC" w14:textId="77777777" w:rsidR="00204700" w:rsidRPr="008C73BD" w:rsidRDefault="00204700" w:rsidP="008C73BD">
                  <w:pPr>
                    <w:spacing w:after="0" w:line="240" w:lineRule="auto"/>
                    <w:jc w:val="right"/>
                    <w:rPr>
                      <w:rFonts w:ascii="Calibri" w:eastAsia="Times New Roman" w:hAnsi="Calibri" w:cs="Calibri"/>
                      <w:color w:val="000000"/>
                      <w:sz w:val="16"/>
                      <w:szCs w:val="16"/>
                      <w:lang w:val="en-GB" w:eastAsia="en-GB"/>
                    </w:rPr>
                  </w:pPr>
                </w:p>
              </w:tc>
            </w:tr>
          </w:tbl>
          <w:p w14:paraId="275D5DD1" w14:textId="77777777" w:rsidR="002E39A7" w:rsidRDefault="002E39A7" w:rsidP="00366D58">
            <w:pPr>
              <w:jc w:val="center"/>
            </w:pPr>
          </w:p>
        </w:tc>
      </w:tr>
    </w:tbl>
    <w:p w14:paraId="3DC060B8" w14:textId="13BE2D98" w:rsidR="002E39A7" w:rsidRDefault="002E39A7" w:rsidP="002E39A7">
      <w:r>
        <w:lastRenderedPageBreak/>
        <w:t xml:space="preserve"> </w:t>
      </w:r>
      <w:r w:rsidR="00D50EC7">
        <w:tab/>
      </w:r>
    </w:p>
    <w:p w14:paraId="74250881" w14:textId="4169D888" w:rsidR="002E39A7" w:rsidRDefault="002E39A7" w:rsidP="002E39A7">
      <w:pPr>
        <w:pStyle w:val="ListParagraph"/>
        <w:ind w:left="360"/>
        <w:jc w:val="center"/>
        <w:rPr>
          <w:b/>
          <w:bCs/>
        </w:rPr>
      </w:pPr>
      <w:r>
        <w:rPr>
          <w:b/>
          <w:bCs/>
        </w:rPr>
        <w:t>GROUPING SETTINGS</w:t>
      </w:r>
    </w:p>
    <w:p w14:paraId="484B38A0" w14:textId="7DEA7E62" w:rsidR="00ED27E9" w:rsidRPr="00AC5EDB" w:rsidRDefault="00816602" w:rsidP="00AC5EDB">
      <w:r>
        <w:t xml:space="preserve">The managers also want to </w:t>
      </w:r>
      <w:r w:rsidR="00A13C6B">
        <w:t>k</w:t>
      </w:r>
      <w:r w:rsidR="00AC5EDB" w:rsidRPr="00AC5EDB">
        <w:t>now the number of students per course and level over time</w:t>
      </w:r>
      <w:r>
        <w:t xml:space="preserve">. </w:t>
      </w:r>
      <w:r w:rsidR="00262161" w:rsidRPr="00262161">
        <w:t>Understanding which courses are most in</w:t>
      </w:r>
      <w:r w:rsidR="00407B9B">
        <w:t>-</w:t>
      </w:r>
      <w:r w:rsidR="00262161" w:rsidRPr="00262161">
        <w:t>demand and whether they are well evaluated is also an analysis relevant to the business strategy.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8"/>
      </w:tblGrid>
      <w:tr w:rsidR="002E39A7" w14:paraId="3E09594E" w14:textId="77777777" w:rsidTr="000C1C8B">
        <w:tc>
          <w:tcPr>
            <w:tcW w:w="10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BC41FEB" w14:textId="77777777" w:rsidR="002E39A7" w:rsidRPr="00B53F4E" w:rsidRDefault="002E39A7" w:rsidP="00366D58">
            <w:pPr>
              <w:jc w:val="center"/>
              <w:rPr>
                <w:b/>
                <w:bCs/>
              </w:rPr>
            </w:pPr>
            <w:r w:rsidRPr="00B53F4E">
              <w:rPr>
                <w:b/>
                <w:bCs/>
              </w:rPr>
              <w:t>Natural language</w:t>
            </w:r>
          </w:p>
        </w:tc>
      </w:tr>
      <w:tr w:rsidR="000C1C8B" w14:paraId="76296DBC" w14:textId="77777777" w:rsidTr="000C1C8B">
        <w:tc>
          <w:tcPr>
            <w:tcW w:w="10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3A66981" w14:textId="64DA171D" w:rsidR="000C1C8B" w:rsidRDefault="000C1C8B" w:rsidP="000C1C8B">
            <w:r>
              <w:t>Evaluate for</w:t>
            </w:r>
            <w:r w:rsidR="00F92DAE">
              <w:t xml:space="preserve"> each month, </w:t>
            </w:r>
            <w:r w:rsidR="009D1393">
              <w:t xml:space="preserve">course and level, </w:t>
            </w:r>
            <w:r w:rsidR="00F92DAE">
              <w:t>the num</w:t>
            </w:r>
            <w:r w:rsidR="00577993">
              <w:t xml:space="preserve">ber of students per course, </w:t>
            </w:r>
            <w:r>
              <w:t xml:space="preserve">the </w:t>
            </w:r>
            <w:r w:rsidR="00577993">
              <w:t xml:space="preserve">session </w:t>
            </w:r>
            <w:r>
              <w:t>minutes</w:t>
            </w:r>
            <w:r w:rsidR="00577993">
              <w:t xml:space="preserve"> of each </w:t>
            </w:r>
            <w:r w:rsidR="00F92DAE">
              <w:t>student</w:t>
            </w:r>
            <w:r>
              <w:t xml:space="preserve">, </w:t>
            </w:r>
            <w:r w:rsidR="00F92DAE">
              <w:t xml:space="preserve">and the </w:t>
            </w:r>
            <w:r w:rsidR="007D2F94" w:rsidRPr="007D2F94">
              <w:t>system evaluation by students</w:t>
            </w:r>
            <w:r w:rsidR="009D1393">
              <w:t>.</w:t>
            </w:r>
          </w:p>
          <w:p w14:paraId="322A5068" w14:textId="32DF4BB0" w:rsidR="000C1C8B" w:rsidRDefault="000C1C8B" w:rsidP="000C1C8B">
            <w:r>
              <w:t>Filters: month (</w:t>
            </w:r>
            <w:r w:rsidR="001D573B">
              <w:t xml:space="preserve">second quarter of 2020 – 04, 05 </w:t>
            </w:r>
            <w:r w:rsidR="00F92DAE">
              <w:t>and 06</w:t>
            </w:r>
            <w:r>
              <w:t xml:space="preserve">/2020), </w:t>
            </w:r>
            <w:r w:rsidR="005404E5">
              <w:t>only courses with more than 1 student</w:t>
            </w:r>
          </w:p>
          <w:p w14:paraId="1C5B77C1" w14:textId="4C5359DE" w:rsidR="000C1C8B" w:rsidRDefault="000C1C8B" w:rsidP="000C1C8B">
            <w:r>
              <w:t>Computes and combines the</w:t>
            </w:r>
            <w:r w:rsidR="005404E5">
              <w:t xml:space="preserve"> following </w:t>
            </w:r>
            <w:r>
              <w:t>grouping</w:t>
            </w:r>
            <w:r w:rsidR="005404E5">
              <w:t xml:space="preserve"> set</w:t>
            </w:r>
            <w:r>
              <w:t>s:</w:t>
            </w:r>
          </w:p>
          <w:p w14:paraId="369D1520" w14:textId="3B88452F" w:rsidR="00154362" w:rsidRDefault="00A0375C" w:rsidP="00154362">
            <w:pPr>
              <w:pStyle w:val="ListParagraph"/>
              <w:numPr>
                <w:ilvl w:val="0"/>
                <w:numId w:val="26"/>
              </w:numPr>
            </w:pPr>
            <w:r>
              <w:t>m</w:t>
            </w:r>
            <w:r w:rsidR="00154362">
              <w:t xml:space="preserve">onth, </w:t>
            </w:r>
            <w:r w:rsidR="000A3EE1">
              <w:t>course name</w:t>
            </w:r>
            <w:r w:rsidR="00154362">
              <w:t xml:space="preserve">, </w:t>
            </w:r>
            <w:r w:rsidR="000A3EE1">
              <w:t>course level</w:t>
            </w:r>
          </w:p>
          <w:p w14:paraId="3C6F23B5" w14:textId="3AE01048" w:rsidR="00A0375C" w:rsidRDefault="00A0375C" w:rsidP="00A0375C">
            <w:pPr>
              <w:pStyle w:val="ListParagraph"/>
              <w:numPr>
                <w:ilvl w:val="0"/>
                <w:numId w:val="26"/>
              </w:numPr>
            </w:pPr>
            <w:r>
              <w:t xml:space="preserve">month, </w:t>
            </w:r>
            <w:r w:rsidR="000A3EE1">
              <w:t>course name</w:t>
            </w:r>
          </w:p>
          <w:p w14:paraId="025446B6" w14:textId="5045B116" w:rsidR="00A0375C" w:rsidRPr="00A0375C" w:rsidRDefault="00A0375C" w:rsidP="00A0375C">
            <w:pPr>
              <w:pStyle w:val="ListParagraph"/>
              <w:numPr>
                <w:ilvl w:val="0"/>
                <w:numId w:val="26"/>
              </w:numPr>
            </w:pPr>
            <w:r>
              <w:t>month</w:t>
            </w:r>
          </w:p>
        </w:tc>
      </w:tr>
      <w:tr w:rsidR="000C1C8B" w14:paraId="7B4CFDDF" w14:textId="77777777" w:rsidTr="000C1C8B">
        <w:tc>
          <w:tcPr>
            <w:tcW w:w="10628" w:type="dxa"/>
            <w:tcBorders>
              <w:top w:val="single" w:sz="4" w:space="0" w:color="808080" w:themeColor="background1" w:themeShade="80"/>
              <w:bottom w:val="single" w:sz="4" w:space="0" w:color="808080" w:themeColor="background1" w:themeShade="80"/>
            </w:tcBorders>
          </w:tcPr>
          <w:p w14:paraId="26ED5E72" w14:textId="77777777" w:rsidR="000C1C8B" w:rsidRPr="00B53F4E" w:rsidRDefault="000C1C8B" w:rsidP="000C1C8B">
            <w:pPr>
              <w:jc w:val="center"/>
              <w:rPr>
                <w:b/>
                <w:bCs/>
              </w:rPr>
            </w:pPr>
          </w:p>
        </w:tc>
      </w:tr>
      <w:tr w:rsidR="000C1C8B" w14:paraId="48B92C2C" w14:textId="77777777" w:rsidTr="000C1C8B">
        <w:tc>
          <w:tcPr>
            <w:tcW w:w="10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3B458A2" w14:textId="77777777" w:rsidR="000C1C8B" w:rsidRPr="00B53F4E" w:rsidRDefault="000C1C8B" w:rsidP="000C1C8B">
            <w:pPr>
              <w:jc w:val="center"/>
              <w:rPr>
                <w:b/>
                <w:bCs/>
              </w:rPr>
            </w:pPr>
            <w:r w:rsidRPr="00B53F4E">
              <w:rPr>
                <w:b/>
                <w:bCs/>
              </w:rPr>
              <w:t>SQL codes</w:t>
            </w:r>
          </w:p>
        </w:tc>
      </w:tr>
      <w:tr w:rsidR="000C1C8B" w14:paraId="76F6286A" w14:textId="77777777" w:rsidTr="000C1C8B">
        <w:tc>
          <w:tcPr>
            <w:tcW w:w="10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E33C00" w14:textId="77777777" w:rsidR="000C1C8B" w:rsidRDefault="000C1C8B" w:rsidP="000C1C8B">
            <w:r>
              <w:t xml:space="preserve">select </w:t>
            </w:r>
          </w:p>
          <w:p w14:paraId="4B81CD1A" w14:textId="77777777" w:rsidR="000C1C8B" w:rsidRDefault="000C1C8B" w:rsidP="000C1C8B">
            <w:r>
              <w:t>case when grouping (month)=1 then 0 else month end,</w:t>
            </w:r>
          </w:p>
          <w:p w14:paraId="4DA63716" w14:textId="77777777" w:rsidR="000C1C8B" w:rsidRDefault="000C1C8B" w:rsidP="000C1C8B">
            <w:r>
              <w:t>case when grouping (</w:t>
            </w:r>
            <w:proofErr w:type="spellStart"/>
            <w:r>
              <w:t>course_</w:t>
            </w:r>
            <w:proofErr w:type="gramStart"/>
            <w:r>
              <w:t>name</w:t>
            </w:r>
            <w:proofErr w:type="spellEnd"/>
            <w:r>
              <w:t>)=</w:t>
            </w:r>
            <w:proofErr w:type="gramEnd"/>
            <w:r>
              <w:t xml:space="preserve">1 then '*' else </w:t>
            </w:r>
            <w:proofErr w:type="spellStart"/>
            <w:r>
              <w:t>course_name</w:t>
            </w:r>
            <w:proofErr w:type="spellEnd"/>
            <w:r>
              <w:t xml:space="preserve"> end,</w:t>
            </w:r>
          </w:p>
          <w:p w14:paraId="7C9C1C42" w14:textId="77777777" w:rsidR="000C1C8B" w:rsidRDefault="000C1C8B" w:rsidP="000C1C8B">
            <w:r>
              <w:t>case when grouping (</w:t>
            </w:r>
            <w:proofErr w:type="spellStart"/>
            <w:r>
              <w:t>course_</w:t>
            </w:r>
            <w:proofErr w:type="gramStart"/>
            <w:r>
              <w:t>level</w:t>
            </w:r>
            <w:proofErr w:type="spellEnd"/>
            <w:r>
              <w:t>)=</w:t>
            </w:r>
            <w:proofErr w:type="gramEnd"/>
            <w:r>
              <w:t xml:space="preserve">1 then '*' else </w:t>
            </w:r>
            <w:proofErr w:type="spellStart"/>
            <w:r>
              <w:t>course_level</w:t>
            </w:r>
            <w:proofErr w:type="spellEnd"/>
            <w:r>
              <w:t xml:space="preserve"> end,</w:t>
            </w:r>
          </w:p>
          <w:p w14:paraId="0BF504F1" w14:textId="77777777" w:rsidR="000C1C8B" w:rsidRDefault="000C1C8B" w:rsidP="000C1C8B">
            <w:r>
              <w:t>sum (</w:t>
            </w:r>
            <w:proofErr w:type="spellStart"/>
            <w:r>
              <w:t>count_students</w:t>
            </w:r>
            <w:proofErr w:type="spellEnd"/>
            <w:r>
              <w:t xml:space="preserve">) as </w:t>
            </w:r>
            <w:proofErr w:type="spellStart"/>
            <w:r>
              <w:t>count_students</w:t>
            </w:r>
            <w:proofErr w:type="spellEnd"/>
            <w:r>
              <w:t>, sum (</w:t>
            </w:r>
            <w:proofErr w:type="spellStart"/>
            <w:r>
              <w:t>session_minutes</w:t>
            </w:r>
            <w:proofErr w:type="spellEnd"/>
            <w:r>
              <w:t xml:space="preserve">) as </w:t>
            </w:r>
            <w:proofErr w:type="spellStart"/>
            <w:r>
              <w:t>session_minutes</w:t>
            </w:r>
            <w:proofErr w:type="spellEnd"/>
            <w:r>
              <w:t>, avg (</w:t>
            </w:r>
            <w:proofErr w:type="spellStart"/>
            <w:r>
              <w:t>system_rating</w:t>
            </w:r>
            <w:proofErr w:type="spellEnd"/>
            <w:r>
              <w:t xml:space="preserve">) as </w:t>
            </w:r>
            <w:proofErr w:type="spellStart"/>
            <w:r>
              <w:t>avg_system_rating</w:t>
            </w:r>
            <w:proofErr w:type="spellEnd"/>
            <w:r>
              <w:t>,</w:t>
            </w:r>
          </w:p>
          <w:p w14:paraId="51CB59DB" w14:textId="77777777" w:rsidR="000C1C8B" w:rsidRDefault="000C1C8B" w:rsidP="000C1C8B">
            <w:r>
              <w:lastRenderedPageBreak/>
              <w:t xml:space="preserve">grouping (month, </w:t>
            </w:r>
            <w:proofErr w:type="spellStart"/>
            <w:r>
              <w:t>course_name</w:t>
            </w:r>
            <w:proofErr w:type="spellEnd"/>
            <w:r>
              <w:t xml:space="preserve">, </w:t>
            </w:r>
            <w:proofErr w:type="spellStart"/>
            <w:r>
              <w:t>course_level</w:t>
            </w:r>
            <w:proofErr w:type="spellEnd"/>
            <w:r>
              <w:t>) as MCL</w:t>
            </w:r>
          </w:p>
          <w:p w14:paraId="01430B44" w14:textId="77777777" w:rsidR="000C1C8B" w:rsidRDefault="000C1C8B" w:rsidP="000C1C8B"/>
          <w:p w14:paraId="0413E7FA" w14:textId="77777777" w:rsidR="000C1C8B" w:rsidRDefault="000C1C8B" w:rsidP="000C1C8B">
            <w:r>
              <w:t xml:space="preserve">from (select month, </w:t>
            </w:r>
            <w:proofErr w:type="spellStart"/>
            <w:r>
              <w:t>course_name</w:t>
            </w:r>
            <w:proofErr w:type="spellEnd"/>
            <w:r>
              <w:t xml:space="preserve">, </w:t>
            </w:r>
            <w:proofErr w:type="spellStart"/>
            <w:r>
              <w:t>course_level</w:t>
            </w:r>
            <w:proofErr w:type="spellEnd"/>
            <w:r>
              <w:t>, count (</w:t>
            </w:r>
            <w:proofErr w:type="spellStart"/>
            <w:r>
              <w:t>customer_</w:t>
            </w:r>
            <w:proofErr w:type="gramStart"/>
            <w:r>
              <w:t>id</w:t>
            </w:r>
            <w:proofErr w:type="spellEnd"/>
            <w:r>
              <w:t>)as</w:t>
            </w:r>
            <w:proofErr w:type="gramEnd"/>
            <w:r>
              <w:t xml:space="preserve"> </w:t>
            </w:r>
            <w:proofErr w:type="spellStart"/>
            <w:r>
              <w:t>count_students</w:t>
            </w:r>
            <w:proofErr w:type="spellEnd"/>
            <w:r>
              <w:t xml:space="preserve">, </w:t>
            </w:r>
          </w:p>
          <w:p w14:paraId="0AB7251C" w14:textId="77777777" w:rsidR="000C1C8B" w:rsidRDefault="000C1C8B" w:rsidP="000C1C8B">
            <w:r>
              <w:t>sum (</w:t>
            </w:r>
            <w:proofErr w:type="spellStart"/>
            <w:r>
              <w:t>session_minutes</w:t>
            </w:r>
            <w:proofErr w:type="spellEnd"/>
            <w:r>
              <w:t xml:space="preserve">) as </w:t>
            </w:r>
            <w:proofErr w:type="spellStart"/>
            <w:r>
              <w:t>session_minutes</w:t>
            </w:r>
            <w:proofErr w:type="spellEnd"/>
            <w:r>
              <w:t>, avg (</w:t>
            </w:r>
            <w:proofErr w:type="spellStart"/>
            <w:r>
              <w:t>system_rating</w:t>
            </w:r>
            <w:proofErr w:type="spellEnd"/>
            <w:r>
              <w:t xml:space="preserve">) as </w:t>
            </w:r>
            <w:proofErr w:type="spellStart"/>
            <w:r>
              <w:t>system_rating</w:t>
            </w:r>
            <w:proofErr w:type="spellEnd"/>
          </w:p>
          <w:p w14:paraId="2F17667E" w14:textId="77777777" w:rsidR="000C1C8B" w:rsidRDefault="000C1C8B" w:rsidP="000C1C8B"/>
          <w:p w14:paraId="2FC3B6A3" w14:textId="77777777" w:rsidR="000C1C8B" w:rsidRDefault="000C1C8B" w:rsidP="000C1C8B">
            <w:r>
              <w:t xml:space="preserve">from (select month, </w:t>
            </w:r>
            <w:proofErr w:type="spellStart"/>
            <w:r>
              <w:t>course_name</w:t>
            </w:r>
            <w:proofErr w:type="spellEnd"/>
            <w:r>
              <w:t xml:space="preserve">, </w:t>
            </w:r>
            <w:proofErr w:type="spellStart"/>
            <w:r>
              <w:t>course_level</w:t>
            </w:r>
            <w:proofErr w:type="spellEnd"/>
            <w:r>
              <w:t xml:space="preserve">, </w:t>
            </w:r>
            <w:proofErr w:type="spellStart"/>
            <w:r>
              <w:t>customer_id</w:t>
            </w:r>
            <w:proofErr w:type="spellEnd"/>
            <w:r>
              <w:t>, sum (</w:t>
            </w:r>
            <w:proofErr w:type="spellStart"/>
            <w:r>
              <w:t>session_minutes</w:t>
            </w:r>
            <w:proofErr w:type="spellEnd"/>
            <w:r>
              <w:t xml:space="preserve">) as </w:t>
            </w:r>
            <w:proofErr w:type="spellStart"/>
            <w:r>
              <w:t>session_minutes</w:t>
            </w:r>
            <w:proofErr w:type="spellEnd"/>
            <w:r>
              <w:t>, avg (</w:t>
            </w:r>
            <w:proofErr w:type="spellStart"/>
            <w:r>
              <w:t>system_rating</w:t>
            </w:r>
            <w:proofErr w:type="spellEnd"/>
            <w:r>
              <w:t xml:space="preserve">) as </w:t>
            </w:r>
            <w:proofErr w:type="spellStart"/>
            <w:r>
              <w:t>system_rating</w:t>
            </w:r>
            <w:proofErr w:type="spellEnd"/>
          </w:p>
          <w:p w14:paraId="0242667B" w14:textId="77777777" w:rsidR="000C1C8B" w:rsidRDefault="000C1C8B" w:rsidP="000C1C8B">
            <w:r>
              <w:t xml:space="preserve">from </w:t>
            </w:r>
            <w:proofErr w:type="spellStart"/>
            <w:r>
              <w:t>fact_tutoring</w:t>
            </w:r>
            <w:proofErr w:type="spellEnd"/>
            <w:r>
              <w:t xml:space="preserve"> join </w:t>
            </w:r>
            <w:proofErr w:type="spellStart"/>
            <w:r>
              <w:t>dim_date</w:t>
            </w:r>
            <w:proofErr w:type="spellEnd"/>
            <w:r>
              <w:t xml:space="preserve"> using (</w:t>
            </w:r>
            <w:proofErr w:type="spellStart"/>
            <w:r>
              <w:t>date_</w:t>
            </w:r>
            <w:proofErr w:type="gramStart"/>
            <w:r>
              <w:t>id</w:t>
            </w:r>
            <w:proofErr w:type="spellEnd"/>
            <w:r>
              <w:t>)join</w:t>
            </w:r>
            <w:proofErr w:type="gramEnd"/>
            <w:r>
              <w:t xml:space="preserve"> </w:t>
            </w:r>
            <w:proofErr w:type="spellStart"/>
            <w:r>
              <w:t>dim_course</w:t>
            </w:r>
            <w:proofErr w:type="spellEnd"/>
            <w:r>
              <w:t xml:space="preserve"> using (</w:t>
            </w:r>
            <w:proofErr w:type="spellStart"/>
            <w:r>
              <w:t>course_id</w:t>
            </w:r>
            <w:proofErr w:type="spellEnd"/>
            <w:r>
              <w:t>)</w:t>
            </w:r>
          </w:p>
          <w:p w14:paraId="4862394D" w14:textId="77777777" w:rsidR="000C1C8B" w:rsidRDefault="000C1C8B" w:rsidP="000C1C8B">
            <w:r>
              <w:t xml:space="preserve">where </w:t>
            </w:r>
            <w:proofErr w:type="gramStart"/>
            <w:r>
              <w:t>year  in</w:t>
            </w:r>
            <w:proofErr w:type="gramEnd"/>
            <w:r>
              <w:t xml:space="preserve"> (2019)</w:t>
            </w:r>
          </w:p>
          <w:p w14:paraId="7B3D16CA" w14:textId="77777777" w:rsidR="000C1C8B" w:rsidRDefault="000C1C8B" w:rsidP="000C1C8B">
            <w:r>
              <w:t>and month in (4,5,6)</w:t>
            </w:r>
          </w:p>
          <w:p w14:paraId="71A02FBA" w14:textId="77777777" w:rsidR="000C1C8B" w:rsidRDefault="000C1C8B" w:rsidP="000C1C8B">
            <w:r>
              <w:t xml:space="preserve">group by month, </w:t>
            </w:r>
            <w:proofErr w:type="spellStart"/>
            <w:r>
              <w:t>course_name</w:t>
            </w:r>
            <w:proofErr w:type="spellEnd"/>
            <w:r>
              <w:t xml:space="preserve">, </w:t>
            </w:r>
            <w:proofErr w:type="spellStart"/>
            <w:r>
              <w:t>course_level</w:t>
            </w:r>
            <w:proofErr w:type="spellEnd"/>
            <w:r>
              <w:t xml:space="preserve">, </w:t>
            </w:r>
            <w:proofErr w:type="spellStart"/>
            <w:r>
              <w:t>customer_id</w:t>
            </w:r>
            <w:proofErr w:type="spellEnd"/>
            <w:r>
              <w:t>) as query1</w:t>
            </w:r>
          </w:p>
          <w:p w14:paraId="2953E596" w14:textId="77777777" w:rsidR="000C1C8B" w:rsidRDefault="000C1C8B" w:rsidP="000C1C8B"/>
          <w:p w14:paraId="129B7E71" w14:textId="77777777" w:rsidR="000C1C8B" w:rsidRDefault="000C1C8B" w:rsidP="000C1C8B">
            <w:r>
              <w:t xml:space="preserve">group by month, </w:t>
            </w:r>
            <w:proofErr w:type="spellStart"/>
            <w:r>
              <w:t>course_name</w:t>
            </w:r>
            <w:proofErr w:type="spellEnd"/>
            <w:r>
              <w:t xml:space="preserve">, </w:t>
            </w:r>
            <w:proofErr w:type="spellStart"/>
            <w:r>
              <w:t>course_level</w:t>
            </w:r>
            <w:proofErr w:type="spellEnd"/>
            <w:r>
              <w:t>) as query2</w:t>
            </w:r>
          </w:p>
          <w:p w14:paraId="724E6B72" w14:textId="77777777" w:rsidR="000C1C8B" w:rsidRDefault="000C1C8B" w:rsidP="000C1C8B">
            <w:r>
              <w:t xml:space="preserve"> </w:t>
            </w:r>
          </w:p>
          <w:p w14:paraId="457CEFAC" w14:textId="77777777" w:rsidR="000C1C8B" w:rsidRDefault="000C1C8B" w:rsidP="000C1C8B">
            <w:r>
              <w:t xml:space="preserve">where </w:t>
            </w:r>
            <w:proofErr w:type="spellStart"/>
            <w:r>
              <w:t>count_students</w:t>
            </w:r>
            <w:proofErr w:type="spellEnd"/>
            <w:r>
              <w:t>&gt;1</w:t>
            </w:r>
          </w:p>
          <w:p w14:paraId="65036BAE" w14:textId="77777777" w:rsidR="000C1C8B" w:rsidRDefault="000C1C8B" w:rsidP="000C1C8B">
            <w:r>
              <w:t xml:space="preserve">group by grouping sets ((month, </w:t>
            </w:r>
            <w:proofErr w:type="spellStart"/>
            <w:r>
              <w:t>course_name</w:t>
            </w:r>
            <w:proofErr w:type="spellEnd"/>
            <w:r>
              <w:t xml:space="preserve">, </w:t>
            </w:r>
            <w:proofErr w:type="spellStart"/>
            <w:r>
              <w:t>course_level</w:t>
            </w:r>
            <w:proofErr w:type="spellEnd"/>
            <w:r>
              <w:t>),</w:t>
            </w:r>
          </w:p>
          <w:p w14:paraId="4F46D604" w14:textId="77777777" w:rsidR="000C1C8B" w:rsidRDefault="000C1C8B" w:rsidP="000C1C8B">
            <w:r>
              <w:tab/>
            </w:r>
            <w:r>
              <w:tab/>
            </w:r>
            <w:r>
              <w:tab/>
            </w:r>
            <w:r>
              <w:tab/>
            </w:r>
            <w:r>
              <w:tab/>
              <w:t xml:space="preserve">   (month, </w:t>
            </w:r>
            <w:proofErr w:type="spellStart"/>
            <w:r>
              <w:t>course_name</w:t>
            </w:r>
            <w:proofErr w:type="spellEnd"/>
            <w:r>
              <w:t>),</w:t>
            </w:r>
          </w:p>
          <w:p w14:paraId="02E06E5A" w14:textId="6B8D2F31" w:rsidR="000C1C8B" w:rsidRDefault="000C1C8B" w:rsidP="000C1C8B">
            <w:r>
              <w:tab/>
            </w:r>
            <w:r>
              <w:tab/>
            </w:r>
            <w:r>
              <w:tab/>
            </w:r>
            <w:r>
              <w:tab/>
            </w:r>
            <w:r>
              <w:tab/>
              <w:t xml:space="preserve">   (month))</w:t>
            </w:r>
          </w:p>
        </w:tc>
      </w:tr>
      <w:tr w:rsidR="000C1C8B" w14:paraId="3A5B8138" w14:textId="77777777" w:rsidTr="000C1C8B">
        <w:tc>
          <w:tcPr>
            <w:tcW w:w="10628" w:type="dxa"/>
            <w:tcBorders>
              <w:top w:val="single" w:sz="4" w:space="0" w:color="808080" w:themeColor="background1" w:themeShade="80"/>
              <w:bottom w:val="single" w:sz="4" w:space="0" w:color="808080" w:themeColor="background1" w:themeShade="80"/>
            </w:tcBorders>
          </w:tcPr>
          <w:p w14:paraId="5C7973C7" w14:textId="77777777" w:rsidR="000C1C8B" w:rsidRPr="00B53F4E" w:rsidRDefault="000C1C8B" w:rsidP="000C1C8B">
            <w:pPr>
              <w:rPr>
                <w:b/>
                <w:bCs/>
              </w:rPr>
            </w:pPr>
          </w:p>
        </w:tc>
      </w:tr>
      <w:tr w:rsidR="000C1C8B" w14:paraId="37B5D004" w14:textId="77777777" w:rsidTr="000C1C8B">
        <w:tc>
          <w:tcPr>
            <w:tcW w:w="10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7918B5" w14:textId="77777777" w:rsidR="000C1C8B" w:rsidRPr="00B53F4E" w:rsidRDefault="000C1C8B" w:rsidP="000C1C8B">
            <w:pPr>
              <w:jc w:val="center"/>
              <w:rPr>
                <w:b/>
                <w:bCs/>
              </w:rPr>
            </w:pPr>
            <w:r w:rsidRPr="00B53F4E">
              <w:rPr>
                <w:b/>
                <w:bCs/>
              </w:rPr>
              <w:t>Results</w:t>
            </w:r>
          </w:p>
        </w:tc>
      </w:tr>
      <w:tr w:rsidR="000C1C8B" w14:paraId="13AE24D4" w14:textId="77777777" w:rsidTr="000C1C8B">
        <w:tc>
          <w:tcPr>
            <w:tcW w:w="10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270DCD" w14:textId="77777777" w:rsidR="000C1C8B" w:rsidRDefault="000C1C8B" w:rsidP="000C1C8B">
            <w:pPr>
              <w:jc w:val="center"/>
            </w:pPr>
          </w:p>
          <w:p w14:paraId="5764DC04" w14:textId="77777777" w:rsidR="000C1C8B" w:rsidRDefault="000C1C8B" w:rsidP="000C1C8B">
            <w:pPr>
              <w:jc w:val="center"/>
            </w:pPr>
          </w:p>
          <w:tbl>
            <w:tblPr>
              <w:tblW w:w="10402" w:type="dxa"/>
              <w:jc w:val="center"/>
              <w:tblLook w:val="04A0" w:firstRow="1" w:lastRow="0" w:firstColumn="1" w:lastColumn="0" w:noHBand="0" w:noVBand="1"/>
            </w:tblPr>
            <w:tblGrid>
              <w:gridCol w:w="684"/>
              <w:gridCol w:w="4436"/>
              <w:gridCol w:w="1131"/>
              <w:gridCol w:w="1149"/>
              <w:gridCol w:w="992"/>
              <w:gridCol w:w="1277"/>
              <w:gridCol w:w="733"/>
            </w:tblGrid>
            <w:tr w:rsidR="000C1C8B" w:rsidRPr="00925ECD" w14:paraId="27F7614B" w14:textId="77777777" w:rsidTr="00366D58">
              <w:trPr>
                <w:trHeight w:val="288"/>
                <w:jc w:val="center"/>
              </w:trPr>
              <w:tc>
                <w:tcPr>
                  <w:tcW w:w="684" w:type="dxa"/>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51D73838" w14:textId="77777777" w:rsidR="000C1C8B" w:rsidRPr="00925ECD" w:rsidRDefault="000C1C8B" w:rsidP="000C1C8B">
                  <w:pPr>
                    <w:spacing w:after="0" w:line="240" w:lineRule="auto"/>
                    <w:rPr>
                      <w:rFonts w:ascii="Calibri" w:eastAsia="Times New Roman" w:hAnsi="Calibri" w:cs="Calibri"/>
                      <w:b/>
                      <w:bCs/>
                      <w:color w:val="000000"/>
                      <w:sz w:val="16"/>
                      <w:szCs w:val="16"/>
                      <w:lang w:val="en-GB" w:eastAsia="en-GB"/>
                    </w:rPr>
                  </w:pPr>
                  <w:r w:rsidRPr="00925ECD">
                    <w:rPr>
                      <w:rFonts w:ascii="Calibri" w:eastAsia="Times New Roman" w:hAnsi="Calibri" w:cs="Calibri"/>
                      <w:b/>
                      <w:bCs/>
                      <w:color w:val="000000"/>
                      <w:sz w:val="16"/>
                      <w:szCs w:val="16"/>
                      <w:lang w:val="en-GB" w:eastAsia="en-GB"/>
                    </w:rPr>
                    <w:t>month</w:t>
                  </w:r>
                </w:p>
              </w:tc>
              <w:tc>
                <w:tcPr>
                  <w:tcW w:w="4436" w:type="dxa"/>
                  <w:tcBorders>
                    <w:top w:val="single" w:sz="4" w:space="0" w:color="808080"/>
                    <w:left w:val="nil"/>
                    <w:bottom w:val="single" w:sz="4" w:space="0" w:color="808080"/>
                    <w:right w:val="single" w:sz="4" w:space="0" w:color="808080"/>
                  </w:tcBorders>
                  <w:shd w:val="clear" w:color="auto" w:fill="auto"/>
                  <w:noWrap/>
                  <w:vAlign w:val="bottom"/>
                  <w:hideMark/>
                </w:tcPr>
                <w:p w14:paraId="4894956F" w14:textId="77777777" w:rsidR="000C1C8B" w:rsidRPr="00925ECD" w:rsidRDefault="000C1C8B" w:rsidP="000C1C8B">
                  <w:pPr>
                    <w:spacing w:after="0" w:line="240" w:lineRule="auto"/>
                    <w:rPr>
                      <w:rFonts w:ascii="Calibri" w:eastAsia="Times New Roman" w:hAnsi="Calibri" w:cs="Calibri"/>
                      <w:b/>
                      <w:bCs/>
                      <w:color w:val="000000"/>
                      <w:sz w:val="16"/>
                      <w:szCs w:val="16"/>
                      <w:lang w:val="en-GB" w:eastAsia="en-GB"/>
                    </w:rPr>
                  </w:pPr>
                  <w:proofErr w:type="spellStart"/>
                  <w:r w:rsidRPr="00925ECD">
                    <w:rPr>
                      <w:rFonts w:ascii="Calibri" w:eastAsia="Times New Roman" w:hAnsi="Calibri" w:cs="Calibri"/>
                      <w:b/>
                      <w:bCs/>
                      <w:color w:val="000000"/>
                      <w:sz w:val="16"/>
                      <w:szCs w:val="16"/>
                      <w:lang w:val="en-GB" w:eastAsia="en-GB"/>
                    </w:rPr>
                    <w:t>course_name</w:t>
                  </w:r>
                  <w:proofErr w:type="spellEnd"/>
                </w:p>
              </w:tc>
              <w:tc>
                <w:tcPr>
                  <w:tcW w:w="1131" w:type="dxa"/>
                  <w:tcBorders>
                    <w:top w:val="single" w:sz="4" w:space="0" w:color="808080"/>
                    <w:left w:val="nil"/>
                    <w:bottom w:val="single" w:sz="4" w:space="0" w:color="808080"/>
                    <w:right w:val="single" w:sz="4" w:space="0" w:color="808080"/>
                  </w:tcBorders>
                  <w:shd w:val="clear" w:color="auto" w:fill="auto"/>
                  <w:noWrap/>
                  <w:vAlign w:val="bottom"/>
                  <w:hideMark/>
                </w:tcPr>
                <w:p w14:paraId="07359C0B" w14:textId="77777777" w:rsidR="000C1C8B" w:rsidRPr="00925ECD" w:rsidRDefault="000C1C8B" w:rsidP="000C1C8B">
                  <w:pPr>
                    <w:spacing w:after="0" w:line="240" w:lineRule="auto"/>
                    <w:rPr>
                      <w:rFonts w:ascii="Calibri" w:eastAsia="Times New Roman" w:hAnsi="Calibri" w:cs="Calibri"/>
                      <w:b/>
                      <w:bCs/>
                      <w:color w:val="000000"/>
                      <w:sz w:val="16"/>
                      <w:szCs w:val="16"/>
                      <w:lang w:val="en-GB" w:eastAsia="en-GB"/>
                    </w:rPr>
                  </w:pPr>
                  <w:proofErr w:type="spellStart"/>
                  <w:r w:rsidRPr="00925ECD">
                    <w:rPr>
                      <w:rFonts w:ascii="Calibri" w:eastAsia="Times New Roman" w:hAnsi="Calibri" w:cs="Calibri"/>
                      <w:b/>
                      <w:bCs/>
                      <w:color w:val="000000"/>
                      <w:sz w:val="16"/>
                      <w:szCs w:val="16"/>
                      <w:lang w:val="en-GB" w:eastAsia="en-GB"/>
                    </w:rPr>
                    <w:t>course_level</w:t>
                  </w:r>
                  <w:proofErr w:type="spellEnd"/>
                </w:p>
              </w:tc>
              <w:tc>
                <w:tcPr>
                  <w:tcW w:w="1149" w:type="dxa"/>
                  <w:tcBorders>
                    <w:top w:val="single" w:sz="4" w:space="0" w:color="808080"/>
                    <w:left w:val="nil"/>
                    <w:bottom w:val="single" w:sz="4" w:space="0" w:color="808080"/>
                    <w:right w:val="single" w:sz="4" w:space="0" w:color="808080"/>
                  </w:tcBorders>
                  <w:shd w:val="clear" w:color="auto" w:fill="auto"/>
                  <w:noWrap/>
                  <w:vAlign w:val="bottom"/>
                  <w:hideMark/>
                </w:tcPr>
                <w:p w14:paraId="2EB007DF" w14:textId="77777777" w:rsidR="000C1C8B" w:rsidRPr="00925ECD" w:rsidRDefault="000C1C8B" w:rsidP="000C1C8B">
                  <w:pPr>
                    <w:spacing w:after="0" w:line="240" w:lineRule="auto"/>
                    <w:rPr>
                      <w:rFonts w:ascii="Calibri" w:eastAsia="Times New Roman" w:hAnsi="Calibri" w:cs="Calibri"/>
                      <w:b/>
                      <w:bCs/>
                      <w:color w:val="000000"/>
                      <w:sz w:val="16"/>
                      <w:szCs w:val="16"/>
                      <w:lang w:val="en-GB" w:eastAsia="en-GB"/>
                    </w:rPr>
                  </w:pPr>
                  <w:r w:rsidRPr="00925ECD">
                    <w:rPr>
                      <w:rFonts w:ascii="Calibri" w:eastAsia="Times New Roman" w:hAnsi="Calibri" w:cs="Calibri"/>
                      <w:b/>
                      <w:bCs/>
                      <w:color w:val="000000"/>
                      <w:sz w:val="16"/>
                      <w:szCs w:val="16"/>
                      <w:lang w:val="en-GB" w:eastAsia="en-GB"/>
                    </w:rPr>
                    <w:t>count_</w:t>
                  </w:r>
                  <w:r>
                    <w:rPr>
                      <w:rFonts w:ascii="Calibri" w:eastAsia="Times New Roman" w:hAnsi="Calibri" w:cs="Calibri"/>
                      <w:b/>
                      <w:bCs/>
                      <w:color w:val="000000"/>
                      <w:sz w:val="16"/>
                      <w:szCs w:val="16"/>
                      <w:lang w:val="en-GB" w:eastAsia="en-GB"/>
                    </w:rPr>
                    <w:br/>
                  </w:r>
                  <w:r w:rsidRPr="00925ECD">
                    <w:rPr>
                      <w:rFonts w:ascii="Calibri" w:eastAsia="Times New Roman" w:hAnsi="Calibri" w:cs="Calibri"/>
                      <w:b/>
                      <w:bCs/>
                      <w:color w:val="000000"/>
                      <w:sz w:val="16"/>
                      <w:szCs w:val="16"/>
                      <w:lang w:val="en-GB" w:eastAsia="en-GB"/>
                    </w:rPr>
                    <w:t>students</w:t>
                  </w:r>
                </w:p>
              </w:tc>
              <w:tc>
                <w:tcPr>
                  <w:tcW w:w="992" w:type="dxa"/>
                  <w:tcBorders>
                    <w:top w:val="single" w:sz="4" w:space="0" w:color="808080"/>
                    <w:left w:val="nil"/>
                    <w:bottom w:val="single" w:sz="4" w:space="0" w:color="808080"/>
                    <w:right w:val="single" w:sz="4" w:space="0" w:color="808080"/>
                  </w:tcBorders>
                  <w:shd w:val="clear" w:color="auto" w:fill="auto"/>
                  <w:noWrap/>
                  <w:vAlign w:val="bottom"/>
                  <w:hideMark/>
                </w:tcPr>
                <w:p w14:paraId="322AC07E" w14:textId="77777777" w:rsidR="000C1C8B" w:rsidRPr="00925ECD" w:rsidRDefault="000C1C8B" w:rsidP="000C1C8B">
                  <w:pPr>
                    <w:spacing w:after="0" w:line="240" w:lineRule="auto"/>
                    <w:rPr>
                      <w:rFonts w:ascii="Calibri" w:eastAsia="Times New Roman" w:hAnsi="Calibri" w:cs="Calibri"/>
                      <w:b/>
                      <w:bCs/>
                      <w:color w:val="000000"/>
                      <w:sz w:val="16"/>
                      <w:szCs w:val="16"/>
                      <w:lang w:val="en-GB" w:eastAsia="en-GB"/>
                    </w:rPr>
                  </w:pPr>
                  <w:r w:rsidRPr="00925ECD">
                    <w:rPr>
                      <w:rFonts w:ascii="Calibri" w:eastAsia="Times New Roman" w:hAnsi="Calibri" w:cs="Calibri"/>
                      <w:b/>
                      <w:bCs/>
                      <w:color w:val="000000"/>
                      <w:sz w:val="16"/>
                      <w:szCs w:val="16"/>
                      <w:lang w:val="en-GB" w:eastAsia="en-GB"/>
                    </w:rPr>
                    <w:t>session_</w:t>
                  </w:r>
                  <w:r>
                    <w:rPr>
                      <w:rFonts w:ascii="Calibri" w:eastAsia="Times New Roman" w:hAnsi="Calibri" w:cs="Calibri"/>
                      <w:b/>
                      <w:bCs/>
                      <w:color w:val="000000"/>
                      <w:sz w:val="16"/>
                      <w:szCs w:val="16"/>
                      <w:lang w:val="en-GB" w:eastAsia="en-GB"/>
                    </w:rPr>
                    <w:br/>
                  </w:r>
                  <w:r w:rsidRPr="00925ECD">
                    <w:rPr>
                      <w:rFonts w:ascii="Calibri" w:eastAsia="Times New Roman" w:hAnsi="Calibri" w:cs="Calibri"/>
                      <w:b/>
                      <w:bCs/>
                      <w:color w:val="000000"/>
                      <w:sz w:val="16"/>
                      <w:szCs w:val="16"/>
                      <w:lang w:val="en-GB" w:eastAsia="en-GB"/>
                    </w:rPr>
                    <w:t>minutes</w:t>
                  </w:r>
                </w:p>
              </w:tc>
              <w:tc>
                <w:tcPr>
                  <w:tcW w:w="1277" w:type="dxa"/>
                  <w:tcBorders>
                    <w:top w:val="single" w:sz="4" w:space="0" w:color="808080"/>
                    <w:left w:val="nil"/>
                    <w:bottom w:val="single" w:sz="4" w:space="0" w:color="808080"/>
                    <w:right w:val="single" w:sz="4" w:space="0" w:color="808080"/>
                  </w:tcBorders>
                  <w:shd w:val="clear" w:color="auto" w:fill="auto"/>
                  <w:noWrap/>
                  <w:vAlign w:val="bottom"/>
                  <w:hideMark/>
                </w:tcPr>
                <w:p w14:paraId="2D276A61" w14:textId="77777777" w:rsidR="000C1C8B" w:rsidRPr="00925ECD" w:rsidRDefault="000C1C8B" w:rsidP="000C1C8B">
                  <w:pPr>
                    <w:spacing w:after="0" w:line="240" w:lineRule="auto"/>
                    <w:rPr>
                      <w:rFonts w:ascii="Calibri" w:eastAsia="Times New Roman" w:hAnsi="Calibri" w:cs="Calibri"/>
                      <w:b/>
                      <w:bCs/>
                      <w:color w:val="000000"/>
                      <w:sz w:val="16"/>
                      <w:szCs w:val="16"/>
                      <w:lang w:val="en-GB" w:eastAsia="en-GB"/>
                    </w:rPr>
                  </w:pPr>
                  <w:proofErr w:type="spellStart"/>
                  <w:r w:rsidRPr="00925ECD">
                    <w:rPr>
                      <w:rFonts w:ascii="Calibri" w:eastAsia="Times New Roman" w:hAnsi="Calibri" w:cs="Calibri"/>
                      <w:b/>
                      <w:bCs/>
                      <w:color w:val="000000"/>
                      <w:sz w:val="16"/>
                      <w:szCs w:val="16"/>
                      <w:lang w:val="en-GB" w:eastAsia="en-GB"/>
                    </w:rPr>
                    <w:t>avg_system</w:t>
                  </w:r>
                  <w:proofErr w:type="spellEnd"/>
                  <w:r w:rsidRPr="00925ECD">
                    <w:rPr>
                      <w:rFonts w:ascii="Calibri" w:eastAsia="Times New Roman" w:hAnsi="Calibri" w:cs="Calibri"/>
                      <w:b/>
                      <w:bCs/>
                      <w:color w:val="000000"/>
                      <w:sz w:val="16"/>
                      <w:szCs w:val="16"/>
                      <w:lang w:val="en-GB" w:eastAsia="en-GB"/>
                    </w:rPr>
                    <w:t>_</w:t>
                  </w:r>
                  <w:r>
                    <w:rPr>
                      <w:rFonts w:ascii="Calibri" w:eastAsia="Times New Roman" w:hAnsi="Calibri" w:cs="Calibri"/>
                      <w:b/>
                      <w:bCs/>
                      <w:color w:val="000000"/>
                      <w:sz w:val="16"/>
                      <w:szCs w:val="16"/>
                      <w:lang w:val="en-GB" w:eastAsia="en-GB"/>
                    </w:rPr>
                    <w:br/>
                  </w:r>
                  <w:r w:rsidRPr="00925ECD">
                    <w:rPr>
                      <w:rFonts w:ascii="Calibri" w:eastAsia="Times New Roman" w:hAnsi="Calibri" w:cs="Calibri"/>
                      <w:b/>
                      <w:bCs/>
                      <w:color w:val="000000"/>
                      <w:sz w:val="16"/>
                      <w:szCs w:val="16"/>
                      <w:lang w:val="en-GB" w:eastAsia="en-GB"/>
                    </w:rPr>
                    <w:t>rating</w:t>
                  </w:r>
                </w:p>
              </w:tc>
              <w:tc>
                <w:tcPr>
                  <w:tcW w:w="733" w:type="dxa"/>
                  <w:tcBorders>
                    <w:top w:val="single" w:sz="4" w:space="0" w:color="808080"/>
                    <w:left w:val="nil"/>
                    <w:bottom w:val="single" w:sz="4" w:space="0" w:color="808080"/>
                    <w:right w:val="single" w:sz="4" w:space="0" w:color="808080"/>
                  </w:tcBorders>
                  <w:shd w:val="clear" w:color="auto" w:fill="auto"/>
                  <w:noWrap/>
                  <w:vAlign w:val="bottom"/>
                  <w:hideMark/>
                </w:tcPr>
                <w:p w14:paraId="5C28E573" w14:textId="77777777" w:rsidR="000C1C8B" w:rsidRPr="00925ECD" w:rsidRDefault="000C1C8B" w:rsidP="000C1C8B">
                  <w:pPr>
                    <w:spacing w:after="0" w:line="240" w:lineRule="auto"/>
                    <w:rPr>
                      <w:rFonts w:ascii="Calibri" w:eastAsia="Times New Roman" w:hAnsi="Calibri" w:cs="Calibri"/>
                      <w:b/>
                      <w:bCs/>
                      <w:color w:val="000000"/>
                      <w:sz w:val="16"/>
                      <w:szCs w:val="16"/>
                      <w:lang w:val="en-GB" w:eastAsia="en-GB"/>
                    </w:rPr>
                  </w:pPr>
                  <w:r w:rsidRPr="00925ECD">
                    <w:rPr>
                      <w:rFonts w:ascii="Calibri" w:eastAsia="Times New Roman" w:hAnsi="Calibri" w:cs="Calibri"/>
                      <w:b/>
                      <w:bCs/>
                      <w:color w:val="000000"/>
                      <w:sz w:val="16"/>
                      <w:szCs w:val="16"/>
                      <w:lang w:val="en-GB" w:eastAsia="en-GB"/>
                    </w:rPr>
                    <w:t>mcl</w:t>
                  </w:r>
                </w:p>
              </w:tc>
            </w:tr>
            <w:tr w:rsidR="000C1C8B" w:rsidRPr="00925ECD" w14:paraId="478D5E05"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585C3F07"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4</w:t>
                  </w:r>
                </w:p>
              </w:tc>
              <w:tc>
                <w:tcPr>
                  <w:tcW w:w="4436" w:type="dxa"/>
                  <w:tcBorders>
                    <w:top w:val="nil"/>
                    <w:left w:val="nil"/>
                    <w:bottom w:val="single" w:sz="4" w:space="0" w:color="808080"/>
                    <w:right w:val="single" w:sz="4" w:space="0" w:color="808080"/>
                  </w:tcBorders>
                  <w:shd w:val="clear" w:color="auto" w:fill="auto"/>
                  <w:noWrap/>
                  <w:vAlign w:val="bottom"/>
                  <w:hideMark/>
                </w:tcPr>
                <w:p w14:paraId="65EAE601"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Business Russian Communication. Part 2</w:t>
                  </w:r>
                </w:p>
              </w:tc>
              <w:tc>
                <w:tcPr>
                  <w:tcW w:w="1131" w:type="dxa"/>
                  <w:tcBorders>
                    <w:top w:val="nil"/>
                    <w:left w:val="nil"/>
                    <w:bottom w:val="single" w:sz="4" w:space="0" w:color="808080"/>
                    <w:right w:val="single" w:sz="4" w:space="0" w:color="808080"/>
                  </w:tcBorders>
                  <w:shd w:val="clear" w:color="auto" w:fill="auto"/>
                  <w:noWrap/>
                  <w:vAlign w:val="bottom"/>
                  <w:hideMark/>
                </w:tcPr>
                <w:p w14:paraId="7F8694DE"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Intermediate Level</w:t>
                  </w:r>
                </w:p>
              </w:tc>
              <w:tc>
                <w:tcPr>
                  <w:tcW w:w="1149" w:type="dxa"/>
                  <w:tcBorders>
                    <w:top w:val="nil"/>
                    <w:left w:val="nil"/>
                    <w:bottom w:val="single" w:sz="4" w:space="0" w:color="808080"/>
                    <w:right w:val="single" w:sz="4" w:space="0" w:color="808080"/>
                  </w:tcBorders>
                  <w:shd w:val="clear" w:color="auto" w:fill="auto"/>
                  <w:noWrap/>
                  <w:vAlign w:val="bottom"/>
                  <w:hideMark/>
                </w:tcPr>
                <w:p w14:paraId="690A070D"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w:t>
                  </w:r>
                </w:p>
              </w:tc>
              <w:tc>
                <w:tcPr>
                  <w:tcW w:w="992" w:type="dxa"/>
                  <w:tcBorders>
                    <w:top w:val="nil"/>
                    <w:left w:val="nil"/>
                    <w:bottom w:val="single" w:sz="4" w:space="0" w:color="808080"/>
                    <w:right w:val="single" w:sz="4" w:space="0" w:color="808080"/>
                  </w:tcBorders>
                  <w:shd w:val="clear" w:color="auto" w:fill="auto"/>
                  <w:noWrap/>
                  <w:vAlign w:val="bottom"/>
                  <w:hideMark/>
                </w:tcPr>
                <w:p w14:paraId="40BD680C"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115</w:t>
                  </w:r>
                </w:p>
              </w:tc>
              <w:tc>
                <w:tcPr>
                  <w:tcW w:w="1277" w:type="dxa"/>
                  <w:tcBorders>
                    <w:top w:val="nil"/>
                    <w:left w:val="nil"/>
                    <w:bottom w:val="single" w:sz="4" w:space="0" w:color="808080"/>
                    <w:right w:val="single" w:sz="4" w:space="0" w:color="808080"/>
                  </w:tcBorders>
                  <w:shd w:val="clear" w:color="auto" w:fill="auto"/>
                  <w:noWrap/>
                  <w:vAlign w:val="bottom"/>
                  <w:hideMark/>
                </w:tcPr>
                <w:p w14:paraId="3D4D6488"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2.459101163</w:t>
                  </w:r>
                </w:p>
              </w:tc>
              <w:tc>
                <w:tcPr>
                  <w:tcW w:w="733" w:type="dxa"/>
                  <w:tcBorders>
                    <w:top w:val="nil"/>
                    <w:left w:val="nil"/>
                    <w:bottom w:val="single" w:sz="4" w:space="0" w:color="808080"/>
                    <w:right w:val="single" w:sz="4" w:space="0" w:color="808080"/>
                  </w:tcBorders>
                  <w:shd w:val="clear" w:color="auto" w:fill="auto"/>
                  <w:noWrap/>
                  <w:vAlign w:val="bottom"/>
                  <w:hideMark/>
                </w:tcPr>
                <w:p w14:paraId="5D169CE1"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0</w:t>
                  </w:r>
                </w:p>
              </w:tc>
            </w:tr>
            <w:tr w:rsidR="000C1C8B" w:rsidRPr="00925ECD" w14:paraId="11AE76DB"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155CD071"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4</w:t>
                  </w:r>
                </w:p>
              </w:tc>
              <w:tc>
                <w:tcPr>
                  <w:tcW w:w="4436" w:type="dxa"/>
                  <w:tcBorders>
                    <w:top w:val="nil"/>
                    <w:left w:val="nil"/>
                    <w:bottom w:val="single" w:sz="4" w:space="0" w:color="808080"/>
                    <w:right w:val="single" w:sz="4" w:space="0" w:color="808080"/>
                  </w:tcBorders>
                  <w:shd w:val="clear" w:color="auto" w:fill="auto"/>
                  <w:noWrap/>
                  <w:vAlign w:val="bottom"/>
                  <w:hideMark/>
                </w:tcPr>
                <w:p w14:paraId="24B544BC"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Business Russian Communication. Part 2</w:t>
                  </w:r>
                </w:p>
              </w:tc>
              <w:tc>
                <w:tcPr>
                  <w:tcW w:w="1131" w:type="dxa"/>
                  <w:tcBorders>
                    <w:top w:val="nil"/>
                    <w:left w:val="nil"/>
                    <w:bottom w:val="single" w:sz="4" w:space="0" w:color="808080"/>
                    <w:right w:val="single" w:sz="4" w:space="0" w:color="808080"/>
                  </w:tcBorders>
                  <w:shd w:val="clear" w:color="auto" w:fill="auto"/>
                  <w:noWrap/>
                  <w:vAlign w:val="bottom"/>
                  <w:hideMark/>
                </w:tcPr>
                <w:p w14:paraId="591AB74A"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w:t>
                  </w:r>
                </w:p>
              </w:tc>
              <w:tc>
                <w:tcPr>
                  <w:tcW w:w="1149" w:type="dxa"/>
                  <w:tcBorders>
                    <w:top w:val="nil"/>
                    <w:left w:val="nil"/>
                    <w:bottom w:val="single" w:sz="4" w:space="0" w:color="808080"/>
                    <w:right w:val="single" w:sz="4" w:space="0" w:color="808080"/>
                  </w:tcBorders>
                  <w:shd w:val="clear" w:color="auto" w:fill="auto"/>
                  <w:noWrap/>
                  <w:vAlign w:val="bottom"/>
                  <w:hideMark/>
                </w:tcPr>
                <w:p w14:paraId="70F6674C"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w:t>
                  </w:r>
                </w:p>
              </w:tc>
              <w:tc>
                <w:tcPr>
                  <w:tcW w:w="992" w:type="dxa"/>
                  <w:tcBorders>
                    <w:top w:val="nil"/>
                    <w:left w:val="nil"/>
                    <w:bottom w:val="single" w:sz="4" w:space="0" w:color="808080"/>
                    <w:right w:val="single" w:sz="4" w:space="0" w:color="808080"/>
                  </w:tcBorders>
                  <w:shd w:val="clear" w:color="auto" w:fill="auto"/>
                  <w:noWrap/>
                  <w:vAlign w:val="bottom"/>
                  <w:hideMark/>
                </w:tcPr>
                <w:p w14:paraId="37E5D183"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115</w:t>
                  </w:r>
                </w:p>
              </w:tc>
              <w:tc>
                <w:tcPr>
                  <w:tcW w:w="1277" w:type="dxa"/>
                  <w:tcBorders>
                    <w:top w:val="nil"/>
                    <w:left w:val="nil"/>
                    <w:bottom w:val="single" w:sz="4" w:space="0" w:color="808080"/>
                    <w:right w:val="single" w:sz="4" w:space="0" w:color="808080"/>
                  </w:tcBorders>
                  <w:shd w:val="clear" w:color="auto" w:fill="auto"/>
                  <w:noWrap/>
                  <w:vAlign w:val="bottom"/>
                  <w:hideMark/>
                </w:tcPr>
                <w:p w14:paraId="06A34EA8"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2.459101163</w:t>
                  </w:r>
                </w:p>
              </w:tc>
              <w:tc>
                <w:tcPr>
                  <w:tcW w:w="733" w:type="dxa"/>
                  <w:tcBorders>
                    <w:top w:val="nil"/>
                    <w:left w:val="nil"/>
                    <w:bottom w:val="single" w:sz="4" w:space="0" w:color="808080"/>
                    <w:right w:val="single" w:sz="4" w:space="0" w:color="808080"/>
                  </w:tcBorders>
                  <w:shd w:val="clear" w:color="auto" w:fill="auto"/>
                  <w:noWrap/>
                  <w:vAlign w:val="bottom"/>
                  <w:hideMark/>
                </w:tcPr>
                <w:p w14:paraId="420D421F"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w:t>
                  </w:r>
                </w:p>
              </w:tc>
            </w:tr>
            <w:tr w:rsidR="000C1C8B" w:rsidRPr="00925ECD" w14:paraId="77210A1D"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6D126FFF"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4</w:t>
                  </w:r>
                </w:p>
              </w:tc>
              <w:tc>
                <w:tcPr>
                  <w:tcW w:w="4436" w:type="dxa"/>
                  <w:tcBorders>
                    <w:top w:val="nil"/>
                    <w:left w:val="nil"/>
                    <w:bottom w:val="single" w:sz="4" w:space="0" w:color="808080"/>
                    <w:right w:val="single" w:sz="4" w:space="0" w:color="808080"/>
                  </w:tcBorders>
                  <w:shd w:val="clear" w:color="auto" w:fill="auto"/>
                  <w:noWrap/>
                  <w:vAlign w:val="bottom"/>
                  <w:hideMark/>
                </w:tcPr>
                <w:p w14:paraId="775F6B91"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Towards language universals through lexical semantics: introduction to lexical and semantic typology</w:t>
                  </w:r>
                </w:p>
              </w:tc>
              <w:tc>
                <w:tcPr>
                  <w:tcW w:w="1131" w:type="dxa"/>
                  <w:tcBorders>
                    <w:top w:val="nil"/>
                    <w:left w:val="nil"/>
                    <w:bottom w:val="single" w:sz="4" w:space="0" w:color="808080"/>
                    <w:right w:val="single" w:sz="4" w:space="0" w:color="808080"/>
                  </w:tcBorders>
                  <w:shd w:val="clear" w:color="auto" w:fill="auto"/>
                  <w:noWrap/>
                  <w:vAlign w:val="bottom"/>
                  <w:hideMark/>
                </w:tcPr>
                <w:p w14:paraId="22AE831A"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Advanced Level</w:t>
                  </w:r>
                </w:p>
              </w:tc>
              <w:tc>
                <w:tcPr>
                  <w:tcW w:w="1149" w:type="dxa"/>
                  <w:tcBorders>
                    <w:top w:val="nil"/>
                    <w:left w:val="nil"/>
                    <w:bottom w:val="single" w:sz="4" w:space="0" w:color="808080"/>
                    <w:right w:val="single" w:sz="4" w:space="0" w:color="808080"/>
                  </w:tcBorders>
                  <w:shd w:val="clear" w:color="auto" w:fill="auto"/>
                  <w:noWrap/>
                  <w:vAlign w:val="bottom"/>
                  <w:hideMark/>
                </w:tcPr>
                <w:p w14:paraId="1BE845CD"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w:t>
                  </w:r>
                </w:p>
              </w:tc>
              <w:tc>
                <w:tcPr>
                  <w:tcW w:w="992" w:type="dxa"/>
                  <w:tcBorders>
                    <w:top w:val="nil"/>
                    <w:left w:val="nil"/>
                    <w:bottom w:val="single" w:sz="4" w:space="0" w:color="808080"/>
                    <w:right w:val="single" w:sz="4" w:space="0" w:color="808080"/>
                  </w:tcBorders>
                  <w:shd w:val="clear" w:color="auto" w:fill="auto"/>
                  <w:noWrap/>
                  <w:vAlign w:val="bottom"/>
                  <w:hideMark/>
                </w:tcPr>
                <w:p w14:paraId="38CA9CA5"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166</w:t>
                  </w:r>
                </w:p>
              </w:tc>
              <w:tc>
                <w:tcPr>
                  <w:tcW w:w="1277" w:type="dxa"/>
                  <w:tcBorders>
                    <w:top w:val="nil"/>
                    <w:left w:val="nil"/>
                    <w:bottom w:val="single" w:sz="4" w:space="0" w:color="808080"/>
                    <w:right w:val="single" w:sz="4" w:space="0" w:color="808080"/>
                  </w:tcBorders>
                  <w:shd w:val="clear" w:color="auto" w:fill="auto"/>
                  <w:noWrap/>
                  <w:vAlign w:val="bottom"/>
                  <w:hideMark/>
                </w:tcPr>
                <w:p w14:paraId="4FE8313E"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1.717053691</w:t>
                  </w:r>
                </w:p>
              </w:tc>
              <w:tc>
                <w:tcPr>
                  <w:tcW w:w="733" w:type="dxa"/>
                  <w:tcBorders>
                    <w:top w:val="nil"/>
                    <w:left w:val="nil"/>
                    <w:bottom w:val="single" w:sz="4" w:space="0" w:color="808080"/>
                    <w:right w:val="single" w:sz="4" w:space="0" w:color="808080"/>
                  </w:tcBorders>
                  <w:shd w:val="clear" w:color="auto" w:fill="auto"/>
                  <w:noWrap/>
                  <w:vAlign w:val="bottom"/>
                  <w:hideMark/>
                </w:tcPr>
                <w:p w14:paraId="19B6066C"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0</w:t>
                  </w:r>
                </w:p>
              </w:tc>
            </w:tr>
            <w:tr w:rsidR="000C1C8B" w:rsidRPr="00925ECD" w14:paraId="2F7058FD"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498DF32B"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4</w:t>
                  </w:r>
                </w:p>
              </w:tc>
              <w:tc>
                <w:tcPr>
                  <w:tcW w:w="4436" w:type="dxa"/>
                  <w:tcBorders>
                    <w:top w:val="nil"/>
                    <w:left w:val="nil"/>
                    <w:bottom w:val="single" w:sz="4" w:space="0" w:color="808080"/>
                    <w:right w:val="single" w:sz="4" w:space="0" w:color="808080"/>
                  </w:tcBorders>
                  <w:shd w:val="clear" w:color="auto" w:fill="auto"/>
                  <w:noWrap/>
                  <w:vAlign w:val="bottom"/>
                  <w:hideMark/>
                </w:tcPr>
                <w:p w14:paraId="65B6A38B"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Towards language universals through lexical semantics: introduction to lexical and semantic typology</w:t>
                  </w:r>
                </w:p>
              </w:tc>
              <w:tc>
                <w:tcPr>
                  <w:tcW w:w="1131" w:type="dxa"/>
                  <w:tcBorders>
                    <w:top w:val="nil"/>
                    <w:left w:val="nil"/>
                    <w:bottom w:val="single" w:sz="4" w:space="0" w:color="808080"/>
                    <w:right w:val="single" w:sz="4" w:space="0" w:color="808080"/>
                  </w:tcBorders>
                  <w:shd w:val="clear" w:color="auto" w:fill="auto"/>
                  <w:noWrap/>
                  <w:vAlign w:val="bottom"/>
                  <w:hideMark/>
                </w:tcPr>
                <w:p w14:paraId="2AACED0E"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w:t>
                  </w:r>
                </w:p>
              </w:tc>
              <w:tc>
                <w:tcPr>
                  <w:tcW w:w="1149" w:type="dxa"/>
                  <w:tcBorders>
                    <w:top w:val="nil"/>
                    <w:left w:val="nil"/>
                    <w:bottom w:val="single" w:sz="4" w:space="0" w:color="808080"/>
                    <w:right w:val="single" w:sz="4" w:space="0" w:color="808080"/>
                  </w:tcBorders>
                  <w:shd w:val="clear" w:color="auto" w:fill="auto"/>
                  <w:noWrap/>
                  <w:vAlign w:val="bottom"/>
                  <w:hideMark/>
                </w:tcPr>
                <w:p w14:paraId="470EF898"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w:t>
                  </w:r>
                </w:p>
              </w:tc>
              <w:tc>
                <w:tcPr>
                  <w:tcW w:w="992" w:type="dxa"/>
                  <w:tcBorders>
                    <w:top w:val="nil"/>
                    <w:left w:val="nil"/>
                    <w:bottom w:val="single" w:sz="4" w:space="0" w:color="808080"/>
                    <w:right w:val="single" w:sz="4" w:space="0" w:color="808080"/>
                  </w:tcBorders>
                  <w:shd w:val="clear" w:color="auto" w:fill="auto"/>
                  <w:noWrap/>
                  <w:vAlign w:val="bottom"/>
                  <w:hideMark/>
                </w:tcPr>
                <w:p w14:paraId="2463B623"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166</w:t>
                  </w:r>
                </w:p>
              </w:tc>
              <w:tc>
                <w:tcPr>
                  <w:tcW w:w="1277" w:type="dxa"/>
                  <w:tcBorders>
                    <w:top w:val="nil"/>
                    <w:left w:val="nil"/>
                    <w:bottom w:val="single" w:sz="4" w:space="0" w:color="808080"/>
                    <w:right w:val="single" w:sz="4" w:space="0" w:color="808080"/>
                  </w:tcBorders>
                  <w:shd w:val="clear" w:color="auto" w:fill="auto"/>
                  <w:noWrap/>
                  <w:vAlign w:val="bottom"/>
                  <w:hideMark/>
                </w:tcPr>
                <w:p w14:paraId="204F2B2B"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1.717053691</w:t>
                  </w:r>
                </w:p>
              </w:tc>
              <w:tc>
                <w:tcPr>
                  <w:tcW w:w="733" w:type="dxa"/>
                  <w:tcBorders>
                    <w:top w:val="nil"/>
                    <w:left w:val="nil"/>
                    <w:bottom w:val="single" w:sz="4" w:space="0" w:color="808080"/>
                    <w:right w:val="single" w:sz="4" w:space="0" w:color="808080"/>
                  </w:tcBorders>
                  <w:shd w:val="clear" w:color="auto" w:fill="auto"/>
                  <w:noWrap/>
                  <w:vAlign w:val="bottom"/>
                  <w:hideMark/>
                </w:tcPr>
                <w:p w14:paraId="1837CAEB"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w:t>
                  </w:r>
                </w:p>
              </w:tc>
            </w:tr>
            <w:tr w:rsidR="000C1C8B" w:rsidRPr="00925ECD" w14:paraId="6DBC9C25"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04129D8F"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4</w:t>
                  </w:r>
                </w:p>
              </w:tc>
              <w:tc>
                <w:tcPr>
                  <w:tcW w:w="4436" w:type="dxa"/>
                  <w:tcBorders>
                    <w:top w:val="nil"/>
                    <w:left w:val="nil"/>
                    <w:bottom w:val="single" w:sz="4" w:space="0" w:color="808080"/>
                    <w:right w:val="single" w:sz="4" w:space="0" w:color="808080"/>
                  </w:tcBorders>
                  <w:shd w:val="clear" w:color="auto" w:fill="auto"/>
                  <w:noWrap/>
                  <w:vAlign w:val="bottom"/>
                  <w:hideMark/>
                </w:tcPr>
                <w:p w14:paraId="59331A8A"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w:t>
                  </w:r>
                </w:p>
              </w:tc>
              <w:tc>
                <w:tcPr>
                  <w:tcW w:w="1131" w:type="dxa"/>
                  <w:tcBorders>
                    <w:top w:val="nil"/>
                    <w:left w:val="nil"/>
                    <w:bottom w:val="single" w:sz="4" w:space="0" w:color="808080"/>
                    <w:right w:val="single" w:sz="4" w:space="0" w:color="808080"/>
                  </w:tcBorders>
                  <w:shd w:val="clear" w:color="auto" w:fill="auto"/>
                  <w:noWrap/>
                  <w:vAlign w:val="bottom"/>
                  <w:hideMark/>
                </w:tcPr>
                <w:p w14:paraId="188E04B0"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w:t>
                  </w:r>
                </w:p>
              </w:tc>
              <w:tc>
                <w:tcPr>
                  <w:tcW w:w="1149" w:type="dxa"/>
                  <w:tcBorders>
                    <w:top w:val="nil"/>
                    <w:left w:val="nil"/>
                    <w:bottom w:val="single" w:sz="4" w:space="0" w:color="808080"/>
                    <w:right w:val="single" w:sz="4" w:space="0" w:color="808080"/>
                  </w:tcBorders>
                  <w:shd w:val="clear" w:color="auto" w:fill="auto"/>
                  <w:noWrap/>
                  <w:vAlign w:val="bottom"/>
                  <w:hideMark/>
                </w:tcPr>
                <w:p w14:paraId="1B56A4A3"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4</w:t>
                  </w:r>
                </w:p>
              </w:tc>
              <w:tc>
                <w:tcPr>
                  <w:tcW w:w="992" w:type="dxa"/>
                  <w:tcBorders>
                    <w:top w:val="nil"/>
                    <w:left w:val="nil"/>
                    <w:bottom w:val="single" w:sz="4" w:space="0" w:color="808080"/>
                    <w:right w:val="single" w:sz="4" w:space="0" w:color="808080"/>
                  </w:tcBorders>
                  <w:shd w:val="clear" w:color="auto" w:fill="auto"/>
                  <w:noWrap/>
                  <w:vAlign w:val="bottom"/>
                  <w:hideMark/>
                </w:tcPr>
                <w:p w14:paraId="65F6CCBE"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281</w:t>
                  </w:r>
                </w:p>
              </w:tc>
              <w:tc>
                <w:tcPr>
                  <w:tcW w:w="1277" w:type="dxa"/>
                  <w:tcBorders>
                    <w:top w:val="nil"/>
                    <w:left w:val="nil"/>
                    <w:bottom w:val="single" w:sz="4" w:space="0" w:color="808080"/>
                    <w:right w:val="single" w:sz="4" w:space="0" w:color="808080"/>
                  </w:tcBorders>
                  <w:shd w:val="clear" w:color="auto" w:fill="auto"/>
                  <w:noWrap/>
                  <w:vAlign w:val="bottom"/>
                  <w:hideMark/>
                </w:tcPr>
                <w:p w14:paraId="48197275"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2.088077427</w:t>
                  </w:r>
                </w:p>
              </w:tc>
              <w:tc>
                <w:tcPr>
                  <w:tcW w:w="733" w:type="dxa"/>
                  <w:tcBorders>
                    <w:top w:val="nil"/>
                    <w:left w:val="nil"/>
                    <w:bottom w:val="single" w:sz="4" w:space="0" w:color="808080"/>
                    <w:right w:val="single" w:sz="4" w:space="0" w:color="808080"/>
                  </w:tcBorders>
                  <w:shd w:val="clear" w:color="auto" w:fill="auto"/>
                  <w:noWrap/>
                  <w:vAlign w:val="bottom"/>
                  <w:hideMark/>
                </w:tcPr>
                <w:p w14:paraId="1348DFC1"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3</w:t>
                  </w:r>
                </w:p>
              </w:tc>
            </w:tr>
            <w:tr w:rsidR="000C1C8B" w:rsidRPr="00925ECD" w14:paraId="0A3034ED"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77BF17A5"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5</w:t>
                  </w:r>
                </w:p>
              </w:tc>
              <w:tc>
                <w:tcPr>
                  <w:tcW w:w="4436" w:type="dxa"/>
                  <w:tcBorders>
                    <w:top w:val="nil"/>
                    <w:left w:val="nil"/>
                    <w:bottom w:val="single" w:sz="4" w:space="0" w:color="808080"/>
                    <w:right w:val="single" w:sz="4" w:space="0" w:color="808080"/>
                  </w:tcBorders>
                  <w:shd w:val="clear" w:color="auto" w:fill="auto"/>
                  <w:noWrap/>
                  <w:vAlign w:val="bottom"/>
                  <w:hideMark/>
                </w:tcPr>
                <w:p w14:paraId="78FB1DD5"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 xml:space="preserve">Build Your Professional </w:t>
                  </w:r>
                  <w:proofErr w:type="spellStart"/>
                  <w:r w:rsidRPr="00925ECD">
                    <w:rPr>
                      <w:rFonts w:ascii="Calibri" w:eastAsia="Times New Roman" w:hAnsi="Calibri" w:cs="Calibri"/>
                      <w:color w:val="000000"/>
                      <w:sz w:val="16"/>
                      <w:szCs w:val="16"/>
                      <w:lang w:val="en-GB" w:eastAsia="en-GB"/>
                    </w:rPr>
                    <w:t>ePortfolio</w:t>
                  </w:r>
                  <w:proofErr w:type="spellEnd"/>
                  <w:r w:rsidRPr="00925ECD">
                    <w:rPr>
                      <w:rFonts w:ascii="Calibri" w:eastAsia="Times New Roman" w:hAnsi="Calibri" w:cs="Calibri"/>
                      <w:color w:val="000000"/>
                      <w:sz w:val="16"/>
                      <w:szCs w:val="16"/>
                      <w:lang w:val="en-GB" w:eastAsia="en-GB"/>
                    </w:rPr>
                    <w:t xml:space="preserve"> in English</w:t>
                  </w:r>
                </w:p>
              </w:tc>
              <w:tc>
                <w:tcPr>
                  <w:tcW w:w="1131" w:type="dxa"/>
                  <w:tcBorders>
                    <w:top w:val="nil"/>
                    <w:left w:val="nil"/>
                    <w:bottom w:val="single" w:sz="4" w:space="0" w:color="808080"/>
                    <w:right w:val="single" w:sz="4" w:space="0" w:color="808080"/>
                  </w:tcBorders>
                  <w:shd w:val="clear" w:color="auto" w:fill="auto"/>
                  <w:noWrap/>
                  <w:vAlign w:val="bottom"/>
                  <w:hideMark/>
                </w:tcPr>
                <w:p w14:paraId="54B46F2F"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proofErr w:type="gramStart"/>
                  <w:r w:rsidRPr="00925ECD">
                    <w:rPr>
                      <w:rFonts w:ascii="Calibri" w:eastAsia="Times New Roman" w:hAnsi="Calibri" w:cs="Calibri"/>
                      <w:color w:val="000000"/>
                      <w:sz w:val="16"/>
                      <w:szCs w:val="16"/>
                      <w:lang w:val="en-GB" w:eastAsia="en-GB"/>
                    </w:rPr>
                    <w:t>not-mentioned</w:t>
                  </w:r>
                  <w:proofErr w:type="gramEnd"/>
                </w:p>
              </w:tc>
              <w:tc>
                <w:tcPr>
                  <w:tcW w:w="1149" w:type="dxa"/>
                  <w:tcBorders>
                    <w:top w:val="nil"/>
                    <w:left w:val="nil"/>
                    <w:bottom w:val="single" w:sz="4" w:space="0" w:color="808080"/>
                    <w:right w:val="single" w:sz="4" w:space="0" w:color="808080"/>
                  </w:tcBorders>
                  <w:shd w:val="clear" w:color="auto" w:fill="auto"/>
                  <w:noWrap/>
                  <w:vAlign w:val="bottom"/>
                  <w:hideMark/>
                </w:tcPr>
                <w:p w14:paraId="291A5330"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w:t>
                  </w:r>
                </w:p>
              </w:tc>
              <w:tc>
                <w:tcPr>
                  <w:tcW w:w="992" w:type="dxa"/>
                  <w:tcBorders>
                    <w:top w:val="nil"/>
                    <w:left w:val="nil"/>
                    <w:bottom w:val="single" w:sz="4" w:space="0" w:color="808080"/>
                    <w:right w:val="single" w:sz="4" w:space="0" w:color="808080"/>
                  </w:tcBorders>
                  <w:shd w:val="clear" w:color="auto" w:fill="auto"/>
                  <w:noWrap/>
                  <w:vAlign w:val="bottom"/>
                  <w:hideMark/>
                </w:tcPr>
                <w:p w14:paraId="71F62E9A"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165</w:t>
                  </w:r>
                </w:p>
              </w:tc>
              <w:tc>
                <w:tcPr>
                  <w:tcW w:w="1277" w:type="dxa"/>
                  <w:tcBorders>
                    <w:top w:val="nil"/>
                    <w:left w:val="nil"/>
                    <w:bottom w:val="single" w:sz="4" w:space="0" w:color="808080"/>
                    <w:right w:val="single" w:sz="4" w:space="0" w:color="808080"/>
                  </w:tcBorders>
                  <w:shd w:val="clear" w:color="auto" w:fill="auto"/>
                  <w:noWrap/>
                  <w:vAlign w:val="bottom"/>
                  <w:hideMark/>
                </w:tcPr>
                <w:p w14:paraId="0C66C5CE"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4.723412004</w:t>
                  </w:r>
                </w:p>
              </w:tc>
              <w:tc>
                <w:tcPr>
                  <w:tcW w:w="733" w:type="dxa"/>
                  <w:tcBorders>
                    <w:top w:val="nil"/>
                    <w:left w:val="nil"/>
                    <w:bottom w:val="single" w:sz="4" w:space="0" w:color="808080"/>
                    <w:right w:val="single" w:sz="4" w:space="0" w:color="808080"/>
                  </w:tcBorders>
                  <w:shd w:val="clear" w:color="auto" w:fill="auto"/>
                  <w:noWrap/>
                  <w:vAlign w:val="bottom"/>
                  <w:hideMark/>
                </w:tcPr>
                <w:p w14:paraId="5DBF2D0D"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0</w:t>
                  </w:r>
                </w:p>
              </w:tc>
            </w:tr>
            <w:tr w:rsidR="000C1C8B" w:rsidRPr="00925ECD" w14:paraId="21823EE9"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766B1C78"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5</w:t>
                  </w:r>
                </w:p>
              </w:tc>
              <w:tc>
                <w:tcPr>
                  <w:tcW w:w="4436" w:type="dxa"/>
                  <w:tcBorders>
                    <w:top w:val="nil"/>
                    <w:left w:val="nil"/>
                    <w:bottom w:val="single" w:sz="4" w:space="0" w:color="808080"/>
                    <w:right w:val="single" w:sz="4" w:space="0" w:color="808080"/>
                  </w:tcBorders>
                  <w:shd w:val="clear" w:color="auto" w:fill="auto"/>
                  <w:noWrap/>
                  <w:vAlign w:val="bottom"/>
                  <w:hideMark/>
                </w:tcPr>
                <w:p w14:paraId="06302687"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 xml:space="preserve">Build Your Professional </w:t>
                  </w:r>
                  <w:proofErr w:type="spellStart"/>
                  <w:r w:rsidRPr="00925ECD">
                    <w:rPr>
                      <w:rFonts w:ascii="Calibri" w:eastAsia="Times New Roman" w:hAnsi="Calibri" w:cs="Calibri"/>
                      <w:color w:val="000000"/>
                      <w:sz w:val="16"/>
                      <w:szCs w:val="16"/>
                      <w:lang w:val="en-GB" w:eastAsia="en-GB"/>
                    </w:rPr>
                    <w:t>ePortfolio</w:t>
                  </w:r>
                  <w:proofErr w:type="spellEnd"/>
                  <w:r w:rsidRPr="00925ECD">
                    <w:rPr>
                      <w:rFonts w:ascii="Calibri" w:eastAsia="Times New Roman" w:hAnsi="Calibri" w:cs="Calibri"/>
                      <w:color w:val="000000"/>
                      <w:sz w:val="16"/>
                      <w:szCs w:val="16"/>
                      <w:lang w:val="en-GB" w:eastAsia="en-GB"/>
                    </w:rPr>
                    <w:t xml:space="preserve"> in English</w:t>
                  </w:r>
                </w:p>
              </w:tc>
              <w:tc>
                <w:tcPr>
                  <w:tcW w:w="1131" w:type="dxa"/>
                  <w:tcBorders>
                    <w:top w:val="nil"/>
                    <w:left w:val="nil"/>
                    <w:bottom w:val="single" w:sz="4" w:space="0" w:color="808080"/>
                    <w:right w:val="single" w:sz="4" w:space="0" w:color="808080"/>
                  </w:tcBorders>
                  <w:shd w:val="clear" w:color="auto" w:fill="auto"/>
                  <w:noWrap/>
                  <w:vAlign w:val="bottom"/>
                  <w:hideMark/>
                </w:tcPr>
                <w:p w14:paraId="0042B122"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w:t>
                  </w:r>
                </w:p>
              </w:tc>
              <w:tc>
                <w:tcPr>
                  <w:tcW w:w="1149" w:type="dxa"/>
                  <w:tcBorders>
                    <w:top w:val="nil"/>
                    <w:left w:val="nil"/>
                    <w:bottom w:val="single" w:sz="4" w:space="0" w:color="808080"/>
                    <w:right w:val="single" w:sz="4" w:space="0" w:color="808080"/>
                  </w:tcBorders>
                  <w:shd w:val="clear" w:color="auto" w:fill="auto"/>
                  <w:noWrap/>
                  <w:vAlign w:val="bottom"/>
                  <w:hideMark/>
                </w:tcPr>
                <w:p w14:paraId="19921FA6"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w:t>
                  </w:r>
                </w:p>
              </w:tc>
              <w:tc>
                <w:tcPr>
                  <w:tcW w:w="992" w:type="dxa"/>
                  <w:tcBorders>
                    <w:top w:val="nil"/>
                    <w:left w:val="nil"/>
                    <w:bottom w:val="single" w:sz="4" w:space="0" w:color="808080"/>
                    <w:right w:val="single" w:sz="4" w:space="0" w:color="808080"/>
                  </w:tcBorders>
                  <w:shd w:val="clear" w:color="auto" w:fill="auto"/>
                  <w:noWrap/>
                  <w:vAlign w:val="bottom"/>
                  <w:hideMark/>
                </w:tcPr>
                <w:p w14:paraId="15D4E2EC"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165</w:t>
                  </w:r>
                </w:p>
              </w:tc>
              <w:tc>
                <w:tcPr>
                  <w:tcW w:w="1277" w:type="dxa"/>
                  <w:tcBorders>
                    <w:top w:val="nil"/>
                    <w:left w:val="nil"/>
                    <w:bottom w:val="single" w:sz="4" w:space="0" w:color="808080"/>
                    <w:right w:val="single" w:sz="4" w:space="0" w:color="808080"/>
                  </w:tcBorders>
                  <w:shd w:val="clear" w:color="auto" w:fill="auto"/>
                  <w:noWrap/>
                  <w:vAlign w:val="bottom"/>
                  <w:hideMark/>
                </w:tcPr>
                <w:p w14:paraId="231241BF"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4.723412004</w:t>
                  </w:r>
                </w:p>
              </w:tc>
              <w:tc>
                <w:tcPr>
                  <w:tcW w:w="733" w:type="dxa"/>
                  <w:tcBorders>
                    <w:top w:val="nil"/>
                    <w:left w:val="nil"/>
                    <w:bottom w:val="single" w:sz="4" w:space="0" w:color="808080"/>
                    <w:right w:val="single" w:sz="4" w:space="0" w:color="808080"/>
                  </w:tcBorders>
                  <w:shd w:val="clear" w:color="auto" w:fill="auto"/>
                  <w:noWrap/>
                  <w:vAlign w:val="bottom"/>
                  <w:hideMark/>
                </w:tcPr>
                <w:p w14:paraId="0E710966"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w:t>
                  </w:r>
                </w:p>
              </w:tc>
            </w:tr>
            <w:tr w:rsidR="000C1C8B" w:rsidRPr="00925ECD" w14:paraId="53D55008"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1CB4349B"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5</w:t>
                  </w:r>
                </w:p>
              </w:tc>
              <w:tc>
                <w:tcPr>
                  <w:tcW w:w="4436" w:type="dxa"/>
                  <w:tcBorders>
                    <w:top w:val="nil"/>
                    <w:left w:val="nil"/>
                    <w:bottom w:val="single" w:sz="4" w:space="0" w:color="808080"/>
                    <w:right w:val="single" w:sz="4" w:space="0" w:color="808080"/>
                  </w:tcBorders>
                  <w:shd w:val="clear" w:color="auto" w:fill="auto"/>
                  <w:noWrap/>
                  <w:vAlign w:val="bottom"/>
                  <w:hideMark/>
                </w:tcPr>
                <w:p w14:paraId="4852EE7B" w14:textId="77777777" w:rsidR="000C1C8B" w:rsidRPr="00925ECD" w:rsidRDefault="000C1C8B" w:rsidP="000C1C8B">
                  <w:pPr>
                    <w:spacing w:after="0" w:line="240" w:lineRule="auto"/>
                    <w:rPr>
                      <w:rFonts w:ascii="Calibri" w:eastAsia="Times New Roman" w:hAnsi="Calibri" w:cs="Calibri"/>
                      <w:color w:val="000000"/>
                      <w:sz w:val="16"/>
                      <w:szCs w:val="16"/>
                      <w:lang w:val="pt-BR" w:eastAsia="en-GB"/>
                    </w:rPr>
                  </w:pPr>
                  <w:r w:rsidRPr="00925ECD">
                    <w:rPr>
                      <w:rFonts w:ascii="Calibri" w:eastAsia="Times New Roman" w:hAnsi="Calibri" w:cs="Calibri"/>
                      <w:color w:val="000000"/>
                      <w:sz w:val="16"/>
                      <w:szCs w:val="16"/>
                      <w:lang w:val="pt-BR" w:eastAsia="en-GB"/>
                    </w:rPr>
                    <w:t xml:space="preserve">Chino </w:t>
                  </w:r>
                  <w:proofErr w:type="spellStart"/>
                  <w:r w:rsidRPr="00925ECD">
                    <w:rPr>
                      <w:rFonts w:ascii="Calibri" w:eastAsia="Times New Roman" w:hAnsi="Calibri" w:cs="Calibri"/>
                      <w:color w:val="000000"/>
                      <w:sz w:val="16"/>
                      <w:szCs w:val="16"/>
                      <w:lang w:val="pt-BR" w:eastAsia="en-GB"/>
                    </w:rPr>
                    <w:t>bÃƒÂ¡sico</w:t>
                  </w:r>
                  <w:proofErr w:type="spellEnd"/>
                  <w:r w:rsidRPr="00925ECD">
                    <w:rPr>
                      <w:rFonts w:ascii="Calibri" w:eastAsia="Times New Roman" w:hAnsi="Calibri" w:cs="Calibri"/>
                      <w:color w:val="000000"/>
                      <w:sz w:val="16"/>
                      <w:szCs w:val="16"/>
                      <w:lang w:val="pt-BR" w:eastAsia="en-GB"/>
                    </w:rPr>
                    <w:t xml:space="preserve">: CÃƒÂ³mo dar una </w:t>
                  </w:r>
                  <w:proofErr w:type="spellStart"/>
                  <w:r w:rsidRPr="00925ECD">
                    <w:rPr>
                      <w:rFonts w:ascii="Calibri" w:eastAsia="Times New Roman" w:hAnsi="Calibri" w:cs="Calibri"/>
                      <w:color w:val="000000"/>
                      <w:sz w:val="16"/>
                      <w:szCs w:val="16"/>
                      <w:lang w:val="pt-BR" w:eastAsia="en-GB"/>
                    </w:rPr>
                    <w:t>primera</w:t>
                  </w:r>
                  <w:proofErr w:type="spellEnd"/>
                  <w:r w:rsidRPr="00925ECD">
                    <w:rPr>
                      <w:rFonts w:ascii="Calibri" w:eastAsia="Times New Roman" w:hAnsi="Calibri" w:cs="Calibri"/>
                      <w:color w:val="000000"/>
                      <w:sz w:val="16"/>
                      <w:szCs w:val="16"/>
                      <w:lang w:val="pt-BR" w:eastAsia="en-GB"/>
                    </w:rPr>
                    <w:t xml:space="preserve"> impresiÃƒÂ³n positiva</w:t>
                  </w:r>
                </w:p>
              </w:tc>
              <w:tc>
                <w:tcPr>
                  <w:tcW w:w="1131" w:type="dxa"/>
                  <w:tcBorders>
                    <w:top w:val="nil"/>
                    <w:left w:val="nil"/>
                    <w:bottom w:val="single" w:sz="4" w:space="0" w:color="808080"/>
                    <w:right w:val="single" w:sz="4" w:space="0" w:color="808080"/>
                  </w:tcBorders>
                  <w:shd w:val="clear" w:color="auto" w:fill="auto"/>
                  <w:noWrap/>
                  <w:vAlign w:val="bottom"/>
                  <w:hideMark/>
                </w:tcPr>
                <w:p w14:paraId="3093CC29"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proofErr w:type="gramStart"/>
                  <w:r w:rsidRPr="00925ECD">
                    <w:rPr>
                      <w:rFonts w:ascii="Calibri" w:eastAsia="Times New Roman" w:hAnsi="Calibri" w:cs="Calibri"/>
                      <w:color w:val="000000"/>
                      <w:sz w:val="16"/>
                      <w:szCs w:val="16"/>
                      <w:lang w:val="en-GB" w:eastAsia="en-GB"/>
                    </w:rPr>
                    <w:t>not-mentioned</w:t>
                  </w:r>
                  <w:proofErr w:type="gramEnd"/>
                </w:p>
              </w:tc>
              <w:tc>
                <w:tcPr>
                  <w:tcW w:w="1149" w:type="dxa"/>
                  <w:tcBorders>
                    <w:top w:val="nil"/>
                    <w:left w:val="nil"/>
                    <w:bottom w:val="single" w:sz="4" w:space="0" w:color="808080"/>
                    <w:right w:val="single" w:sz="4" w:space="0" w:color="808080"/>
                  </w:tcBorders>
                  <w:shd w:val="clear" w:color="auto" w:fill="auto"/>
                  <w:noWrap/>
                  <w:vAlign w:val="bottom"/>
                  <w:hideMark/>
                </w:tcPr>
                <w:p w14:paraId="310C14D1"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w:t>
                  </w:r>
                </w:p>
              </w:tc>
              <w:tc>
                <w:tcPr>
                  <w:tcW w:w="992" w:type="dxa"/>
                  <w:tcBorders>
                    <w:top w:val="nil"/>
                    <w:left w:val="nil"/>
                    <w:bottom w:val="single" w:sz="4" w:space="0" w:color="808080"/>
                    <w:right w:val="single" w:sz="4" w:space="0" w:color="808080"/>
                  </w:tcBorders>
                  <w:shd w:val="clear" w:color="auto" w:fill="auto"/>
                  <w:noWrap/>
                  <w:vAlign w:val="bottom"/>
                  <w:hideMark/>
                </w:tcPr>
                <w:p w14:paraId="37875A30"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206</w:t>
                  </w:r>
                </w:p>
              </w:tc>
              <w:tc>
                <w:tcPr>
                  <w:tcW w:w="1277" w:type="dxa"/>
                  <w:tcBorders>
                    <w:top w:val="nil"/>
                    <w:left w:val="nil"/>
                    <w:bottom w:val="single" w:sz="4" w:space="0" w:color="808080"/>
                    <w:right w:val="single" w:sz="4" w:space="0" w:color="808080"/>
                  </w:tcBorders>
                  <w:shd w:val="clear" w:color="auto" w:fill="auto"/>
                  <w:noWrap/>
                  <w:vAlign w:val="bottom"/>
                  <w:hideMark/>
                </w:tcPr>
                <w:p w14:paraId="5E9BA91F"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3.451554294</w:t>
                  </w:r>
                </w:p>
              </w:tc>
              <w:tc>
                <w:tcPr>
                  <w:tcW w:w="733" w:type="dxa"/>
                  <w:tcBorders>
                    <w:top w:val="nil"/>
                    <w:left w:val="nil"/>
                    <w:bottom w:val="single" w:sz="4" w:space="0" w:color="808080"/>
                    <w:right w:val="single" w:sz="4" w:space="0" w:color="808080"/>
                  </w:tcBorders>
                  <w:shd w:val="clear" w:color="auto" w:fill="auto"/>
                  <w:noWrap/>
                  <w:vAlign w:val="bottom"/>
                  <w:hideMark/>
                </w:tcPr>
                <w:p w14:paraId="14B3E142"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0</w:t>
                  </w:r>
                </w:p>
              </w:tc>
            </w:tr>
            <w:tr w:rsidR="000C1C8B" w:rsidRPr="00925ECD" w14:paraId="7161CB4E"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396C1F72"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5</w:t>
                  </w:r>
                </w:p>
              </w:tc>
              <w:tc>
                <w:tcPr>
                  <w:tcW w:w="4436" w:type="dxa"/>
                  <w:tcBorders>
                    <w:top w:val="nil"/>
                    <w:left w:val="nil"/>
                    <w:bottom w:val="single" w:sz="4" w:space="0" w:color="808080"/>
                    <w:right w:val="single" w:sz="4" w:space="0" w:color="808080"/>
                  </w:tcBorders>
                  <w:shd w:val="clear" w:color="auto" w:fill="auto"/>
                  <w:noWrap/>
                  <w:vAlign w:val="bottom"/>
                  <w:hideMark/>
                </w:tcPr>
                <w:p w14:paraId="03FF1868" w14:textId="77777777" w:rsidR="000C1C8B" w:rsidRPr="00925ECD" w:rsidRDefault="000C1C8B" w:rsidP="000C1C8B">
                  <w:pPr>
                    <w:spacing w:after="0" w:line="240" w:lineRule="auto"/>
                    <w:rPr>
                      <w:rFonts w:ascii="Calibri" w:eastAsia="Times New Roman" w:hAnsi="Calibri" w:cs="Calibri"/>
                      <w:color w:val="000000"/>
                      <w:sz w:val="16"/>
                      <w:szCs w:val="16"/>
                      <w:lang w:val="pt-BR" w:eastAsia="en-GB"/>
                    </w:rPr>
                  </w:pPr>
                  <w:r w:rsidRPr="00925ECD">
                    <w:rPr>
                      <w:rFonts w:ascii="Calibri" w:eastAsia="Times New Roman" w:hAnsi="Calibri" w:cs="Calibri"/>
                      <w:color w:val="000000"/>
                      <w:sz w:val="16"/>
                      <w:szCs w:val="16"/>
                      <w:lang w:val="pt-BR" w:eastAsia="en-GB"/>
                    </w:rPr>
                    <w:t xml:space="preserve">Chino </w:t>
                  </w:r>
                  <w:proofErr w:type="spellStart"/>
                  <w:r w:rsidRPr="00925ECD">
                    <w:rPr>
                      <w:rFonts w:ascii="Calibri" w:eastAsia="Times New Roman" w:hAnsi="Calibri" w:cs="Calibri"/>
                      <w:color w:val="000000"/>
                      <w:sz w:val="16"/>
                      <w:szCs w:val="16"/>
                      <w:lang w:val="pt-BR" w:eastAsia="en-GB"/>
                    </w:rPr>
                    <w:t>bÃƒÂ¡sico</w:t>
                  </w:r>
                  <w:proofErr w:type="spellEnd"/>
                  <w:r w:rsidRPr="00925ECD">
                    <w:rPr>
                      <w:rFonts w:ascii="Calibri" w:eastAsia="Times New Roman" w:hAnsi="Calibri" w:cs="Calibri"/>
                      <w:color w:val="000000"/>
                      <w:sz w:val="16"/>
                      <w:szCs w:val="16"/>
                      <w:lang w:val="pt-BR" w:eastAsia="en-GB"/>
                    </w:rPr>
                    <w:t xml:space="preserve">: CÃƒÂ³mo dar una </w:t>
                  </w:r>
                  <w:proofErr w:type="spellStart"/>
                  <w:r w:rsidRPr="00925ECD">
                    <w:rPr>
                      <w:rFonts w:ascii="Calibri" w:eastAsia="Times New Roman" w:hAnsi="Calibri" w:cs="Calibri"/>
                      <w:color w:val="000000"/>
                      <w:sz w:val="16"/>
                      <w:szCs w:val="16"/>
                      <w:lang w:val="pt-BR" w:eastAsia="en-GB"/>
                    </w:rPr>
                    <w:t>primera</w:t>
                  </w:r>
                  <w:proofErr w:type="spellEnd"/>
                  <w:r w:rsidRPr="00925ECD">
                    <w:rPr>
                      <w:rFonts w:ascii="Calibri" w:eastAsia="Times New Roman" w:hAnsi="Calibri" w:cs="Calibri"/>
                      <w:color w:val="000000"/>
                      <w:sz w:val="16"/>
                      <w:szCs w:val="16"/>
                      <w:lang w:val="pt-BR" w:eastAsia="en-GB"/>
                    </w:rPr>
                    <w:t xml:space="preserve"> impresiÃƒÂ³n positiva</w:t>
                  </w:r>
                </w:p>
              </w:tc>
              <w:tc>
                <w:tcPr>
                  <w:tcW w:w="1131" w:type="dxa"/>
                  <w:tcBorders>
                    <w:top w:val="nil"/>
                    <w:left w:val="nil"/>
                    <w:bottom w:val="single" w:sz="4" w:space="0" w:color="808080"/>
                    <w:right w:val="single" w:sz="4" w:space="0" w:color="808080"/>
                  </w:tcBorders>
                  <w:shd w:val="clear" w:color="auto" w:fill="auto"/>
                  <w:noWrap/>
                  <w:vAlign w:val="bottom"/>
                  <w:hideMark/>
                </w:tcPr>
                <w:p w14:paraId="6C5805E6"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w:t>
                  </w:r>
                </w:p>
              </w:tc>
              <w:tc>
                <w:tcPr>
                  <w:tcW w:w="1149" w:type="dxa"/>
                  <w:tcBorders>
                    <w:top w:val="nil"/>
                    <w:left w:val="nil"/>
                    <w:bottom w:val="single" w:sz="4" w:space="0" w:color="808080"/>
                    <w:right w:val="single" w:sz="4" w:space="0" w:color="808080"/>
                  </w:tcBorders>
                  <w:shd w:val="clear" w:color="auto" w:fill="auto"/>
                  <w:noWrap/>
                  <w:vAlign w:val="bottom"/>
                  <w:hideMark/>
                </w:tcPr>
                <w:p w14:paraId="07E74AA2"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w:t>
                  </w:r>
                </w:p>
              </w:tc>
              <w:tc>
                <w:tcPr>
                  <w:tcW w:w="992" w:type="dxa"/>
                  <w:tcBorders>
                    <w:top w:val="nil"/>
                    <w:left w:val="nil"/>
                    <w:bottom w:val="single" w:sz="4" w:space="0" w:color="808080"/>
                    <w:right w:val="single" w:sz="4" w:space="0" w:color="808080"/>
                  </w:tcBorders>
                  <w:shd w:val="clear" w:color="auto" w:fill="auto"/>
                  <w:noWrap/>
                  <w:vAlign w:val="bottom"/>
                  <w:hideMark/>
                </w:tcPr>
                <w:p w14:paraId="4F26E8EA"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206</w:t>
                  </w:r>
                </w:p>
              </w:tc>
              <w:tc>
                <w:tcPr>
                  <w:tcW w:w="1277" w:type="dxa"/>
                  <w:tcBorders>
                    <w:top w:val="nil"/>
                    <w:left w:val="nil"/>
                    <w:bottom w:val="single" w:sz="4" w:space="0" w:color="808080"/>
                    <w:right w:val="single" w:sz="4" w:space="0" w:color="808080"/>
                  </w:tcBorders>
                  <w:shd w:val="clear" w:color="auto" w:fill="auto"/>
                  <w:noWrap/>
                  <w:vAlign w:val="bottom"/>
                  <w:hideMark/>
                </w:tcPr>
                <w:p w14:paraId="22C23E76"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3.451554294</w:t>
                  </w:r>
                </w:p>
              </w:tc>
              <w:tc>
                <w:tcPr>
                  <w:tcW w:w="733" w:type="dxa"/>
                  <w:tcBorders>
                    <w:top w:val="nil"/>
                    <w:left w:val="nil"/>
                    <w:bottom w:val="single" w:sz="4" w:space="0" w:color="808080"/>
                    <w:right w:val="single" w:sz="4" w:space="0" w:color="808080"/>
                  </w:tcBorders>
                  <w:shd w:val="clear" w:color="auto" w:fill="auto"/>
                  <w:noWrap/>
                  <w:vAlign w:val="bottom"/>
                  <w:hideMark/>
                </w:tcPr>
                <w:p w14:paraId="10E30C76"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w:t>
                  </w:r>
                </w:p>
              </w:tc>
            </w:tr>
            <w:tr w:rsidR="000C1C8B" w:rsidRPr="00925ECD" w14:paraId="7B91C4F2"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4FC15144"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5</w:t>
                  </w:r>
                </w:p>
              </w:tc>
              <w:tc>
                <w:tcPr>
                  <w:tcW w:w="4436" w:type="dxa"/>
                  <w:tcBorders>
                    <w:top w:val="nil"/>
                    <w:left w:val="nil"/>
                    <w:bottom w:val="single" w:sz="4" w:space="0" w:color="808080"/>
                    <w:right w:val="single" w:sz="4" w:space="0" w:color="808080"/>
                  </w:tcBorders>
                  <w:shd w:val="clear" w:color="auto" w:fill="auto"/>
                  <w:noWrap/>
                  <w:vAlign w:val="bottom"/>
                  <w:hideMark/>
                </w:tcPr>
                <w:p w14:paraId="46578721"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w:t>
                  </w:r>
                </w:p>
              </w:tc>
              <w:tc>
                <w:tcPr>
                  <w:tcW w:w="1131" w:type="dxa"/>
                  <w:tcBorders>
                    <w:top w:val="nil"/>
                    <w:left w:val="nil"/>
                    <w:bottom w:val="single" w:sz="4" w:space="0" w:color="808080"/>
                    <w:right w:val="single" w:sz="4" w:space="0" w:color="808080"/>
                  </w:tcBorders>
                  <w:shd w:val="clear" w:color="auto" w:fill="auto"/>
                  <w:noWrap/>
                  <w:vAlign w:val="bottom"/>
                  <w:hideMark/>
                </w:tcPr>
                <w:p w14:paraId="26E7C645"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w:t>
                  </w:r>
                </w:p>
              </w:tc>
              <w:tc>
                <w:tcPr>
                  <w:tcW w:w="1149" w:type="dxa"/>
                  <w:tcBorders>
                    <w:top w:val="nil"/>
                    <w:left w:val="nil"/>
                    <w:bottom w:val="single" w:sz="4" w:space="0" w:color="808080"/>
                    <w:right w:val="single" w:sz="4" w:space="0" w:color="808080"/>
                  </w:tcBorders>
                  <w:shd w:val="clear" w:color="auto" w:fill="auto"/>
                  <w:noWrap/>
                  <w:vAlign w:val="bottom"/>
                  <w:hideMark/>
                </w:tcPr>
                <w:p w14:paraId="24AE1145"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4</w:t>
                  </w:r>
                </w:p>
              </w:tc>
              <w:tc>
                <w:tcPr>
                  <w:tcW w:w="992" w:type="dxa"/>
                  <w:tcBorders>
                    <w:top w:val="nil"/>
                    <w:left w:val="nil"/>
                    <w:bottom w:val="single" w:sz="4" w:space="0" w:color="808080"/>
                    <w:right w:val="single" w:sz="4" w:space="0" w:color="808080"/>
                  </w:tcBorders>
                  <w:shd w:val="clear" w:color="auto" w:fill="auto"/>
                  <w:noWrap/>
                  <w:vAlign w:val="bottom"/>
                  <w:hideMark/>
                </w:tcPr>
                <w:p w14:paraId="44D9537E"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371</w:t>
                  </w:r>
                </w:p>
              </w:tc>
              <w:tc>
                <w:tcPr>
                  <w:tcW w:w="1277" w:type="dxa"/>
                  <w:tcBorders>
                    <w:top w:val="nil"/>
                    <w:left w:val="nil"/>
                    <w:bottom w:val="single" w:sz="4" w:space="0" w:color="808080"/>
                    <w:right w:val="single" w:sz="4" w:space="0" w:color="808080"/>
                  </w:tcBorders>
                  <w:shd w:val="clear" w:color="auto" w:fill="auto"/>
                  <w:noWrap/>
                  <w:vAlign w:val="bottom"/>
                  <w:hideMark/>
                </w:tcPr>
                <w:p w14:paraId="6064D0ED"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4.087483149</w:t>
                  </w:r>
                </w:p>
              </w:tc>
              <w:tc>
                <w:tcPr>
                  <w:tcW w:w="733" w:type="dxa"/>
                  <w:tcBorders>
                    <w:top w:val="nil"/>
                    <w:left w:val="nil"/>
                    <w:bottom w:val="single" w:sz="4" w:space="0" w:color="808080"/>
                    <w:right w:val="single" w:sz="4" w:space="0" w:color="808080"/>
                  </w:tcBorders>
                  <w:shd w:val="clear" w:color="auto" w:fill="auto"/>
                  <w:noWrap/>
                  <w:vAlign w:val="bottom"/>
                  <w:hideMark/>
                </w:tcPr>
                <w:p w14:paraId="16B0113B"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3</w:t>
                  </w:r>
                </w:p>
              </w:tc>
            </w:tr>
            <w:tr w:rsidR="000C1C8B" w:rsidRPr="00925ECD" w14:paraId="4E0136C9"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223D60D1"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6</w:t>
                  </w:r>
                </w:p>
              </w:tc>
              <w:tc>
                <w:tcPr>
                  <w:tcW w:w="4436" w:type="dxa"/>
                  <w:tcBorders>
                    <w:top w:val="nil"/>
                    <w:left w:val="nil"/>
                    <w:bottom w:val="single" w:sz="4" w:space="0" w:color="808080"/>
                    <w:right w:val="single" w:sz="4" w:space="0" w:color="808080"/>
                  </w:tcBorders>
                  <w:shd w:val="clear" w:color="auto" w:fill="auto"/>
                  <w:noWrap/>
                  <w:vAlign w:val="bottom"/>
                  <w:hideMark/>
                </w:tcPr>
                <w:p w14:paraId="27B7F0CB"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Blended Language Learning: Design and Practice for Teachers</w:t>
                  </w:r>
                </w:p>
              </w:tc>
              <w:tc>
                <w:tcPr>
                  <w:tcW w:w="1131" w:type="dxa"/>
                  <w:tcBorders>
                    <w:top w:val="nil"/>
                    <w:left w:val="nil"/>
                    <w:bottom w:val="single" w:sz="4" w:space="0" w:color="808080"/>
                    <w:right w:val="single" w:sz="4" w:space="0" w:color="808080"/>
                  </w:tcBorders>
                  <w:shd w:val="clear" w:color="auto" w:fill="auto"/>
                  <w:noWrap/>
                  <w:vAlign w:val="bottom"/>
                  <w:hideMark/>
                </w:tcPr>
                <w:p w14:paraId="569D5E6E"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Intermediate Level</w:t>
                  </w:r>
                </w:p>
              </w:tc>
              <w:tc>
                <w:tcPr>
                  <w:tcW w:w="1149" w:type="dxa"/>
                  <w:tcBorders>
                    <w:top w:val="nil"/>
                    <w:left w:val="nil"/>
                    <w:bottom w:val="single" w:sz="4" w:space="0" w:color="808080"/>
                    <w:right w:val="single" w:sz="4" w:space="0" w:color="808080"/>
                  </w:tcBorders>
                  <w:shd w:val="clear" w:color="auto" w:fill="auto"/>
                  <w:noWrap/>
                  <w:vAlign w:val="bottom"/>
                  <w:hideMark/>
                </w:tcPr>
                <w:p w14:paraId="6E3C9520"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w:t>
                  </w:r>
                </w:p>
              </w:tc>
              <w:tc>
                <w:tcPr>
                  <w:tcW w:w="992" w:type="dxa"/>
                  <w:tcBorders>
                    <w:top w:val="nil"/>
                    <w:left w:val="nil"/>
                    <w:bottom w:val="single" w:sz="4" w:space="0" w:color="808080"/>
                    <w:right w:val="single" w:sz="4" w:space="0" w:color="808080"/>
                  </w:tcBorders>
                  <w:shd w:val="clear" w:color="auto" w:fill="auto"/>
                  <w:noWrap/>
                  <w:vAlign w:val="bottom"/>
                  <w:hideMark/>
                </w:tcPr>
                <w:p w14:paraId="2531CD6F"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190</w:t>
                  </w:r>
                </w:p>
              </w:tc>
              <w:tc>
                <w:tcPr>
                  <w:tcW w:w="1277" w:type="dxa"/>
                  <w:tcBorders>
                    <w:top w:val="nil"/>
                    <w:left w:val="nil"/>
                    <w:bottom w:val="single" w:sz="4" w:space="0" w:color="808080"/>
                    <w:right w:val="single" w:sz="4" w:space="0" w:color="808080"/>
                  </w:tcBorders>
                  <w:shd w:val="clear" w:color="auto" w:fill="auto"/>
                  <w:noWrap/>
                  <w:vAlign w:val="bottom"/>
                  <w:hideMark/>
                </w:tcPr>
                <w:p w14:paraId="02A2E8E1"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2.918705009</w:t>
                  </w:r>
                </w:p>
              </w:tc>
              <w:tc>
                <w:tcPr>
                  <w:tcW w:w="733" w:type="dxa"/>
                  <w:tcBorders>
                    <w:top w:val="nil"/>
                    <w:left w:val="nil"/>
                    <w:bottom w:val="single" w:sz="4" w:space="0" w:color="808080"/>
                    <w:right w:val="single" w:sz="4" w:space="0" w:color="808080"/>
                  </w:tcBorders>
                  <w:shd w:val="clear" w:color="auto" w:fill="auto"/>
                  <w:noWrap/>
                  <w:vAlign w:val="bottom"/>
                  <w:hideMark/>
                </w:tcPr>
                <w:p w14:paraId="3ECCB324"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0</w:t>
                  </w:r>
                </w:p>
              </w:tc>
            </w:tr>
            <w:tr w:rsidR="000C1C8B" w:rsidRPr="00925ECD" w14:paraId="1E081173"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1F9F8B2C"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6</w:t>
                  </w:r>
                </w:p>
              </w:tc>
              <w:tc>
                <w:tcPr>
                  <w:tcW w:w="4436" w:type="dxa"/>
                  <w:tcBorders>
                    <w:top w:val="nil"/>
                    <w:left w:val="nil"/>
                    <w:bottom w:val="single" w:sz="4" w:space="0" w:color="808080"/>
                    <w:right w:val="single" w:sz="4" w:space="0" w:color="808080"/>
                  </w:tcBorders>
                  <w:shd w:val="clear" w:color="auto" w:fill="auto"/>
                  <w:noWrap/>
                  <w:vAlign w:val="bottom"/>
                  <w:hideMark/>
                </w:tcPr>
                <w:p w14:paraId="46AADBC5"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Blended Language Learning: Design and Practice for Teachers</w:t>
                  </w:r>
                </w:p>
              </w:tc>
              <w:tc>
                <w:tcPr>
                  <w:tcW w:w="1131" w:type="dxa"/>
                  <w:tcBorders>
                    <w:top w:val="nil"/>
                    <w:left w:val="nil"/>
                    <w:bottom w:val="single" w:sz="4" w:space="0" w:color="808080"/>
                    <w:right w:val="single" w:sz="4" w:space="0" w:color="808080"/>
                  </w:tcBorders>
                  <w:shd w:val="clear" w:color="auto" w:fill="auto"/>
                  <w:noWrap/>
                  <w:vAlign w:val="bottom"/>
                  <w:hideMark/>
                </w:tcPr>
                <w:p w14:paraId="23BDE4AB"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w:t>
                  </w:r>
                </w:p>
              </w:tc>
              <w:tc>
                <w:tcPr>
                  <w:tcW w:w="1149" w:type="dxa"/>
                  <w:tcBorders>
                    <w:top w:val="nil"/>
                    <w:left w:val="nil"/>
                    <w:bottom w:val="single" w:sz="4" w:space="0" w:color="808080"/>
                    <w:right w:val="single" w:sz="4" w:space="0" w:color="808080"/>
                  </w:tcBorders>
                  <w:shd w:val="clear" w:color="auto" w:fill="auto"/>
                  <w:noWrap/>
                  <w:vAlign w:val="bottom"/>
                  <w:hideMark/>
                </w:tcPr>
                <w:p w14:paraId="46FA2E44"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w:t>
                  </w:r>
                </w:p>
              </w:tc>
              <w:tc>
                <w:tcPr>
                  <w:tcW w:w="992" w:type="dxa"/>
                  <w:tcBorders>
                    <w:top w:val="nil"/>
                    <w:left w:val="nil"/>
                    <w:bottom w:val="single" w:sz="4" w:space="0" w:color="808080"/>
                    <w:right w:val="single" w:sz="4" w:space="0" w:color="808080"/>
                  </w:tcBorders>
                  <w:shd w:val="clear" w:color="auto" w:fill="auto"/>
                  <w:noWrap/>
                  <w:vAlign w:val="bottom"/>
                  <w:hideMark/>
                </w:tcPr>
                <w:p w14:paraId="06CDBEBF"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190</w:t>
                  </w:r>
                </w:p>
              </w:tc>
              <w:tc>
                <w:tcPr>
                  <w:tcW w:w="1277" w:type="dxa"/>
                  <w:tcBorders>
                    <w:top w:val="nil"/>
                    <w:left w:val="nil"/>
                    <w:bottom w:val="single" w:sz="4" w:space="0" w:color="808080"/>
                    <w:right w:val="single" w:sz="4" w:space="0" w:color="808080"/>
                  </w:tcBorders>
                  <w:shd w:val="clear" w:color="auto" w:fill="auto"/>
                  <w:noWrap/>
                  <w:vAlign w:val="bottom"/>
                  <w:hideMark/>
                </w:tcPr>
                <w:p w14:paraId="1E1B6946"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2.918705009</w:t>
                  </w:r>
                </w:p>
              </w:tc>
              <w:tc>
                <w:tcPr>
                  <w:tcW w:w="733" w:type="dxa"/>
                  <w:tcBorders>
                    <w:top w:val="nil"/>
                    <w:left w:val="nil"/>
                    <w:bottom w:val="single" w:sz="4" w:space="0" w:color="808080"/>
                    <w:right w:val="single" w:sz="4" w:space="0" w:color="808080"/>
                  </w:tcBorders>
                  <w:shd w:val="clear" w:color="auto" w:fill="auto"/>
                  <w:noWrap/>
                  <w:vAlign w:val="bottom"/>
                  <w:hideMark/>
                </w:tcPr>
                <w:p w14:paraId="1CA26BA3"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w:t>
                  </w:r>
                </w:p>
              </w:tc>
            </w:tr>
            <w:tr w:rsidR="000C1C8B" w:rsidRPr="00925ECD" w14:paraId="7259A8E6"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36923C53"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6</w:t>
                  </w:r>
                </w:p>
              </w:tc>
              <w:tc>
                <w:tcPr>
                  <w:tcW w:w="4436" w:type="dxa"/>
                  <w:tcBorders>
                    <w:top w:val="nil"/>
                    <w:left w:val="nil"/>
                    <w:bottom w:val="single" w:sz="4" w:space="0" w:color="808080"/>
                    <w:right w:val="single" w:sz="4" w:space="0" w:color="808080"/>
                  </w:tcBorders>
                  <w:shd w:val="clear" w:color="auto" w:fill="auto"/>
                  <w:noWrap/>
                  <w:vAlign w:val="bottom"/>
                  <w:hideMark/>
                </w:tcPr>
                <w:p w14:paraId="232103F0"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English for Science, Technology, Engineering, and Mathematics</w:t>
                  </w:r>
                </w:p>
              </w:tc>
              <w:tc>
                <w:tcPr>
                  <w:tcW w:w="1131" w:type="dxa"/>
                  <w:tcBorders>
                    <w:top w:val="nil"/>
                    <w:left w:val="nil"/>
                    <w:bottom w:val="single" w:sz="4" w:space="0" w:color="808080"/>
                    <w:right w:val="single" w:sz="4" w:space="0" w:color="808080"/>
                  </w:tcBorders>
                  <w:shd w:val="clear" w:color="auto" w:fill="auto"/>
                  <w:noWrap/>
                  <w:vAlign w:val="bottom"/>
                  <w:hideMark/>
                </w:tcPr>
                <w:p w14:paraId="44A0C21D"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Beginner Level</w:t>
                  </w:r>
                </w:p>
              </w:tc>
              <w:tc>
                <w:tcPr>
                  <w:tcW w:w="1149" w:type="dxa"/>
                  <w:tcBorders>
                    <w:top w:val="nil"/>
                    <w:left w:val="nil"/>
                    <w:bottom w:val="single" w:sz="4" w:space="0" w:color="808080"/>
                    <w:right w:val="single" w:sz="4" w:space="0" w:color="808080"/>
                  </w:tcBorders>
                  <w:shd w:val="clear" w:color="auto" w:fill="auto"/>
                  <w:noWrap/>
                  <w:vAlign w:val="bottom"/>
                  <w:hideMark/>
                </w:tcPr>
                <w:p w14:paraId="6643A7A7"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3</w:t>
                  </w:r>
                </w:p>
              </w:tc>
              <w:tc>
                <w:tcPr>
                  <w:tcW w:w="992" w:type="dxa"/>
                  <w:tcBorders>
                    <w:top w:val="nil"/>
                    <w:left w:val="nil"/>
                    <w:bottom w:val="single" w:sz="4" w:space="0" w:color="808080"/>
                    <w:right w:val="single" w:sz="4" w:space="0" w:color="808080"/>
                  </w:tcBorders>
                  <w:shd w:val="clear" w:color="auto" w:fill="auto"/>
                  <w:noWrap/>
                  <w:vAlign w:val="bottom"/>
                  <w:hideMark/>
                </w:tcPr>
                <w:p w14:paraId="4C8398B2"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307</w:t>
                  </w:r>
                </w:p>
              </w:tc>
              <w:tc>
                <w:tcPr>
                  <w:tcW w:w="1277" w:type="dxa"/>
                  <w:tcBorders>
                    <w:top w:val="nil"/>
                    <w:left w:val="nil"/>
                    <w:bottom w:val="single" w:sz="4" w:space="0" w:color="808080"/>
                    <w:right w:val="single" w:sz="4" w:space="0" w:color="808080"/>
                  </w:tcBorders>
                  <w:shd w:val="clear" w:color="auto" w:fill="auto"/>
                  <w:noWrap/>
                  <w:vAlign w:val="bottom"/>
                  <w:hideMark/>
                </w:tcPr>
                <w:p w14:paraId="6F85B522"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2.010617201</w:t>
                  </w:r>
                </w:p>
              </w:tc>
              <w:tc>
                <w:tcPr>
                  <w:tcW w:w="733" w:type="dxa"/>
                  <w:tcBorders>
                    <w:top w:val="nil"/>
                    <w:left w:val="nil"/>
                    <w:bottom w:val="single" w:sz="4" w:space="0" w:color="808080"/>
                    <w:right w:val="single" w:sz="4" w:space="0" w:color="808080"/>
                  </w:tcBorders>
                  <w:shd w:val="clear" w:color="auto" w:fill="auto"/>
                  <w:noWrap/>
                  <w:vAlign w:val="bottom"/>
                  <w:hideMark/>
                </w:tcPr>
                <w:p w14:paraId="7782DCB3"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0</w:t>
                  </w:r>
                </w:p>
              </w:tc>
            </w:tr>
            <w:tr w:rsidR="000C1C8B" w:rsidRPr="00925ECD" w14:paraId="64C000C2"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74B172B7"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6</w:t>
                  </w:r>
                </w:p>
              </w:tc>
              <w:tc>
                <w:tcPr>
                  <w:tcW w:w="4436" w:type="dxa"/>
                  <w:tcBorders>
                    <w:top w:val="nil"/>
                    <w:left w:val="nil"/>
                    <w:bottom w:val="single" w:sz="4" w:space="0" w:color="808080"/>
                    <w:right w:val="single" w:sz="4" w:space="0" w:color="808080"/>
                  </w:tcBorders>
                  <w:shd w:val="clear" w:color="auto" w:fill="auto"/>
                  <w:noWrap/>
                  <w:vAlign w:val="bottom"/>
                  <w:hideMark/>
                </w:tcPr>
                <w:p w14:paraId="568ADDBA"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English for Science, Technology, Engineering, and Mathematics</w:t>
                  </w:r>
                </w:p>
              </w:tc>
              <w:tc>
                <w:tcPr>
                  <w:tcW w:w="1131" w:type="dxa"/>
                  <w:tcBorders>
                    <w:top w:val="nil"/>
                    <w:left w:val="nil"/>
                    <w:bottom w:val="single" w:sz="4" w:space="0" w:color="808080"/>
                    <w:right w:val="single" w:sz="4" w:space="0" w:color="808080"/>
                  </w:tcBorders>
                  <w:shd w:val="clear" w:color="auto" w:fill="auto"/>
                  <w:noWrap/>
                  <w:vAlign w:val="bottom"/>
                  <w:hideMark/>
                </w:tcPr>
                <w:p w14:paraId="2868FD2B"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w:t>
                  </w:r>
                </w:p>
              </w:tc>
              <w:tc>
                <w:tcPr>
                  <w:tcW w:w="1149" w:type="dxa"/>
                  <w:tcBorders>
                    <w:top w:val="nil"/>
                    <w:left w:val="nil"/>
                    <w:bottom w:val="single" w:sz="4" w:space="0" w:color="808080"/>
                    <w:right w:val="single" w:sz="4" w:space="0" w:color="808080"/>
                  </w:tcBorders>
                  <w:shd w:val="clear" w:color="auto" w:fill="auto"/>
                  <w:noWrap/>
                  <w:vAlign w:val="bottom"/>
                  <w:hideMark/>
                </w:tcPr>
                <w:p w14:paraId="5EC510DE"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3</w:t>
                  </w:r>
                </w:p>
              </w:tc>
              <w:tc>
                <w:tcPr>
                  <w:tcW w:w="992" w:type="dxa"/>
                  <w:tcBorders>
                    <w:top w:val="nil"/>
                    <w:left w:val="nil"/>
                    <w:bottom w:val="single" w:sz="4" w:space="0" w:color="808080"/>
                    <w:right w:val="single" w:sz="4" w:space="0" w:color="808080"/>
                  </w:tcBorders>
                  <w:shd w:val="clear" w:color="auto" w:fill="auto"/>
                  <w:noWrap/>
                  <w:vAlign w:val="bottom"/>
                  <w:hideMark/>
                </w:tcPr>
                <w:p w14:paraId="492501F8"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307</w:t>
                  </w:r>
                </w:p>
              </w:tc>
              <w:tc>
                <w:tcPr>
                  <w:tcW w:w="1277" w:type="dxa"/>
                  <w:tcBorders>
                    <w:top w:val="nil"/>
                    <w:left w:val="nil"/>
                    <w:bottom w:val="single" w:sz="4" w:space="0" w:color="808080"/>
                    <w:right w:val="single" w:sz="4" w:space="0" w:color="808080"/>
                  </w:tcBorders>
                  <w:shd w:val="clear" w:color="auto" w:fill="auto"/>
                  <w:noWrap/>
                  <w:vAlign w:val="bottom"/>
                  <w:hideMark/>
                </w:tcPr>
                <w:p w14:paraId="2BC96175"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2.010617201</w:t>
                  </w:r>
                </w:p>
              </w:tc>
              <w:tc>
                <w:tcPr>
                  <w:tcW w:w="733" w:type="dxa"/>
                  <w:tcBorders>
                    <w:top w:val="nil"/>
                    <w:left w:val="nil"/>
                    <w:bottom w:val="single" w:sz="4" w:space="0" w:color="808080"/>
                    <w:right w:val="single" w:sz="4" w:space="0" w:color="808080"/>
                  </w:tcBorders>
                  <w:shd w:val="clear" w:color="auto" w:fill="auto"/>
                  <w:noWrap/>
                  <w:vAlign w:val="bottom"/>
                  <w:hideMark/>
                </w:tcPr>
                <w:p w14:paraId="67ACA197"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w:t>
                  </w:r>
                </w:p>
              </w:tc>
            </w:tr>
            <w:tr w:rsidR="000C1C8B" w:rsidRPr="00925ECD" w14:paraId="728E58E7"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34EA09B0"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6</w:t>
                  </w:r>
                </w:p>
              </w:tc>
              <w:tc>
                <w:tcPr>
                  <w:tcW w:w="4436" w:type="dxa"/>
                  <w:tcBorders>
                    <w:top w:val="nil"/>
                    <w:left w:val="nil"/>
                    <w:bottom w:val="single" w:sz="4" w:space="0" w:color="808080"/>
                    <w:right w:val="single" w:sz="4" w:space="0" w:color="808080"/>
                  </w:tcBorders>
                  <w:shd w:val="clear" w:color="auto" w:fill="auto"/>
                  <w:noWrap/>
                  <w:vAlign w:val="bottom"/>
                  <w:hideMark/>
                </w:tcPr>
                <w:p w14:paraId="11827E68"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Perfect Tenses and Modals</w:t>
                  </w:r>
                </w:p>
              </w:tc>
              <w:tc>
                <w:tcPr>
                  <w:tcW w:w="1131" w:type="dxa"/>
                  <w:tcBorders>
                    <w:top w:val="nil"/>
                    <w:left w:val="nil"/>
                    <w:bottom w:val="single" w:sz="4" w:space="0" w:color="808080"/>
                    <w:right w:val="single" w:sz="4" w:space="0" w:color="808080"/>
                  </w:tcBorders>
                  <w:shd w:val="clear" w:color="auto" w:fill="auto"/>
                  <w:noWrap/>
                  <w:vAlign w:val="bottom"/>
                  <w:hideMark/>
                </w:tcPr>
                <w:p w14:paraId="56380A9C"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Intermediate Level</w:t>
                  </w:r>
                </w:p>
              </w:tc>
              <w:tc>
                <w:tcPr>
                  <w:tcW w:w="1149" w:type="dxa"/>
                  <w:tcBorders>
                    <w:top w:val="nil"/>
                    <w:left w:val="nil"/>
                    <w:bottom w:val="single" w:sz="4" w:space="0" w:color="808080"/>
                    <w:right w:val="single" w:sz="4" w:space="0" w:color="808080"/>
                  </w:tcBorders>
                  <w:shd w:val="clear" w:color="auto" w:fill="auto"/>
                  <w:noWrap/>
                  <w:vAlign w:val="bottom"/>
                  <w:hideMark/>
                </w:tcPr>
                <w:p w14:paraId="3EFBF0AB"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w:t>
                  </w:r>
                </w:p>
              </w:tc>
              <w:tc>
                <w:tcPr>
                  <w:tcW w:w="992" w:type="dxa"/>
                  <w:tcBorders>
                    <w:top w:val="nil"/>
                    <w:left w:val="nil"/>
                    <w:bottom w:val="single" w:sz="4" w:space="0" w:color="808080"/>
                    <w:right w:val="single" w:sz="4" w:space="0" w:color="808080"/>
                  </w:tcBorders>
                  <w:shd w:val="clear" w:color="auto" w:fill="auto"/>
                  <w:noWrap/>
                  <w:vAlign w:val="bottom"/>
                  <w:hideMark/>
                </w:tcPr>
                <w:p w14:paraId="624C9C79"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274</w:t>
                  </w:r>
                </w:p>
              </w:tc>
              <w:tc>
                <w:tcPr>
                  <w:tcW w:w="1277" w:type="dxa"/>
                  <w:tcBorders>
                    <w:top w:val="nil"/>
                    <w:left w:val="nil"/>
                    <w:bottom w:val="single" w:sz="4" w:space="0" w:color="808080"/>
                    <w:right w:val="single" w:sz="4" w:space="0" w:color="808080"/>
                  </w:tcBorders>
                  <w:shd w:val="clear" w:color="auto" w:fill="auto"/>
                  <w:noWrap/>
                  <w:vAlign w:val="bottom"/>
                  <w:hideMark/>
                </w:tcPr>
                <w:p w14:paraId="301BAB52"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1.363491317</w:t>
                  </w:r>
                </w:p>
              </w:tc>
              <w:tc>
                <w:tcPr>
                  <w:tcW w:w="733" w:type="dxa"/>
                  <w:tcBorders>
                    <w:top w:val="nil"/>
                    <w:left w:val="nil"/>
                    <w:bottom w:val="single" w:sz="4" w:space="0" w:color="808080"/>
                    <w:right w:val="single" w:sz="4" w:space="0" w:color="808080"/>
                  </w:tcBorders>
                  <w:shd w:val="clear" w:color="auto" w:fill="auto"/>
                  <w:noWrap/>
                  <w:vAlign w:val="bottom"/>
                  <w:hideMark/>
                </w:tcPr>
                <w:p w14:paraId="308828B4"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0</w:t>
                  </w:r>
                </w:p>
              </w:tc>
            </w:tr>
            <w:tr w:rsidR="000C1C8B" w:rsidRPr="00925ECD" w14:paraId="7AE3D8F3" w14:textId="77777777" w:rsidTr="00366D58">
              <w:trPr>
                <w:trHeight w:val="288"/>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hideMark/>
                </w:tcPr>
                <w:p w14:paraId="59F59C1D"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6</w:t>
                  </w:r>
                </w:p>
              </w:tc>
              <w:tc>
                <w:tcPr>
                  <w:tcW w:w="4436" w:type="dxa"/>
                  <w:tcBorders>
                    <w:top w:val="nil"/>
                    <w:left w:val="nil"/>
                    <w:bottom w:val="single" w:sz="4" w:space="0" w:color="808080"/>
                    <w:right w:val="single" w:sz="4" w:space="0" w:color="808080"/>
                  </w:tcBorders>
                  <w:shd w:val="clear" w:color="auto" w:fill="auto"/>
                  <w:noWrap/>
                  <w:vAlign w:val="bottom"/>
                  <w:hideMark/>
                </w:tcPr>
                <w:p w14:paraId="3E72EAAA"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Perfect Tenses and Modals</w:t>
                  </w:r>
                </w:p>
              </w:tc>
              <w:tc>
                <w:tcPr>
                  <w:tcW w:w="1131" w:type="dxa"/>
                  <w:tcBorders>
                    <w:top w:val="nil"/>
                    <w:left w:val="nil"/>
                    <w:bottom w:val="single" w:sz="4" w:space="0" w:color="808080"/>
                    <w:right w:val="single" w:sz="4" w:space="0" w:color="808080"/>
                  </w:tcBorders>
                  <w:shd w:val="clear" w:color="auto" w:fill="auto"/>
                  <w:noWrap/>
                  <w:vAlign w:val="bottom"/>
                  <w:hideMark/>
                </w:tcPr>
                <w:p w14:paraId="59A14556"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w:t>
                  </w:r>
                </w:p>
              </w:tc>
              <w:tc>
                <w:tcPr>
                  <w:tcW w:w="1149" w:type="dxa"/>
                  <w:tcBorders>
                    <w:top w:val="nil"/>
                    <w:left w:val="nil"/>
                    <w:bottom w:val="single" w:sz="4" w:space="0" w:color="808080"/>
                    <w:right w:val="single" w:sz="4" w:space="0" w:color="808080"/>
                  </w:tcBorders>
                  <w:shd w:val="clear" w:color="auto" w:fill="auto"/>
                  <w:noWrap/>
                  <w:vAlign w:val="bottom"/>
                  <w:hideMark/>
                </w:tcPr>
                <w:p w14:paraId="1AEDDC52"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w:t>
                  </w:r>
                </w:p>
              </w:tc>
              <w:tc>
                <w:tcPr>
                  <w:tcW w:w="992" w:type="dxa"/>
                  <w:tcBorders>
                    <w:top w:val="nil"/>
                    <w:left w:val="nil"/>
                    <w:bottom w:val="single" w:sz="4" w:space="0" w:color="808080"/>
                    <w:right w:val="single" w:sz="4" w:space="0" w:color="808080"/>
                  </w:tcBorders>
                  <w:shd w:val="clear" w:color="auto" w:fill="auto"/>
                  <w:noWrap/>
                  <w:vAlign w:val="bottom"/>
                  <w:hideMark/>
                </w:tcPr>
                <w:p w14:paraId="3229F4BB"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274</w:t>
                  </w:r>
                </w:p>
              </w:tc>
              <w:tc>
                <w:tcPr>
                  <w:tcW w:w="1277" w:type="dxa"/>
                  <w:tcBorders>
                    <w:top w:val="nil"/>
                    <w:left w:val="nil"/>
                    <w:bottom w:val="single" w:sz="4" w:space="0" w:color="808080"/>
                    <w:right w:val="single" w:sz="4" w:space="0" w:color="808080"/>
                  </w:tcBorders>
                  <w:shd w:val="clear" w:color="auto" w:fill="auto"/>
                  <w:noWrap/>
                  <w:vAlign w:val="bottom"/>
                  <w:hideMark/>
                </w:tcPr>
                <w:p w14:paraId="0E9E7397"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1.363491317</w:t>
                  </w:r>
                </w:p>
              </w:tc>
              <w:tc>
                <w:tcPr>
                  <w:tcW w:w="733" w:type="dxa"/>
                  <w:tcBorders>
                    <w:top w:val="nil"/>
                    <w:left w:val="nil"/>
                    <w:bottom w:val="single" w:sz="4" w:space="0" w:color="808080"/>
                    <w:right w:val="single" w:sz="4" w:space="0" w:color="808080"/>
                  </w:tcBorders>
                  <w:shd w:val="clear" w:color="auto" w:fill="auto"/>
                  <w:noWrap/>
                  <w:vAlign w:val="bottom"/>
                  <w:hideMark/>
                </w:tcPr>
                <w:p w14:paraId="6FC53089"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1</w:t>
                  </w:r>
                </w:p>
              </w:tc>
            </w:tr>
            <w:tr w:rsidR="000C1C8B" w:rsidRPr="00925ECD" w14:paraId="5069ED00" w14:textId="77777777" w:rsidTr="00366D58">
              <w:trPr>
                <w:trHeight w:val="288"/>
                <w:jc w:val="center"/>
              </w:trPr>
              <w:tc>
                <w:tcPr>
                  <w:tcW w:w="684" w:type="dxa"/>
                  <w:tcBorders>
                    <w:top w:val="nil"/>
                    <w:left w:val="single" w:sz="4" w:space="0" w:color="808080"/>
                    <w:bottom w:val="nil"/>
                    <w:right w:val="single" w:sz="4" w:space="0" w:color="808080"/>
                  </w:tcBorders>
                  <w:shd w:val="clear" w:color="auto" w:fill="auto"/>
                  <w:noWrap/>
                  <w:vAlign w:val="bottom"/>
                  <w:hideMark/>
                </w:tcPr>
                <w:p w14:paraId="1206D2BF"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6</w:t>
                  </w:r>
                </w:p>
              </w:tc>
              <w:tc>
                <w:tcPr>
                  <w:tcW w:w="4436" w:type="dxa"/>
                  <w:tcBorders>
                    <w:top w:val="nil"/>
                    <w:left w:val="nil"/>
                    <w:bottom w:val="nil"/>
                    <w:right w:val="single" w:sz="4" w:space="0" w:color="808080"/>
                  </w:tcBorders>
                  <w:shd w:val="clear" w:color="auto" w:fill="auto"/>
                  <w:noWrap/>
                  <w:vAlign w:val="bottom"/>
                  <w:hideMark/>
                </w:tcPr>
                <w:p w14:paraId="2ACFB597"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w:t>
                  </w:r>
                </w:p>
              </w:tc>
              <w:tc>
                <w:tcPr>
                  <w:tcW w:w="1131" w:type="dxa"/>
                  <w:tcBorders>
                    <w:top w:val="nil"/>
                    <w:left w:val="nil"/>
                    <w:bottom w:val="nil"/>
                    <w:right w:val="single" w:sz="4" w:space="0" w:color="808080"/>
                  </w:tcBorders>
                  <w:shd w:val="clear" w:color="auto" w:fill="auto"/>
                  <w:noWrap/>
                  <w:vAlign w:val="bottom"/>
                  <w:hideMark/>
                </w:tcPr>
                <w:p w14:paraId="7D763147"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w:t>
                  </w:r>
                </w:p>
              </w:tc>
              <w:tc>
                <w:tcPr>
                  <w:tcW w:w="1149" w:type="dxa"/>
                  <w:tcBorders>
                    <w:top w:val="nil"/>
                    <w:left w:val="nil"/>
                    <w:bottom w:val="nil"/>
                    <w:right w:val="single" w:sz="4" w:space="0" w:color="808080"/>
                  </w:tcBorders>
                  <w:shd w:val="clear" w:color="auto" w:fill="auto"/>
                  <w:noWrap/>
                  <w:vAlign w:val="bottom"/>
                  <w:hideMark/>
                </w:tcPr>
                <w:p w14:paraId="3A4D5F50"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7</w:t>
                  </w:r>
                </w:p>
              </w:tc>
              <w:tc>
                <w:tcPr>
                  <w:tcW w:w="992" w:type="dxa"/>
                  <w:tcBorders>
                    <w:top w:val="nil"/>
                    <w:left w:val="nil"/>
                    <w:bottom w:val="nil"/>
                    <w:right w:val="single" w:sz="4" w:space="0" w:color="808080"/>
                  </w:tcBorders>
                  <w:shd w:val="clear" w:color="auto" w:fill="auto"/>
                  <w:noWrap/>
                  <w:vAlign w:val="bottom"/>
                  <w:hideMark/>
                </w:tcPr>
                <w:p w14:paraId="454E56E8"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771</w:t>
                  </w:r>
                </w:p>
              </w:tc>
              <w:tc>
                <w:tcPr>
                  <w:tcW w:w="1277" w:type="dxa"/>
                  <w:tcBorders>
                    <w:top w:val="nil"/>
                    <w:left w:val="nil"/>
                    <w:bottom w:val="nil"/>
                    <w:right w:val="single" w:sz="4" w:space="0" w:color="808080"/>
                  </w:tcBorders>
                  <w:shd w:val="clear" w:color="auto" w:fill="auto"/>
                  <w:noWrap/>
                  <w:vAlign w:val="bottom"/>
                  <w:hideMark/>
                </w:tcPr>
                <w:p w14:paraId="6968C9C3"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2.097604509</w:t>
                  </w:r>
                </w:p>
              </w:tc>
              <w:tc>
                <w:tcPr>
                  <w:tcW w:w="733" w:type="dxa"/>
                  <w:tcBorders>
                    <w:top w:val="nil"/>
                    <w:left w:val="nil"/>
                    <w:bottom w:val="nil"/>
                    <w:right w:val="single" w:sz="4" w:space="0" w:color="808080"/>
                  </w:tcBorders>
                  <w:shd w:val="clear" w:color="auto" w:fill="auto"/>
                  <w:noWrap/>
                  <w:vAlign w:val="bottom"/>
                  <w:hideMark/>
                </w:tcPr>
                <w:p w14:paraId="7411229E"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r w:rsidRPr="00925ECD">
                    <w:rPr>
                      <w:rFonts w:ascii="Calibri" w:eastAsia="Times New Roman" w:hAnsi="Calibri" w:cs="Calibri"/>
                      <w:color w:val="000000"/>
                      <w:sz w:val="16"/>
                      <w:szCs w:val="16"/>
                      <w:lang w:val="en-GB" w:eastAsia="en-GB"/>
                    </w:rPr>
                    <w:t>3</w:t>
                  </w:r>
                </w:p>
              </w:tc>
            </w:tr>
            <w:tr w:rsidR="000C1C8B" w:rsidRPr="00925ECD" w14:paraId="49EBD414" w14:textId="77777777" w:rsidTr="00366D58">
              <w:trPr>
                <w:trHeight w:val="288"/>
                <w:jc w:val="center"/>
              </w:trPr>
              <w:tc>
                <w:tcPr>
                  <w:tcW w:w="684" w:type="dxa"/>
                  <w:tcBorders>
                    <w:top w:val="nil"/>
                    <w:left w:val="single" w:sz="4" w:space="0" w:color="808080"/>
                    <w:bottom w:val="nil"/>
                    <w:right w:val="single" w:sz="4" w:space="0" w:color="808080"/>
                  </w:tcBorders>
                  <w:shd w:val="clear" w:color="auto" w:fill="auto"/>
                  <w:noWrap/>
                  <w:vAlign w:val="bottom"/>
                </w:tcPr>
                <w:p w14:paraId="0AB5FE88"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p>
              </w:tc>
              <w:tc>
                <w:tcPr>
                  <w:tcW w:w="4436" w:type="dxa"/>
                  <w:tcBorders>
                    <w:top w:val="nil"/>
                    <w:left w:val="nil"/>
                    <w:bottom w:val="nil"/>
                    <w:right w:val="single" w:sz="4" w:space="0" w:color="808080"/>
                  </w:tcBorders>
                  <w:shd w:val="clear" w:color="auto" w:fill="auto"/>
                  <w:noWrap/>
                  <w:vAlign w:val="bottom"/>
                </w:tcPr>
                <w:p w14:paraId="02F25F9B"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p>
              </w:tc>
              <w:tc>
                <w:tcPr>
                  <w:tcW w:w="1131" w:type="dxa"/>
                  <w:tcBorders>
                    <w:top w:val="nil"/>
                    <w:left w:val="nil"/>
                    <w:bottom w:val="nil"/>
                    <w:right w:val="single" w:sz="4" w:space="0" w:color="808080"/>
                  </w:tcBorders>
                  <w:shd w:val="clear" w:color="auto" w:fill="auto"/>
                  <w:noWrap/>
                  <w:vAlign w:val="bottom"/>
                </w:tcPr>
                <w:p w14:paraId="274A79A1"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p>
              </w:tc>
              <w:tc>
                <w:tcPr>
                  <w:tcW w:w="1149" w:type="dxa"/>
                  <w:tcBorders>
                    <w:top w:val="nil"/>
                    <w:left w:val="nil"/>
                    <w:bottom w:val="nil"/>
                    <w:right w:val="single" w:sz="4" w:space="0" w:color="808080"/>
                  </w:tcBorders>
                  <w:shd w:val="clear" w:color="auto" w:fill="auto"/>
                  <w:noWrap/>
                  <w:vAlign w:val="bottom"/>
                </w:tcPr>
                <w:p w14:paraId="6F28D16E"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p>
              </w:tc>
              <w:tc>
                <w:tcPr>
                  <w:tcW w:w="992" w:type="dxa"/>
                  <w:tcBorders>
                    <w:top w:val="nil"/>
                    <w:left w:val="nil"/>
                    <w:bottom w:val="nil"/>
                    <w:right w:val="single" w:sz="4" w:space="0" w:color="808080"/>
                  </w:tcBorders>
                  <w:shd w:val="clear" w:color="auto" w:fill="auto"/>
                  <w:noWrap/>
                  <w:vAlign w:val="bottom"/>
                </w:tcPr>
                <w:p w14:paraId="0BF765CC"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p>
              </w:tc>
              <w:tc>
                <w:tcPr>
                  <w:tcW w:w="1277" w:type="dxa"/>
                  <w:tcBorders>
                    <w:top w:val="nil"/>
                    <w:left w:val="nil"/>
                    <w:bottom w:val="nil"/>
                    <w:right w:val="single" w:sz="4" w:space="0" w:color="808080"/>
                  </w:tcBorders>
                  <w:shd w:val="clear" w:color="auto" w:fill="auto"/>
                  <w:noWrap/>
                  <w:vAlign w:val="bottom"/>
                </w:tcPr>
                <w:p w14:paraId="2D08E7E7"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p>
              </w:tc>
              <w:tc>
                <w:tcPr>
                  <w:tcW w:w="733" w:type="dxa"/>
                  <w:tcBorders>
                    <w:top w:val="nil"/>
                    <w:left w:val="nil"/>
                    <w:bottom w:val="nil"/>
                    <w:right w:val="single" w:sz="4" w:space="0" w:color="808080"/>
                  </w:tcBorders>
                  <w:shd w:val="clear" w:color="auto" w:fill="auto"/>
                  <w:noWrap/>
                  <w:vAlign w:val="bottom"/>
                </w:tcPr>
                <w:p w14:paraId="49B54383"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p>
              </w:tc>
            </w:tr>
            <w:tr w:rsidR="000C1C8B" w:rsidRPr="00925ECD" w14:paraId="3F86EE10" w14:textId="77777777" w:rsidTr="00036303">
              <w:trPr>
                <w:trHeight w:val="73"/>
                <w:jc w:val="center"/>
              </w:trPr>
              <w:tc>
                <w:tcPr>
                  <w:tcW w:w="684" w:type="dxa"/>
                  <w:tcBorders>
                    <w:top w:val="nil"/>
                    <w:left w:val="single" w:sz="4" w:space="0" w:color="808080"/>
                    <w:bottom w:val="single" w:sz="4" w:space="0" w:color="808080"/>
                    <w:right w:val="single" w:sz="4" w:space="0" w:color="808080"/>
                  </w:tcBorders>
                  <w:shd w:val="clear" w:color="auto" w:fill="auto"/>
                  <w:noWrap/>
                  <w:vAlign w:val="bottom"/>
                </w:tcPr>
                <w:p w14:paraId="7733D4C9"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p>
              </w:tc>
              <w:tc>
                <w:tcPr>
                  <w:tcW w:w="4436" w:type="dxa"/>
                  <w:tcBorders>
                    <w:top w:val="nil"/>
                    <w:left w:val="nil"/>
                    <w:bottom w:val="single" w:sz="4" w:space="0" w:color="808080"/>
                    <w:right w:val="single" w:sz="4" w:space="0" w:color="808080"/>
                  </w:tcBorders>
                  <w:shd w:val="clear" w:color="auto" w:fill="auto"/>
                  <w:noWrap/>
                  <w:vAlign w:val="bottom"/>
                </w:tcPr>
                <w:p w14:paraId="1A7714D7"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p>
              </w:tc>
              <w:tc>
                <w:tcPr>
                  <w:tcW w:w="1131" w:type="dxa"/>
                  <w:tcBorders>
                    <w:top w:val="nil"/>
                    <w:left w:val="nil"/>
                    <w:bottom w:val="single" w:sz="4" w:space="0" w:color="808080"/>
                    <w:right w:val="single" w:sz="4" w:space="0" w:color="808080"/>
                  </w:tcBorders>
                  <w:shd w:val="clear" w:color="auto" w:fill="auto"/>
                  <w:noWrap/>
                  <w:vAlign w:val="bottom"/>
                </w:tcPr>
                <w:p w14:paraId="65672C48"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p>
              </w:tc>
              <w:tc>
                <w:tcPr>
                  <w:tcW w:w="1149" w:type="dxa"/>
                  <w:tcBorders>
                    <w:top w:val="nil"/>
                    <w:left w:val="nil"/>
                    <w:bottom w:val="single" w:sz="4" w:space="0" w:color="808080"/>
                    <w:right w:val="single" w:sz="4" w:space="0" w:color="808080"/>
                  </w:tcBorders>
                  <w:shd w:val="clear" w:color="auto" w:fill="auto"/>
                  <w:noWrap/>
                  <w:vAlign w:val="bottom"/>
                </w:tcPr>
                <w:p w14:paraId="421ABE7E"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p>
              </w:tc>
              <w:tc>
                <w:tcPr>
                  <w:tcW w:w="992" w:type="dxa"/>
                  <w:tcBorders>
                    <w:top w:val="nil"/>
                    <w:left w:val="nil"/>
                    <w:bottom w:val="single" w:sz="4" w:space="0" w:color="808080"/>
                    <w:right w:val="single" w:sz="4" w:space="0" w:color="808080"/>
                  </w:tcBorders>
                  <w:shd w:val="clear" w:color="auto" w:fill="auto"/>
                  <w:noWrap/>
                  <w:vAlign w:val="bottom"/>
                </w:tcPr>
                <w:p w14:paraId="170AB6AD"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p>
              </w:tc>
              <w:tc>
                <w:tcPr>
                  <w:tcW w:w="1277" w:type="dxa"/>
                  <w:tcBorders>
                    <w:top w:val="nil"/>
                    <w:left w:val="nil"/>
                    <w:bottom w:val="single" w:sz="4" w:space="0" w:color="808080"/>
                    <w:right w:val="single" w:sz="4" w:space="0" w:color="808080"/>
                  </w:tcBorders>
                  <w:shd w:val="clear" w:color="auto" w:fill="auto"/>
                  <w:noWrap/>
                  <w:vAlign w:val="bottom"/>
                </w:tcPr>
                <w:p w14:paraId="110EC897" w14:textId="77777777" w:rsidR="000C1C8B" w:rsidRPr="00925ECD" w:rsidRDefault="000C1C8B" w:rsidP="000C1C8B">
                  <w:pPr>
                    <w:spacing w:after="0" w:line="240" w:lineRule="auto"/>
                    <w:jc w:val="right"/>
                    <w:rPr>
                      <w:rFonts w:ascii="Calibri" w:eastAsia="Times New Roman" w:hAnsi="Calibri" w:cs="Calibri"/>
                      <w:color w:val="000000"/>
                      <w:sz w:val="16"/>
                      <w:szCs w:val="16"/>
                      <w:lang w:val="en-GB" w:eastAsia="en-GB"/>
                    </w:rPr>
                  </w:pPr>
                </w:p>
              </w:tc>
              <w:tc>
                <w:tcPr>
                  <w:tcW w:w="733" w:type="dxa"/>
                  <w:tcBorders>
                    <w:top w:val="nil"/>
                    <w:left w:val="nil"/>
                    <w:bottom w:val="single" w:sz="4" w:space="0" w:color="808080"/>
                    <w:right w:val="single" w:sz="4" w:space="0" w:color="808080"/>
                  </w:tcBorders>
                  <w:shd w:val="clear" w:color="auto" w:fill="auto"/>
                  <w:noWrap/>
                  <w:vAlign w:val="bottom"/>
                </w:tcPr>
                <w:p w14:paraId="7F32161A" w14:textId="77777777" w:rsidR="000C1C8B" w:rsidRPr="00925ECD" w:rsidRDefault="000C1C8B" w:rsidP="000C1C8B">
                  <w:pPr>
                    <w:spacing w:after="0" w:line="240" w:lineRule="auto"/>
                    <w:rPr>
                      <w:rFonts w:ascii="Calibri" w:eastAsia="Times New Roman" w:hAnsi="Calibri" w:cs="Calibri"/>
                      <w:color w:val="000000"/>
                      <w:sz w:val="16"/>
                      <w:szCs w:val="16"/>
                      <w:lang w:val="en-GB" w:eastAsia="en-GB"/>
                    </w:rPr>
                  </w:pPr>
                </w:p>
              </w:tc>
            </w:tr>
          </w:tbl>
          <w:p w14:paraId="02628989" w14:textId="77777777" w:rsidR="000C1C8B" w:rsidRDefault="000C1C8B" w:rsidP="000C1C8B"/>
          <w:p w14:paraId="54F9F162" w14:textId="516920AB" w:rsidR="000C1C8B" w:rsidRDefault="000C1C8B" w:rsidP="000C1C8B"/>
        </w:tc>
      </w:tr>
    </w:tbl>
    <w:p w14:paraId="23D9C346" w14:textId="1D7BE36D" w:rsidR="00DC2483" w:rsidRDefault="00DC2483" w:rsidP="002E39A7"/>
    <w:p w14:paraId="34D08B8A" w14:textId="77777777" w:rsidR="00DC2483" w:rsidRDefault="00DC2483">
      <w:r>
        <w:br w:type="page"/>
      </w:r>
    </w:p>
    <w:p w14:paraId="69575140" w14:textId="418B2FD9" w:rsidR="00A0301A" w:rsidRDefault="00983130" w:rsidP="00DD5739">
      <w:pPr>
        <w:pStyle w:val="Heading3"/>
        <w:ind w:left="900" w:right="540"/>
        <w:rPr>
          <w:color w:val="0070C0"/>
          <w:sz w:val="28"/>
          <w:szCs w:val="24"/>
        </w:rPr>
      </w:pPr>
      <w:bookmarkStart w:id="36" w:name="_Toc60923845"/>
      <w:r>
        <w:rPr>
          <w:color w:val="0070C0"/>
          <w:sz w:val="28"/>
          <w:szCs w:val="24"/>
        </w:rPr>
        <w:lastRenderedPageBreak/>
        <w:t>5.</w:t>
      </w:r>
      <w:r w:rsidR="005006D8">
        <w:rPr>
          <w:color w:val="0070C0"/>
          <w:sz w:val="28"/>
          <w:szCs w:val="24"/>
        </w:rPr>
        <w:t>2</w:t>
      </w:r>
      <w:r>
        <w:rPr>
          <w:color w:val="0070C0"/>
          <w:sz w:val="28"/>
          <w:szCs w:val="24"/>
        </w:rPr>
        <w:t xml:space="preserve"> </w:t>
      </w:r>
      <w:r w:rsidR="006E119A" w:rsidRPr="00DD5739">
        <w:rPr>
          <w:color w:val="0070C0"/>
          <w:sz w:val="28"/>
          <w:szCs w:val="24"/>
        </w:rPr>
        <w:t>R</w:t>
      </w:r>
      <w:r w:rsidR="009265B2" w:rsidRPr="00DD5739">
        <w:rPr>
          <w:color w:val="0070C0"/>
          <w:sz w:val="28"/>
          <w:szCs w:val="24"/>
        </w:rPr>
        <w:t>anking query using NTILE, RANK or DENSE RANK functions</w:t>
      </w:r>
      <w:bookmarkEnd w:id="36"/>
    </w:p>
    <w:p w14:paraId="1A3F3C94" w14:textId="0B2CA67A" w:rsidR="003B1247" w:rsidRDefault="00EC7C4D" w:rsidP="003B1247">
      <w:r w:rsidRPr="00EC7C4D">
        <w:t xml:space="preserve">Knowing where the main customers </w:t>
      </w:r>
      <w:r w:rsidR="00642095" w:rsidRPr="00EC7C4D">
        <w:t>are,</w:t>
      </w:r>
      <w:r w:rsidRPr="00EC7C4D">
        <w:t xml:space="preserve"> and which countries have a larger share of sales is essential for greater knowledge of the market and to outline strategies.</w:t>
      </w:r>
    </w:p>
    <w:p w14:paraId="64A22EA6" w14:textId="7F396308" w:rsidR="00B121C4" w:rsidRDefault="00B121C4" w:rsidP="003B1247">
      <w:r w:rsidRPr="00B121C4">
        <w:t xml:space="preserve">Based on this information, directors can prioritize actions to better understand the local market, evaluate the growth potential of each </w:t>
      </w:r>
      <w:r w:rsidR="00B26083">
        <w:t>region</w:t>
      </w:r>
      <w:r w:rsidRPr="00B121C4">
        <w:t xml:space="preserve">, </w:t>
      </w:r>
      <w:r w:rsidR="008613D0" w:rsidRPr="008613D0">
        <w:t>define promotion strategies</w:t>
      </w:r>
      <w:r w:rsidR="008613D0">
        <w:t xml:space="preserve">, </w:t>
      </w:r>
      <w:r w:rsidRPr="00B121C4">
        <w:t xml:space="preserve">develop courses </w:t>
      </w:r>
      <w:r w:rsidR="008A0319">
        <w:t>according to local demand</w:t>
      </w:r>
      <w:r w:rsidRPr="00B121C4">
        <w:t>.</w:t>
      </w:r>
      <w:r w:rsidR="00DB01F6">
        <w:t xml:space="preserve"> </w:t>
      </w:r>
      <w:r w:rsidR="008A0319">
        <w:t>I</w:t>
      </w:r>
      <w:r w:rsidR="00B26083" w:rsidRPr="00B26083">
        <w:t>t is also a way of classifying countries to prioritize the commercial area.</w:t>
      </w:r>
    </w:p>
    <w:p w14:paraId="583306BD" w14:textId="77777777" w:rsidR="00727E69" w:rsidRPr="00261ADD" w:rsidRDefault="00727E69" w:rsidP="00727E69">
      <w:pPr>
        <w:pStyle w:val="ListParagraph"/>
        <w:ind w:left="360"/>
        <w:jc w:val="center"/>
        <w:rPr>
          <w:b/>
          <w:bCs/>
        </w:rPr>
      </w:pPr>
      <w:r w:rsidRPr="00261ADD">
        <w:rPr>
          <w:b/>
          <w:bCs/>
        </w:rPr>
        <w:t>RANK</w:t>
      </w:r>
      <w:r>
        <w:rPr>
          <w:b/>
          <w:bCs/>
        </w:rPr>
        <w:t xml:space="preserv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7"/>
      </w:tblGrid>
      <w:tr w:rsidR="00727E69" w14:paraId="7C488497"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6625E" w14:textId="77777777" w:rsidR="00727E69" w:rsidRPr="00B53F4E" w:rsidRDefault="00727E69" w:rsidP="00366D58">
            <w:pPr>
              <w:jc w:val="center"/>
              <w:rPr>
                <w:b/>
                <w:bCs/>
              </w:rPr>
            </w:pPr>
            <w:r w:rsidRPr="00B53F4E">
              <w:rPr>
                <w:b/>
                <w:bCs/>
              </w:rPr>
              <w:t>Natural language</w:t>
            </w:r>
          </w:p>
        </w:tc>
      </w:tr>
      <w:tr w:rsidR="00727E69" w14:paraId="599DE58A"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51389E6" w14:textId="77777777" w:rsidR="00727E69" w:rsidRDefault="00727E69" w:rsidP="00366D58">
            <w:r>
              <w:t>R</w:t>
            </w:r>
            <w:r w:rsidRPr="00457C77">
              <w:t xml:space="preserve">anking of </w:t>
            </w:r>
            <w:r>
              <w:t xml:space="preserve">the </w:t>
            </w:r>
            <w:r w:rsidRPr="00457C77">
              <w:t>continents with more sales</w:t>
            </w:r>
            <w:r>
              <w:t xml:space="preserve"> (dollar amount)</w:t>
            </w:r>
            <w:r w:rsidRPr="00457C77">
              <w:t xml:space="preserve"> over the past 3 years</w:t>
            </w:r>
            <w:r>
              <w:t xml:space="preserve"> (2018-2020)</w:t>
            </w:r>
          </w:p>
        </w:tc>
      </w:tr>
      <w:tr w:rsidR="00727E69" w14:paraId="3C820276" w14:textId="77777777" w:rsidTr="00366D58">
        <w:tc>
          <w:tcPr>
            <w:tcW w:w="10627" w:type="dxa"/>
            <w:tcBorders>
              <w:top w:val="single" w:sz="4" w:space="0" w:color="808080" w:themeColor="background1" w:themeShade="80"/>
              <w:bottom w:val="single" w:sz="4" w:space="0" w:color="808080" w:themeColor="background1" w:themeShade="80"/>
            </w:tcBorders>
          </w:tcPr>
          <w:p w14:paraId="197BC6B0" w14:textId="77777777" w:rsidR="00727E69" w:rsidRPr="00B53F4E" w:rsidRDefault="00727E69" w:rsidP="00366D58">
            <w:pPr>
              <w:jc w:val="center"/>
              <w:rPr>
                <w:b/>
                <w:bCs/>
              </w:rPr>
            </w:pPr>
          </w:p>
        </w:tc>
      </w:tr>
      <w:tr w:rsidR="00727E69" w14:paraId="7AE2B591"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A54F5E" w14:textId="77777777" w:rsidR="00727E69" w:rsidRPr="00B53F4E" w:rsidRDefault="00727E69" w:rsidP="00366D58">
            <w:pPr>
              <w:jc w:val="center"/>
              <w:rPr>
                <w:b/>
                <w:bCs/>
              </w:rPr>
            </w:pPr>
            <w:r w:rsidRPr="00B53F4E">
              <w:rPr>
                <w:b/>
                <w:bCs/>
              </w:rPr>
              <w:t>SQL codes</w:t>
            </w:r>
          </w:p>
        </w:tc>
      </w:tr>
      <w:tr w:rsidR="00727E69" w14:paraId="3F7E166E"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5C7582" w14:textId="77777777" w:rsidR="00727E69" w:rsidRDefault="00727E69" w:rsidP="00366D58">
            <w:r>
              <w:t>SELECT continent, SUM (</w:t>
            </w:r>
            <w:proofErr w:type="spellStart"/>
            <w:r>
              <w:t>sales_dollar</w:t>
            </w:r>
            <w:proofErr w:type="spellEnd"/>
            <w:r>
              <w:t xml:space="preserve">) AS </w:t>
            </w:r>
            <w:proofErr w:type="spellStart"/>
            <w:r>
              <w:t>sales_dollar</w:t>
            </w:r>
            <w:proofErr w:type="spellEnd"/>
            <w:r>
              <w:t>, SUM (</w:t>
            </w:r>
            <w:proofErr w:type="spellStart"/>
            <w:r>
              <w:t>minutes_subscribed</w:t>
            </w:r>
            <w:proofErr w:type="spellEnd"/>
            <w:r>
              <w:t xml:space="preserve">) AS </w:t>
            </w:r>
            <w:proofErr w:type="spellStart"/>
            <w:r>
              <w:t>minutes_subscribed</w:t>
            </w:r>
            <w:proofErr w:type="spellEnd"/>
            <w:r>
              <w:t>, RANK () OVER (ORDER BY SUM (</w:t>
            </w:r>
            <w:proofErr w:type="spellStart"/>
            <w:r>
              <w:t>sales_dollar</w:t>
            </w:r>
            <w:proofErr w:type="spellEnd"/>
            <w:r>
              <w:t>) DESC)</w:t>
            </w:r>
          </w:p>
          <w:p w14:paraId="0414E38F" w14:textId="77777777" w:rsidR="00727E69" w:rsidRDefault="00727E69" w:rsidP="00366D58">
            <w:r>
              <w:t xml:space="preserve">FROM </w:t>
            </w:r>
            <w:proofErr w:type="spellStart"/>
            <w:r>
              <w:t>fact_sales</w:t>
            </w:r>
            <w:proofErr w:type="spellEnd"/>
            <w:r>
              <w:t xml:space="preserve"> JOIN </w:t>
            </w:r>
            <w:proofErr w:type="spellStart"/>
            <w:r>
              <w:t>dim_customer</w:t>
            </w:r>
            <w:proofErr w:type="spellEnd"/>
            <w:r>
              <w:t xml:space="preserve"> USING (</w:t>
            </w:r>
            <w:proofErr w:type="spellStart"/>
            <w:r>
              <w:t>customer_id</w:t>
            </w:r>
            <w:proofErr w:type="spellEnd"/>
            <w:r>
              <w:t xml:space="preserve">) JOIN </w:t>
            </w:r>
            <w:proofErr w:type="spellStart"/>
            <w:r>
              <w:t>dim_user_account</w:t>
            </w:r>
            <w:proofErr w:type="spellEnd"/>
            <w:r>
              <w:t xml:space="preserve"> USING (</w:t>
            </w:r>
            <w:proofErr w:type="spellStart"/>
            <w:r>
              <w:t>user_id</w:t>
            </w:r>
            <w:proofErr w:type="spellEnd"/>
            <w:r>
              <w:t xml:space="preserve">) JOIN </w:t>
            </w:r>
            <w:proofErr w:type="spellStart"/>
            <w:r>
              <w:t>dim_date</w:t>
            </w:r>
            <w:proofErr w:type="spellEnd"/>
            <w:r>
              <w:t xml:space="preserve"> USING (</w:t>
            </w:r>
            <w:proofErr w:type="spellStart"/>
            <w:r>
              <w:t>date_id</w:t>
            </w:r>
            <w:proofErr w:type="spellEnd"/>
            <w:r>
              <w:t>)</w:t>
            </w:r>
          </w:p>
          <w:p w14:paraId="306A8492" w14:textId="77777777" w:rsidR="00727E69" w:rsidRDefault="00727E69" w:rsidP="00366D58">
            <w:r>
              <w:t>WHERE year IN (2018, 2019, 2020)</w:t>
            </w:r>
          </w:p>
          <w:p w14:paraId="016CA18C" w14:textId="77777777" w:rsidR="00727E69" w:rsidRDefault="00727E69" w:rsidP="00366D58">
            <w:r>
              <w:t>GROUP BY (continent)</w:t>
            </w:r>
          </w:p>
        </w:tc>
      </w:tr>
      <w:tr w:rsidR="00727E69" w14:paraId="2A4FB55E" w14:textId="77777777" w:rsidTr="00366D58">
        <w:tc>
          <w:tcPr>
            <w:tcW w:w="10627" w:type="dxa"/>
            <w:tcBorders>
              <w:top w:val="single" w:sz="4" w:space="0" w:color="808080" w:themeColor="background1" w:themeShade="80"/>
              <w:bottom w:val="single" w:sz="4" w:space="0" w:color="808080" w:themeColor="background1" w:themeShade="80"/>
            </w:tcBorders>
          </w:tcPr>
          <w:p w14:paraId="632F57FF" w14:textId="77777777" w:rsidR="00727E69" w:rsidRPr="00B53F4E" w:rsidRDefault="00727E69" w:rsidP="00366D58">
            <w:pPr>
              <w:rPr>
                <w:b/>
                <w:bCs/>
              </w:rPr>
            </w:pPr>
          </w:p>
        </w:tc>
      </w:tr>
      <w:tr w:rsidR="00727E69" w14:paraId="0E4FDB3C"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EDA7EC" w14:textId="77777777" w:rsidR="00727E69" w:rsidRPr="00B53F4E" w:rsidRDefault="00727E69" w:rsidP="00366D58">
            <w:pPr>
              <w:jc w:val="center"/>
              <w:rPr>
                <w:b/>
                <w:bCs/>
              </w:rPr>
            </w:pPr>
            <w:r w:rsidRPr="00B53F4E">
              <w:rPr>
                <w:b/>
                <w:bCs/>
              </w:rPr>
              <w:t>Results</w:t>
            </w:r>
          </w:p>
        </w:tc>
      </w:tr>
      <w:tr w:rsidR="00727E69" w14:paraId="4EA3480B"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9A3FC0" w14:textId="77777777" w:rsidR="00727E69" w:rsidRDefault="00727E69" w:rsidP="00366D58">
            <w:pPr>
              <w:jc w:val="center"/>
            </w:pPr>
            <w:r>
              <w:rPr>
                <w:noProof/>
              </w:rPr>
              <w:drawing>
                <wp:inline distT="0" distB="0" distL="0" distR="0" wp14:anchorId="17929AD5" wp14:editId="6E4A9C64">
                  <wp:extent cx="3257974" cy="1123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666" t="60428" r="51267" b="21746"/>
                          <a:stretch/>
                        </pic:blipFill>
                        <pic:spPr bwMode="auto">
                          <a:xfrm>
                            <a:off x="0" y="0"/>
                            <a:ext cx="3259200" cy="1124373"/>
                          </a:xfrm>
                          <a:prstGeom prst="rect">
                            <a:avLst/>
                          </a:prstGeom>
                          <a:ln>
                            <a:noFill/>
                          </a:ln>
                          <a:extLst>
                            <a:ext uri="{53640926-AAD7-44D8-BBD7-CCE9431645EC}">
                              <a14:shadowObscured xmlns:a14="http://schemas.microsoft.com/office/drawing/2010/main"/>
                            </a:ext>
                          </a:extLst>
                        </pic:spPr>
                      </pic:pic>
                    </a:graphicData>
                  </a:graphic>
                </wp:inline>
              </w:drawing>
            </w:r>
          </w:p>
          <w:p w14:paraId="408C7002" w14:textId="77777777" w:rsidR="00727E69" w:rsidRDefault="00727E69" w:rsidP="00366D58">
            <w:pPr>
              <w:jc w:val="center"/>
            </w:pPr>
          </w:p>
          <w:p w14:paraId="66B1CC99" w14:textId="77777777" w:rsidR="00727E69" w:rsidRDefault="00727E69" w:rsidP="00366D58">
            <w:pPr>
              <w:jc w:val="center"/>
            </w:pPr>
            <w:r>
              <w:rPr>
                <w:noProof/>
              </w:rPr>
              <w:drawing>
                <wp:inline distT="0" distB="0" distL="0" distR="0" wp14:anchorId="3F5E9F51" wp14:editId="11349E67">
                  <wp:extent cx="3739661" cy="222042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0168"/>
                          <a:stretch/>
                        </pic:blipFill>
                        <pic:spPr bwMode="auto">
                          <a:xfrm>
                            <a:off x="0" y="0"/>
                            <a:ext cx="3745956" cy="2224162"/>
                          </a:xfrm>
                          <a:prstGeom prst="rect">
                            <a:avLst/>
                          </a:prstGeom>
                          <a:ln>
                            <a:noFill/>
                          </a:ln>
                          <a:extLst>
                            <a:ext uri="{53640926-AAD7-44D8-BBD7-CCE9431645EC}">
                              <a14:shadowObscured xmlns:a14="http://schemas.microsoft.com/office/drawing/2010/main"/>
                            </a:ext>
                          </a:extLst>
                        </pic:spPr>
                      </pic:pic>
                    </a:graphicData>
                  </a:graphic>
                </wp:inline>
              </w:drawing>
            </w:r>
          </w:p>
          <w:p w14:paraId="3C91B593" w14:textId="7C8C8E74" w:rsidR="00727E69" w:rsidRDefault="00DC2483" w:rsidP="00366D58">
            <w:pPr>
              <w:jc w:val="center"/>
            </w:pPr>
            <w:r w:rsidRPr="00DC2483">
              <w:t xml:space="preserve">Graphic developed </w:t>
            </w:r>
            <w:r w:rsidR="007D0C66">
              <w:t xml:space="preserve">in </w:t>
            </w:r>
            <w:r w:rsidRPr="00DC2483">
              <w:t>GNUPLOT</w:t>
            </w:r>
          </w:p>
          <w:p w14:paraId="3CEF97E7" w14:textId="77777777" w:rsidR="00727E69" w:rsidRDefault="00727E69" w:rsidP="00366D58">
            <w:pPr>
              <w:jc w:val="center"/>
            </w:pPr>
          </w:p>
        </w:tc>
      </w:tr>
    </w:tbl>
    <w:p w14:paraId="690FA0A4" w14:textId="77777777" w:rsidR="00727E69" w:rsidRDefault="00727E69" w:rsidP="00727E69">
      <w:r>
        <w:t xml:space="preserve"> </w:t>
      </w:r>
    </w:p>
    <w:p w14:paraId="39CA590F" w14:textId="77777777" w:rsidR="00D602ED" w:rsidRDefault="00D602ED" w:rsidP="00D602ED">
      <w:pPr>
        <w:pStyle w:val="ListParagraph"/>
        <w:ind w:left="360"/>
        <w:jc w:val="center"/>
        <w:rPr>
          <w:b/>
          <w:bCs/>
        </w:rPr>
      </w:pPr>
    </w:p>
    <w:p w14:paraId="56B10C22" w14:textId="77777777" w:rsidR="00D602ED" w:rsidRDefault="00D602ED" w:rsidP="00D602ED">
      <w:pPr>
        <w:pStyle w:val="ListParagraph"/>
        <w:ind w:left="360"/>
        <w:jc w:val="center"/>
        <w:rPr>
          <w:b/>
          <w:bCs/>
        </w:rPr>
      </w:pPr>
    </w:p>
    <w:p w14:paraId="66CC11AE" w14:textId="77777777" w:rsidR="00095E10" w:rsidRDefault="00095E10" w:rsidP="00D602ED">
      <w:pPr>
        <w:pStyle w:val="ListParagraph"/>
        <w:ind w:left="360"/>
        <w:jc w:val="center"/>
        <w:rPr>
          <w:b/>
          <w:bCs/>
        </w:rPr>
      </w:pPr>
    </w:p>
    <w:p w14:paraId="510409E8" w14:textId="77777777" w:rsidR="00095E10" w:rsidRDefault="00095E10" w:rsidP="00D602ED">
      <w:pPr>
        <w:pStyle w:val="ListParagraph"/>
        <w:ind w:left="360"/>
        <w:jc w:val="center"/>
        <w:rPr>
          <w:b/>
          <w:bCs/>
        </w:rPr>
      </w:pPr>
    </w:p>
    <w:p w14:paraId="62A2197B" w14:textId="77777777" w:rsidR="00DC2483" w:rsidRDefault="00DC2483">
      <w:pPr>
        <w:rPr>
          <w:b/>
          <w:bCs/>
        </w:rPr>
      </w:pPr>
      <w:r>
        <w:rPr>
          <w:b/>
          <w:bCs/>
        </w:rPr>
        <w:br w:type="page"/>
      </w:r>
    </w:p>
    <w:p w14:paraId="090C7FDC" w14:textId="7771C511" w:rsidR="00D602ED" w:rsidRPr="00261ADD" w:rsidRDefault="00D602ED" w:rsidP="00D602ED">
      <w:pPr>
        <w:pStyle w:val="ListParagraph"/>
        <w:ind w:left="360"/>
        <w:jc w:val="center"/>
        <w:rPr>
          <w:b/>
          <w:bCs/>
        </w:rPr>
      </w:pPr>
      <w:r>
        <w:rPr>
          <w:b/>
          <w:bCs/>
        </w:rPr>
        <w:lastRenderedPageBreak/>
        <w:t>DENSE RANK AND RANK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7"/>
      </w:tblGrid>
      <w:tr w:rsidR="00D602ED" w14:paraId="59DB5761"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91DD15" w14:textId="77777777" w:rsidR="00D602ED" w:rsidRPr="00B53F4E" w:rsidRDefault="00D602ED" w:rsidP="00366D58">
            <w:pPr>
              <w:jc w:val="center"/>
              <w:rPr>
                <w:b/>
                <w:bCs/>
              </w:rPr>
            </w:pPr>
            <w:r w:rsidRPr="00B53F4E">
              <w:rPr>
                <w:b/>
                <w:bCs/>
              </w:rPr>
              <w:t>Natural language</w:t>
            </w:r>
          </w:p>
        </w:tc>
      </w:tr>
      <w:tr w:rsidR="00D602ED" w14:paraId="317992F3"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B3FB87" w14:textId="77777777" w:rsidR="00D602ED" w:rsidRDefault="00D602ED" w:rsidP="00366D58"/>
          <w:p w14:paraId="69C55B55" w14:textId="77777777" w:rsidR="00D602ED" w:rsidRDefault="00D602ED" w:rsidP="00366D58">
            <w:r>
              <w:t>R</w:t>
            </w:r>
            <w:r w:rsidRPr="00457C77">
              <w:t xml:space="preserve">anking of </w:t>
            </w:r>
            <w:r>
              <w:t xml:space="preserve">the </w:t>
            </w:r>
            <w:r w:rsidRPr="00457C77">
              <w:t>co</w:t>
            </w:r>
            <w:r>
              <w:t xml:space="preserve">untries </w:t>
            </w:r>
            <w:r w:rsidRPr="00457C77">
              <w:t>with more sales</w:t>
            </w:r>
            <w:r>
              <w:t xml:space="preserve"> (dollar amount)</w:t>
            </w:r>
            <w:r w:rsidRPr="00457C77">
              <w:t xml:space="preserve"> </w:t>
            </w:r>
            <w:r>
              <w:t>per co</w:t>
            </w:r>
            <w:r w:rsidRPr="00457C77">
              <w:t>ntinent over the past 3 years</w:t>
            </w:r>
            <w:r>
              <w:t xml:space="preserve"> (2018-2020)</w:t>
            </w:r>
          </w:p>
          <w:p w14:paraId="534DBE4B" w14:textId="77777777" w:rsidR="00D602ED" w:rsidRDefault="00D602ED" w:rsidP="00366D58">
            <w:r>
              <w:t xml:space="preserve">and in the same table dense ranking of the continents with more sales </w:t>
            </w:r>
            <w:r w:rsidRPr="00457C77">
              <w:t>over the past 3 years</w:t>
            </w:r>
            <w:r>
              <w:t xml:space="preserve"> (2018-2020)</w:t>
            </w:r>
          </w:p>
          <w:p w14:paraId="688A2B18" w14:textId="77777777" w:rsidR="00D602ED" w:rsidRDefault="00D602ED" w:rsidP="00366D58"/>
          <w:p w14:paraId="17A42E7C" w14:textId="77777777" w:rsidR="00D602ED" w:rsidRDefault="00D602ED" w:rsidP="00366D58">
            <w:r>
              <w:t>The difference between RANK and DENSE RANK is that the last, leaves no gaps in the ranking sequence when there are ties.</w:t>
            </w:r>
          </w:p>
          <w:p w14:paraId="1097FAB4" w14:textId="77777777" w:rsidR="00D602ED" w:rsidRDefault="00D602ED" w:rsidP="00366D58"/>
        </w:tc>
      </w:tr>
      <w:tr w:rsidR="00D602ED" w14:paraId="503BE9E0" w14:textId="77777777" w:rsidTr="00366D58">
        <w:tc>
          <w:tcPr>
            <w:tcW w:w="10627" w:type="dxa"/>
            <w:tcBorders>
              <w:top w:val="single" w:sz="4" w:space="0" w:color="808080" w:themeColor="background1" w:themeShade="80"/>
              <w:bottom w:val="single" w:sz="4" w:space="0" w:color="808080" w:themeColor="background1" w:themeShade="80"/>
            </w:tcBorders>
          </w:tcPr>
          <w:p w14:paraId="200739AA" w14:textId="77777777" w:rsidR="00D602ED" w:rsidRPr="00B53F4E" w:rsidRDefault="00D602ED" w:rsidP="00366D58">
            <w:pPr>
              <w:jc w:val="center"/>
              <w:rPr>
                <w:b/>
                <w:bCs/>
              </w:rPr>
            </w:pPr>
          </w:p>
        </w:tc>
      </w:tr>
      <w:tr w:rsidR="00D602ED" w14:paraId="71B1AAD4"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881C48" w14:textId="77777777" w:rsidR="00D602ED" w:rsidRPr="00B53F4E" w:rsidRDefault="00D602ED" w:rsidP="00366D58">
            <w:pPr>
              <w:jc w:val="center"/>
              <w:rPr>
                <w:b/>
                <w:bCs/>
              </w:rPr>
            </w:pPr>
            <w:r w:rsidRPr="00B53F4E">
              <w:rPr>
                <w:b/>
                <w:bCs/>
              </w:rPr>
              <w:t>SQL codes</w:t>
            </w:r>
          </w:p>
        </w:tc>
      </w:tr>
      <w:tr w:rsidR="00D602ED" w14:paraId="32952A24"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7F37B74" w14:textId="77777777" w:rsidR="00D602ED" w:rsidRDefault="00D602ED" w:rsidP="00366D58">
            <w:r>
              <w:t xml:space="preserve">Select continent, country, </w:t>
            </w:r>
            <w:proofErr w:type="spellStart"/>
            <w:r>
              <w:t>sales_dollar</w:t>
            </w:r>
            <w:proofErr w:type="spellEnd"/>
            <w:r>
              <w:t xml:space="preserve">, </w:t>
            </w:r>
            <w:proofErr w:type="spellStart"/>
            <w:r>
              <w:t>minutes_subscribed</w:t>
            </w:r>
            <w:proofErr w:type="spellEnd"/>
            <w:r>
              <w:t xml:space="preserve">, </w:t>
            </w:r>
            <w:proofErr w:type="spellStart"/>
            <w:r>
              <w:t>dense_rank</w:t>
            </w:r>
            <w:proofErr w:type="spellEnd"/>
            <w:r>
              <w:t xml:space="preserve"> () over (order by </w:t>
            </w:r>
            <w:proofErr w:type="spellStart"/>
            <w:r>
              <w:t>sales_by_continent</w:t>
            </w:r>
            <w:proofErr w:type="spellEnd"/>
            <w:r>
              <w:t xml:space="preserve"> desc) as </w:t>
            </w:r>
            <w:proofErr w:type="spellStart"/>
            <w:r>
              <w:t>denserank_sales_by_continent</w:t>
            </w:r>
            <w:proofErr w:type="spellEnd"/>
            <w:r>
              <w:t xml:space="preserve">, </w:t>
            </w:r>
            <w:proofErr w:type="spellStart"/>
            <w:r>
              <w:t>rank_sales_by_country_per_continent</w:t>
            </w:r>
            <w:proofErr w:type="spellEnd"/>
          </w:p>
          <w:p w14:paraId="62D3F578" w14:textId="77777777" w:rsidR="00D602ED" w:rsidRDefault="00D602ED" w:rsidP="00366D58"/>
          <w:p w14:paraId="787CDEBF" w14:textId="77777777" w:rsidR="00D602ED" w:rsidRDefault="00D602ED" w:rsidP="00366D58">
            <w:r>
              <w:t>From</w:t>
            </w:r>
          </w:p>
          <w:p w14:paraId="697A43A4" w14:textId="77777777" w:rsidR="00D602ED" w:rsidRDefault="00D602ED" w:rsidP="00366D58">
            <w:r>
              <w:t>(select continent, country, sum (</w:t>
            </w:r>
            <w:proofErr w:type="spellStart"/>
            <w:r>
              <w:t>sales_dollar</w:t>
            </w:r>
            <w:proofErr w:type="spellEnd"/>
            <w:r>
              <w:t xml:space="preserve">) as </w:t>
            </w:r>
            <w:proofErr w:type="spellStart"/>
            <w:r>
              <w:t>sales_dollar</w:t>
            </w:r>
            <w:proofErr w:type="spellEnd"/>
            <w:r>
              <w:t>, sum (</w:t>
            </w:r>
            <w:proofErr w:type="spellStart"/>
            <w:r>
              <w:t>minutes_subscribed</w:t>
            </w:r>
            <w:proofErr w:type="spellEnd"/>
            <w:r>
              <w:t xml:space="preserve">) as </w:t>
            </w:r>
            <w:proofErr w:type="spellStart"/>
            <w:r>
              <w:t>minutes_subscribed</w:t>
            </w:r>
            <w:proofErr w:type="spellEnd"/>
            <w:r>
              <w:t xml:space="preserve">, </w:t>
            </w:r>
          </w:p>
          <w:p w14:paraId="1281C6F8" w14:textId="77777777" w:rsidR="00D602ED" w:rsidRDefault="00D602ED" w:rsidP="00366D58">
            <w:r>
              <w:t>Sum (sum (</w:t>
            </w:r>
            <w:proofErr w:type="spellStart"/>
            <w:r>
              <w:t>sales_dollar</w:t>
            </w:r>
            <w:proofErr w:type="spellEnd"/>
            <w:r>
              <w:t xml:space="preserve">)) over (partition by continent) as </w:t>
            </w:r>
            <w:proofErr w:type="spellStart"/>
            <w:r>
              <w:t>sales_by_continent</w:t>
            </w:r>
            <w:proofErr w:type="spellEnd"/>
            <w:r>
              <w:t>,</w:t>
            </w:r>
          </w:p>
          <w:p w14:paraId="17BACA26" w14:textId="77777777" w:rsidR="00D602ED" w:rsidRDefault="00D602ED" w:rsidP="00366D58">
            <w:r>
              <w:t>Rank () over (partition by continent order by sum (</w:t>
            </w:r>
            <w:proofErr w:type="spellStart"/>
            <w:r>
              <w:t>sales_dollar</w:t>
            </w:r>
            <w:proofErr w:type="spellEnd"/>
            <w:r>
              <w:t xml:space="preserve">) desc) as </w:t>
            </w:r>
            <w:proofErr w:type="spellStart"/>
            <w:r>
              <w:t>rank_sales_by_country_per_continent</w:t>
            </w:r>
            <w:proofErr w:type="spellEnd"/>
          </w:p>
          <w:p w14:paraId="73E9D42A" w14:textId="77777777" w:rsidR="00D602ED" w:rsidRDefault="00D602ED" w:rsidP="00366D58">
            <w:r>
              <w:t xml:space="preserve">From </w:t>
            </w:r>
            <w:proofErr w:type="spellStart"/>
            <w:r>
              <w:t>fact_sales</w:t>
            </w:r>
            <w:proofErr w:type="spellEnd"/>
            <w:r>
              <w:t xml:space="preserve"> join </w:t>
            </w:r>
            <w:proofErr w:type="spellStart"/>
            <w:r>
              <w:t>dim_customer</w:t>
            </w:r>
            <w:proofErr w:type="spellEnd"/>
            <w:r>
              <w:t xml:space="preserve"> using (</w:t>
            </w:r>
            <w:proofErr w:type="spellStart"/>
            <w:r>
              <w:t>customer_id</w:t>
            </w:r>
            <w:proofErr w:type="spellEnd"/>
            <w:r>
              <w:t xml:space="preserve">) join </w:t>
            </w:r>
            <w:proofErr w:type="spellStart"/>
            <w:r>
              <w:t>dim_user_account</w:t>
            </w:r>
            <w:proofErr w:type="spellEnd"/>
            <w:r>
              <w:t xml:space="preserve"> using (</w:t>
            </w:r>
            <w:proofErr w:type="spellStart"/>
            <w:r>
              <w:t>user_id</w:t>
            </w:r>
            <w:proofErr w:type="spellEnd"/>
            <w:r>
              <w:t xml:space="preserve">) join </w:t>
            </w:r>
            <w:proofErr w:type="spellStart"/>
            <w:r>
              <w:t>dim_date</w:t>
            </w:r>
            <w:proofErr w:type="spellEnd"/>
            <w:r>
              <w:t xml:space="preserve"> using (</w:t>
            </w:r>
            <w:proofErr w:type="spellStart"/>
            <w:r>
              <w:t>date_id</w:t>
            </w:r>
            <w:proofErr w:type="spellEnd"/>
            <w:r>
              <w:t>)</w:t>
            </w:r>
          </w:p>
          <w:p w14:paraId="6C7D5095" w14:textId="77777777" w:rsidR="00D602ED" w:rsidRDefault="00D602ED" w:rsidP="00366D58">
            <w:r>
              <w:t>Where year in (2018, 2019, 2020)</w:t>
            </w:r>
          </w:p>
          <w:p w14:paraId="1E8951C0" w14:textId="77777777" w:rsidR="00D602ED" w:rsidRDefault="00D602ED" w:rsidP="00366D58">
            <w:r>
              <w:t>Group by (continent, country)) as query1</w:t>
            </w:r>
          </w:p>
          <w:p w14:paraId="151202B4" w14:textId="77777777" w:rsidR="00D602ED" w:rsidRDefault="00D602ED" w:rsidP="00366D58"/>
          <w:p w14:paraId="6EFE5F99" w14:textId="77777777" w:rsidR="00D602ED" w:rsidRDefault="00D602ED" w:rsidP="00366D58">
            <w:r>
              <w:t xml:space="preserve">Order by </w:t>
            </w:r>
            <w:proofErr w:type="spellStart"/>
            <w:r>
              <w:t>denserank_sales_by_continent</w:t>
            </w:r>
            <w:proofErr w:type="spellEnd"/>
            <w:r>
              <w:t xml:space="preserve">, </w:t>
            </w:r>
            <w:proofErr w:type="spellStart"/>
            <w:r>
              <w:t>rank_sales_by_country_per_continent</w:t>
            </w:r>
            <w:proofErr w:type="spellEnd"/>
          </w:p>
          <w:p w14:paraId="2FA650DE" w14:textId="77777777" w:rsidR="00D602ED" w:rsidRDefault="00D602ED" w:rsidP="00366D58"/>
          <w:p w14:paraId="1A7917DD" w14:textId="77777777" w:rsidR="00D602ED" w:rsidRDefault="00D602ED" w:rsidP="00366D58"/>
        </w:tc>
      </w:tr>
      <w:tr w:rsidR="00D602ED" w14:paraId="4FDD2ECE" w14:textId="77777777" w:rsidTr="00366D58">
        <w:tc>
          <w:tcPr>
            <w:tcW w:w="10627" w:type="dxa"/>
            <w:tcBorders>
              <w:top w:val="single" w:sz="4" w:space="0" w:color="808080" w:themeColor="background1" w:themeShade="80"/>
              <w:bottom w:val="single" w:sz="4" w:space="0" w:color="808080" w:themeColor="background1" w:themeShade="80"/>
            </w:tcBorders>
          </w:tcPr>
          <w:p w14:paraId="1F7E6B0A" w14:textId="77777777" w:rsidR="00D602ED" w:rsidRPr="00B53F4E" w:rsidRDefault="00D602ED" w:rsidP="00366D58">
            <w:pPr>
              <w:rPr>
                <w:b/>
                <w:bCs/>
              </w:rPr>
            </w:pPr>
          </w:p>
        </w:tc>
      </w:tr>
      <w:tr w:rsidR="00D602ED" w14:paraId="4B02DCFB"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3597C4F" w14:textId="77777777" w:rsidR="00D602ED" w:rsidRPr="00B53F4E" w:rsidRDefault="00D602ED" w:rsidP="00366D58">
            <w:pPr>
              <w:jc w:val="center"/>
              <w:rPr>
                <w:b/>
                <w:bCs/>
              </w:rPr>
            </w:pPr>
            <w:r w:rsidRPr="00B53F4E">
              <w:rPr>
                <w:b/>
                <w:bCs/>
              </w:rPr>
              <w:t>Results</w:t>
            </w:r>
          </w:p>
        </w:tc>
      </w:tr>
      <w:tr w:rsidR="00D602ED" w14:paraId="78F1AB5C" w14:textId="77777777" w:rsidTr="00366D58">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tbl>
            <w:tblPr>
              <w:tblW w:w="9160" w:type="dxa"/>
              <w:jc w:val="center"/>
              <w:tblLook w:val="04A0" w:firstRow="1" w:lastRow="0" w:firstColumn="1" w:lastColumn="0" w:noHBand="0" w:noVBand="1"/>
            </w:tblPr>
            <w:tblGrid>
              <w:gridCol w:w="858"/>
              <w:gridCol w:w="1480"/>
              <w:gridCol w:w="1009"/>
              <w:gridCol w:w="1552"/>
              <w:gridCol w:w="2280"/>
              <w:gridCol w:w="2779"/>
            </w:tblGrid>
            <w:tr w:rsidR="00D602ED" w:rsidRPr="009D5633" w14:paraId="2DDE9660" w14:textId="77777777" w:rsidTr="00366D58">
              <w:trPr>
                <w:trHeight w:val="204"/>
                <w:jc w:val="center"/>
              </w:trPr>
              <w:tc>
                <w:tcPr>
                  <w:tcW w:w="720"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47E473CE" w14:textId="77777777" w:rsidR="00D602ED" w:rsidRPr="009D5633" w:rsidRDefault="00D602ED" w:rsidP="00366D58">
                  <w:pPr>
                    <w:spacing w:after="0" w:line="240" w:lineRule="auto"/>
                    <w:jc w:val="center"/>
                    <w:rPr>
                      <w:rFonts w:ascii="Calibri" w:eastAsia="Times New Roman" w:hAnsi="Calibri" w:cs="Calibri"/>
                      <w:b/>
                      <w:bCs/>
                      <w:color w:val="000000"/>
                      <w:sz w:val="16"/>
                      <w:szCs w:val="16"/>
                      <w:lang w:val="en-GB" w:eastAsia="en-GB"/>
                    </w:rPr>
                  </w:pPr>
                  <w:r w:rsidRPr="009D5633">
                    <w:rPr>
                      <w:rFonts w:ascii="Calibri" w:eastAsia="Times New Roman" w:hAnsi="Calibri" w:cs="Calibri"/>
                      <w:b/>
                      <w:bCs/>
                      <w:color w:val="000000"/>
                      <w:sz w:val="16"/>
                      <w:szCs w:val="16"/>
                      <w:lang w:val="en-GB" w:eastAsia="en-GB"/>
                    </w:rPr>
                    <w:t>continent</w:t>
                  </w:r>
                </w:p>
              </w:tc>
              <w:tc>
                <w:tcPr>
                  <w:tcW w:w="1480" w:type="dxa"/>
                  <w:tcBorders>
                    <w:top w:val="single" w:sz="4" w:space="0" w:color="808080"/>
                    <w:left w:val="nil"/>
                    <w:bottom w:val="single" w:sz="4" w:space="0" w:color="808080"/>
                    <w:right w:val="single" w:sz="4" w:space="0" w:color="808080"/>
                  </w:tcBorders>
                  <w:shd w:val="clear" w:color="auto" w:fill="auto"/>
                  <w:noWrap/>
                  <w:vAlign w:val="center"/>
                  <w:hideMark/>
                </w:tcPr>
                <w:p w14:paraId="223B91E2" w14:textId="77777777" w:rsidR="00D602ED" w:rsidRPr="009D5633" w:rsidRDefault="00D602ED" w:rsidP="00366D58">
                  <w:pPr>
                    <w:spacing w:after="0" w:line="240" w:lineRule="auto"/>
                    <w:jc w:val="center"/>
                    <w:rPr>
                      <w:rFonts w:ascii="Calibri" w:eastAsia="Times New Roman" w:hAnsi="Calibri" w:cs="Calibri"/>
                      <w:b/>
                      <w:bCs/>
                      <w:color w:val="000000"/>
                      <w:sz w:val="16"/>
                      <w:szCs w:val="16"/>
                      <w:lang w:val="en-GB" w:eastAsia="en-GB"/>
                    </w:rPr>
                  </w:pPr>
                  <w:r w:rsidRPr="009D5633">
                    <w:rPr>
                      <w:rFonts w:ascii="Calibri" w:eastAsia="Times New Roman" w:hAnsi="Calibri" w:cs="Calibri"/>
                      <w:b/>
                      <w:bCs/>
                      <w:color w:val="000000"/>
                      <w:sz w:val="16"/>
                      <w:szCs w:val="16"/>
                      <w:lang w:val="en-GB" w:eastAsia="en-GB"/>
                    </w:rPr>
                    <w:t>country</w:t>
                  </w:r>
                </w:p>
              </w:tc>
              <w:tc>
                <w:tcPr>
                  <w:tcW w:w="840" w:type="dxa"/>
                  <w:tcBorders>
                    <w:top w:val="single" w:sz="4" w:space="0" w:color="808080"/>
                    <w:left w:val="nil"/>
                    <w:bottom w:val="single" w:sz="4" w:space="0" w:color="808080"/>
                    <w:right w:val="single" w:sz="4" w:space="0" w:color="808080"/>
                  </w:tcBorders>
                  <w:shd w:val="clear" w:color="auto" w:fill="auto"/>
                  <w:noWrap/>
                  <w:vAlign w:val="center"/>
                  <w:hideMark/>
                </w:tcPr>
                <w:p w14:paraId="62586217" w14:textId="77777777" w:rsidR="00D602ED" w:rsidRPr="009D5633" w:rsidRDefault="00D602ED" w:rsidP="00366D58">
                  <w:pPr>
                    <w:spacing w:after="0" w:line="240" w:lineRule="auto"/>
                    <w:jc w:val="center"/>
                    <w:rPr>
                      <w:rFonts w:ascii="Calibri" w:eastAsia="Times New Roman" w:hAnsi="Calibri" w:cs="Calibri"/>
                      <w:b/>
                      <w:bCs/>
                      <w:color w:val="000000"/>
                      <w:sz w:val="16"/>
                      <w:szCs w:val="16"/>
                      <w:lang w:val="en-GB" w:eastAsia="en-GB"/>
                    </w:rPr>
                  </w:pPr>
                  <w:proofErr w:type="spellStart"/>
                  <w:r w:rsidRPr="009D5633">
                    <w:rPr>
                      <w:rFonts w:ascii="Calibri" w:eastAsia="Times New Roman" w:hAnsi="Calibri" w:cs="Calibri"/>
                      <w:b/>
                      <w:bCs/>
                      <w:color w:val="000000"/>
                      <w:sz w:val="16"/>
                      <w:szCs w:val="16"/>
                      <w:lang w:val="en-GB" w:eastAsia="en-GB"/>
                    </w:rPr>
                    <w:t>sales_dollar</w:t>
                  </w:r>
                  <w:proofErr w:type="spellEnd"/>
                </w:p>
              </w:tc>
              <w:tc>
                <w:tcPr>
                  <w:tcW w:w="1400" w:type="dxa"/>
                  <w:tcBorders>
                    <w:top w:val="single" w:sz="4" w:space="0" w:color="808080"/>
                    <w:left w:val="nil"/>
                    <w:bottom w:val="single" w:sz="4" w:space="0" w:color="808080"/>
                    <w:right w:val="single" w:sz="4" w:space="0" w:color="808080"/>
                  </w:tcBorders>
                  <w:shd w:val="clear" w:color="auto" w:fill="auto"/>
                  <w:noWrap/>
                  <w:vAlign w:val="center"/>
                  <w:hideMark/>
                </w:tcPr>
                <w:p w14:paraId="73B80822" w14:textId="77777777" w:rsidR="00D602ED" w:rsidRPr="009D5633" w:rsidRDefault="00D602ED" w:rsidP="00366D58">
                  <w:pPr>
                    <w:spacing w:after="0" w:line="240" w:lineRule="auto"/>
                    <w:jc w:val="center"/>
                    <w:rPr>
                      <w:rFonts w:ascii="Calibri" w:eastAsia="Times New Roman" w:hAnsi="Calibri" w:cs="Calibri"/>
                      <w:b/>
                      <w:bCs/>
                      <w:color w:val="000000"/>
                      <w:sz w:val="16"/>
                      <w:szCs w:val="16"/>
                      <w:lang w:val="en-GB" w:eastAsia="en-GB"/>
                    </w:rPr>
                  </w:pPr>
                  <w:proofErr w:type="spellStart"/>
                  <w:r w:rsidRPr="009D5633">
                    <w:rPr>
                      <w:rFonts w:ascii="Calibri" w:eastAsia="Times New Roman" w:hAnsi="Calibri" w:cs="Calibri"/>
                      <w:b/>
                      <w:bCs/>
                      <w:color w:val="000000"/>
                      <w:sz w:val="16"/>
                      <w:szCs w:val="16"/>
                      <w:lang w:val="en-GB" w:eastAsia="en-GB"/>
                    </w:rPr>
                    <w:t>minutes_subscribed</w:t>
                  </w:r>
                  <w:proofErr w:type="spellEnd"/>
                </w:p>
              </w:tc>
              <w:tc>
                <w:tcPr>
                  <w:tcW w:w="2120" w:type="dxa"/>
                  <w:tcBorders>
                    <w:top w:val="single" w:sz="4" w:space="0" w:color="808080"/>
                    <w:left w:val="nil"/>
                    <w:bottom w:val="single" w:sz="4" w:space="0" w:color="808080"/>
                    <w:right w:val="single" w:sz="4" w:space="0" w:color="808080"/>
                  </w:tcBorders>
                  <w:shd w:val="clear" w:color="auto" w:fill="auto"/>
                  <w:noWrap/>
                  <w:vAlign w:val="center"/>
                  <w:hideMark/>
                </w:tcPr>
                <w:p w14:paraId="761D0340" w14:textId="77777777" w:rsidR="00D602ED" w:rsidRPr="009D5633" w:rsidRDefault="00D602ED" w:rsidP="00366D58">
                  <w:pPr>
                    <w:spacing w:after="0" w:line="240" w:lineRule="auto"/>
                    <w:jc w:val="center"/>
                    <w:rPr>
                      <w:rFonts w:ascii="Calibri" w:eastAsia="Times New Roman" w:hAnsi="Calibri" w:cs="Calibri"/>
                      <w:b/>
                      <w:bCs/>
                      <w:color w:val="000000"/>
                      <w:sz w:val="16"/>
                      <w:szCs w:val="16"/>
                      <w:lang w:val="en-GB" w:eastAsia="en-GB"/>
                    </w:rPr>
                  </w:pPr>
                  <w:proofErr w:type="spellStart"/>
                  <w:r w:rsidRPr="009D5633">
                    <w:rPr>
                      <w:rFonts w:ascii="Calibri" w:eastAsia="Times New Roman" w:hAnsi="Calibri" w:cs="Calibri"/>
                      <w:b/>
                      <w:bCs/>
                      <w:color w:val="000000"/>
                      <w:sz w:val="16"/>
                      <w:szCs w:val="16"/>
                      <w:lang w:val="en-GB" w:eastAsia="en-GB"/>
                    </w:rPr>
                    <w:t>denserank_sales_by_continent</w:t>
                  </w:r>
                  <w:proofErr w:type="spellEnd"/>
                </w:p>
              </w:tc>
              <w:tc>
                <w:tcPr>
                  <w:tcW w:w="2600" w:type="dxa"/>
                  <w:tcBorders>
                    <w:top w:val="single" w:sz="4" w:space="0" w:color="808080"/>
                    <w:left w:val="nil"/>
                    <w:bottom w:val="single" w:sz="4" w:space="0" w:color="808080"/>
                    <w:right w:val="single" w:sz="4" w:space="0" w:color="808080"/>
                  </w:tcBorders>
                  <w:shd w:val="clear" w:color="auto" w:fill="auto"/>
                  <w:noWrap/>
                  <w:vAlign w:val="center"/>
                  <w:hideMark/>
                </w:tcPr>
                <w:p w14:paraId="521294AD" w14:textId="77777777" w:rsidR="00D602ED" w:rsidRPr="009D5633" w:rsidRDefault="00D602ED" w:rsidP="00366D58">
                  <w:pPr>
                    <w:spacing w:after="0" w:line="240" w:lineRule="auto"/>
                    <w:jc w:val="center"/>
                    <w:rPr>
                      <w:rFonts w:ascii="Calibri" w:eastAsia="Times New Roman" w:hAnsi="Calibri" w:cs="Calibri"/>
                      <w:b/>
                      <w:bCs/>
                      <w:color w:val="000000"/>
                      <w:sz w:val="16"/>
                      <w:szCs w:val="16"/>
                      <w:lang w:val="en-GB" w:eastAsia="en-GB"/>
                    </w:rPr>
                  </w:pPr>
                  <w:proofErr w:type="spellStart"/>
                  <w:r w:rsidRPr="009D5633">
                    <w:rPr>
                      <w:rFonts w:ascii="Calibri" w:eastAsia="Times New Roman" w:hAnsi="Calibri" w:cs="Calibri"/>
                      <w:b/>
                      <w:bCs/>
                      <w:color w:val="000000"/>
                      <w:sz w:val="16"/>
                      <w:szCs w:val="16"/>
                      <w:lang w:val="en-GB" w:eastAsia="en-GB"/>
                    </w:rPr>
                    <w:t>rank_sales_by_country_per_continent</w:t>
                  </w:r>
                  <w:proofErr w:type="spellEnd"/>
                </w:p>
              </w:tc>
            </w:tr>
            <w:tr w:rsidR="00D602ED" w:rsidRPr="009D5633" w14:paraId="0F8B3DDA"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F3BBF6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422BE80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China</w:t>
                  </w:r>
                </w:p>
              </w:tc>
              <w:tc>
                <w:tcPr>
                  <w:tcW w:w="840" w:type="dxa"/>
                  <w:tcBorders>
                    <w:top w:val="nil"/>
                    <w:left w:val="nil"/>
                    <w:bottom w:val="single" w:sz="4" w:space="0" w:color="808080"/>
                    <w:right w:val="single" w:sz="4" w:space="0" w:color="808080"/>
                  </w:tcBorders>
                  <w:shd w:val="clear" w:color="auto" w:fill="auto"/>
                  <w:noWrap/>
                  <w:vAlign w:val="center"/>
                  <w:hideMark/>
                </w:tcPr>
                <w:p w14:paraId="297050A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6641910</w:t>
                  </w:r>
                </w:p>
              </w:tc>
              <w:tc>
                <w:tcPr>
                  <w:tcW w:w="1400" w:type="dxa"/>
                  <w:tcBorders>
                    <w:top w:val="nil"/>
                    <w:left w:val="nil"/>
                    <w:bottom w:val="single" w:sz="4" w:space="0" w:color="808080"/>
                    <w:right w:val="single" w:sz="4" w:space="0" w:color="808080"/>
                  </w:tcBorders>
                  <w:shd w:val="clear" w:color="auto" w:fill="auto"/>
                  <w:noWrap/>
                  <w:vAlign w:val="center"/>
                  <w:hideMark/>
                </w:tcPr>
                <w:p w14:paraId="54D395F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2213970</w:t>
                  </w:r>
                </w:p>
              </w:tc>
              <w:tc>
                <w:tcPr>
                  <w:tcW w:w="2120" w:type="dxa"/>
                  <w:tcBorders>
                    <w:top w:val="nil"/>
                    <w:left w:val="nil"/>
                    <w:bottom w:val="single" w:sz="4" w:space="0" w:color="808080"/>
                    <w:right w:val="single" w:sz="4" w:space="0" w:color="808080"/>
                  </w:tcBorders>
                  <w:shd w:val="clear" w:color="auto" w:fill="auto"/>
                  <w:noWrap/>
                  <w:vAlign w:val="center"/>
                  <w:hideMark/>
                </w:tcPr>
                <w:p w14:paraId="542C5F5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4552AB8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r>
            <w:tr w:rsidR="00D602ED" w:rsidRPr="009D5633" w14:paraId="2151863D"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6BD0859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39A126C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India</w:t>
                  </w:r>
                </w:p>
              </w:tc>
              <w:tc>
                <w:tcPr>
                  <w:tcW w:w="840" w:type="dxa"/>
                  <w:tcBorders>
                    <w:top w:val="nil"/>
                    <w:left w:val="nil"/>
                    <w:bottom w:val="single" w:sz="4" w:space="0" w:color="808080"/>
                    <w:right w:val="single" w:sz="4" w:space="0" w:color="808080"/>
                  </w:tcBorders>
                  <w:shd w:val="clear" w:color="auto" w:fill="auto"/>
                  <w:noWrap/>
                  <w:vAlign w:val="center"/>
                  <w:hideMark/>
                </w:tcPr>
                <w:p w14:paraId="76597A2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3619320</w:t>
                  </w:r>
                </w:p>
              </w:tc>
              <w:tc>
                <w:tcPr>
                  <w:tcW w:w="1400" w:type="dxa"/>
                  <w:tcBorders>
                    <w:top w:val="nil"/>
                    <w:left w:val="nil"/>
                    <w:bottom w:val="single" w:sz="4" w:space="0" w:color="808080"/>
                    <w:right w:val="single" w:sz="4" w:space="0" w:color="808080"/>
                  </w:tcBorders>
                  <w:shd w:val="clear" w:color="auto" w:fill="auto"/>
                  <w:noWrap/>
                  <w:vAlign w:val="center"/>
                  <w:hideMark/>
                </w:tcPr>
                <w:p w14:paraId="61AF3C0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1206440</w:t>
                  </w:r>
                </w:p>
              </w:tc>
              <w:tc>
                <w:tcPr>
                  <w:tcW w:w="2120" w:type="dxa"/>
                  <w:tcBorders>
                    <w:top w:val="nil"/>
                    <w:left w:val="nil"/>
                    <w:bottom w:val="single" w:sz="4" w:space="0" w:color="808080"/>
                    <w:right w:val="single" w:sz="4" w:space="0" w:color="808080"/>
                  </w:tcBorders>
                  <w:shd w:val="clear" w:color="auto" w:fill="auto"/>
                  <w:noWrap/>
                  <w:vAlign w:val="center"/>
                  <w:hideMark/>
                </w:tcPr>
                <w:p w14:paraId="1A9E8BB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4F62EE0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r>
            <w:tr w:rsidR="00D602ED" w:rsidRPr="009D5633" w14:paraId="66337937"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F979EE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06B7444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Japan</w:t>
                  </w:r>
                </w:p>
              </w:tc>
              <w:tc>
                <w:tcPr>
                  <w:tcW w:w="840" w:type="dxa"/>
                  <w:tcBorders>
                    <w:top w:val="nil"/>
                    <w:left w:val="nil"/>
                    <w:bottom w:val="single" w:sz="4" w:space="0" w:color="808080"/>
                    <w:right w:val="single" w:sz="4" w:space="0" w:color="808080"/>
                  </w:tcBorders>
                  <w:shd w:val="clear" w:color="auto" w:fill="auto"/>
                  <w:noWrap/>
                  <w:vAlign w:val="center"/>
                  <w:hideMark/>
                </w:tcPr>
                <w:p w14:paraId="3FC4360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1533570</w:t>
                  </w:r>
                </w:p>
              </w:tc>
              <w:tc>
                <w:tcPr>
                  <w:tcW w:w="1400" w:type="dxa"/>
                  <w:tcBorders>
                    <w:top w:val="nil"/>
                    <w:left w:val="nil"/>
                    <w:bottom w:val="single" w:sz="4" w:space="0" w:color="808080"/>
                    <w:right w:val="single" w:sz="4" w:space="0" w:color="808080"/>
                  </w:tcBorders>
                  <w:shd w:val="clear" w:color="auto" w:fill="auto"/>
                  <w:noWrap/>
                  <w:vAlign w:val="center"/>
                  <w:hideMark/>
                </w:tcPr>
                <w:p w14:paraId="6558C41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511190</w:t>
                  </w:r>
                </w:p>
              </w:tc>
              <w:tc>
                <w:tcPr>
                  <w:tcW w:w="2120" w:type="dxa"/>
                  <w:tcBorders>
                    <w:top w:val="nil"/>
                    <w:left w:val="nil"/>
                    <w:bottom w:val="single" w:sz="4" w:space="0" w:color="808080"/>
                    <w:right w:val="single" w:sz="4" w:space="0" w:color="808080"/>
                  </w:tcBorders>
                  <w:shd w:val="clear" w:color="auto" w:fill="auto"/>
                  <w:noWrap/>
                  <w:vAlign w:val="center"/>
                  <w:hideMark/>
                </w:tcPr>
                <w:p w14:paraId="1968812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592E746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r>
            <w:tr w:rsidR="00D602ED" w:rsidRPr="009D5633" w14:paraId="7F124B0D"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FBE13D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1A0CD9C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Turkey</w:t>
                  </w:r>
                </w:p>
              </w:tc>
              <w:tc>
                <w:tcPr>
                  <w:tcW w:w="840" w:type="dxa"/>
                  <w:tcBorders>
                    <w:top w:val="nil"/>
                    <w:left w:val="nil"/>
                    <w:bottom w:val="single" w:sz="4" w:space="0" w:color="808080"/>
                    <w:right w:val="single" w:sz="4" w:space="0" w:color="808080"/>
                  </w:tcBorders>
                  <w:shd w:val="clear" w:color="auto" w:fill="auto"/>
                  <w:noWrap/>
                  <w:vAlign w:val="center"/>
                  <w:hideMark/>
                </w:tcPr>
                <w:p w14:paraId="7A0C897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906120</w:t>
                  </w:r>
                </w:p>
              </w:tc>
              <w:tc>
                <w:tcPr>
                  <w:tcW w:w="1400" w:type="dxa"/>
                  <w:tcBorders>
                    <w:top w:val="nil"/>
                    <w:left w:val="nil"/>
                    <w:bottom w:val="single" w:sz="4" w:space="0" w:color="808080"/>
                    <w:right w:val="single" w:sz="4" w:space="0" w:color="808080"/>
                  </w:tcBorders>
                  <w:shd w:val="clear" w:color="auto" w:fill="auto"/>
                  <w:noWrap/>
                  <w:vAlign w:val="center"/>
                  <w:hideMark/>
                </w:tcPr>
                <w:p w14:paraId="4E02FEC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302040</w:t>
                  </w:r>
                </w:p>
              </w:tc>
              <w:tc>
                <w:tcPr>
                  <w:tcW w:w="2120" w:type="dxa"/>
                  <w:tcBorders>
                    <w:top w:val="nil"/>
                    <w:left w:val="nil"/>
                    <w:bottom w:val="single" w:sz="4" w:space="0" w:color="808080"/>
                    <w:right w:val="single" w:sz="4" w:space="0" w:color="808080"/>
                  </w:tcBorders>
                  <w:shd w:val="clear" w:color="auto" w:fill="auto"/>
                  <w:noWrap/>
                  <w:vAlign w:val="center"/>
                  <w:hideMark/>
                </w:tcPr>
                <w:p w14:paraId="63F458F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30065C5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r>
            <w:tr w:rsidR="00D602ED" w:rsidRPr="009D5633" w14:paraId="13ABCEB1"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BD627C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61C2143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Indonesia</w:t>
                  </w:r>
                </w:p>
              </w:tc>
              <w:tc>
                <w:tcPr>
                  <w:tcW w:w="840" w:type="dxa"/>
                  <w:tcBorders>
                    <w:top w:val="nil"/>
                    <w:left w:val="nil"/>
                    <w:bottom w:val="single" w:sz="4" w:space="0" w:color="808080"/>
                    <w:right w:val="single" w:sz="4" w:space="0" w:color="808080"/>
                  </w:tcBorders>
                  <w:shd w:val="clear" w:color="auto" w:fill="auto"/>
                  <w:noWrap/>
                  <w:vAlign w:val="center"/>
                  <w:hideMark/>
                </w:tcPr>
                <w:p w14:paraId="6D8EE1C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672660</w:t>
                  </w:r>
                </w:p>
              </w:tc>
              <w:tc>
                <w:tcPr>
                  <w:tcW w:w="1400" w:type="dxa"/>
                  <w:tcBorders>
                    <w:top w:val="nil"/>
                    <w:left w:val="nil"/>
                    <w:bottom w:val="single" w:sz="4" w:space="0" w:color="808080"/>
                    <w:right w:val="single" w:sz="4" w:space="0" w:color="808080"/>
                  </w:tcBorders>
                  <w:shd w:val="clear" w:color="auto" w:fill="auto"/>
                  <w:noWrap/>
                  <w:vAlign w:val="center"/>
                  <w:hideMark/>
                </w:tcPr>
                <w:p w14:paraId="1D78F1B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224220</w:t>
                  </w:r>
                </w:p>
              </w:tc>
              <w:tc>
                <w:tcPr>
                  <w:tcW w:w="2120" w:type="dxa"/>
                  <w:tcBorders>
                    <w:top w:val="nil"/>
                    <w:left w:val="nil"/>
                    <w:bottom w:val="single" w:sz="4" w:space="0" w:color="808080"/>
                    <w:right w:val="single" w:sz="4" w:space="0" w:color="808080"/>
                  </w:tcBorders>
                  <w:shd w:val="clear" w:color="auto" w:fill="auto"/>
                  <w:noWrap/>
                  <w:vAlign w:val="center"/>
                  <w:hideMark/>
                </w:tcPr>
                <w:p w14:paraId="43DE436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40CD00F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w:t>
                  </w:r>
                </w:p>
              </w:tc>
            </w:tr>
            <w:tr w:rsidR="00D602ED" w:rsidRPr="009D5633" w14:paraId="67601AED"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1251B8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479E62A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Taiwan</w:t>
                  </w:r>
                </w:p>
              </w:tc>
              <w:tc>
                <w:tcPr>
                  <w:tcW w:w="840" w:type="dxa"/>
                  <w:tcBorders>
                    <w:top w:val="nil"/>
                    <w:left w:val="nil"/>
                    <w:bottom w:val="single" w:sz="4" w:space="0" w:color="808080"/>
                    <w:right w:val="single" w:sz="4" w:space="0" w:color="808080"/>
                  </w:tcBorders>
                  <w:shd w:val="clear" w:color="auto" w:fill="auto"/>
                  <w:noWrap/>
                  <w:vAlign w:val="center"/>
                  <w:hideMark/>
                </w:tcPr>
                <w:p w14:paraId="223BCBF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558900</w:t>
                  </w:r>
                </w:p>
              </w:tc>
              <w:tc>
                <w:tcPr>
                  <w:tcW w:w="1400" w:type="dxa"/>
                  <w:tcBorders>
                    <w:top w:val="nil"/>
                    <w:left w:val="nil"/>
                    <w:bottom w:val="single" w:sz="4" w:space="0" w:color="808080"/>
                    <w:right w:val="single" w:sz="4" w:space="0" w:color="808080"/>
                  </w:tcBorders>
                  <w:shd w:val="clear" w:color="auto" w:fill="auto"/>
                  <w:noWrap/>
                  <w:vAlign w:val="center"/>
                  <w:hideMark/>
                </w:tcPr>
                <w:p w14:paraId="6B0C325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186300</w:t>
                  </w:r>
                </w:p>
              </w:tc>
              <w:tc>
                <w:tcPr>
                  <w:tcW w:w="2120" w:type="dxa"/>
                  <w:tcBorders>
                    <w:top w:val="nil"/>
                    <w:left w:val="nil"/>
                    <w:bottom w:val="single" w:sz="4" w:space="0" w:color="808080"/>
                    <w:right w:val="single" w:sz="4" w:space="0" w:color="808080"/>
                  </w:tcBorders>
                  <w:shd w:val="clear" w:color="auto" w:fill="auto"/>
                  <w:noWrap/>
                  <w:vAlign w:val="center"/>
                  <w:hideMark/>
                </w:tcPr>
                <w:p w14:paraId="4DF3561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0B3ABC8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w:t>
                  </w:r>
                </w:p>
              </w:tc>
            </w:tr>
            <w:tr w:rsidR="00D602ED" w:rsidRPr="009D5633" w14:paraId="6FB5F5E1"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6CF5EEA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31D186D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Iran</w:t>
                  </w:r>
                </w:p>
              </w:tc>
              <w:tc>
                <w:tcPr>
                  <w:tcW w:w="840" w:type="dxa"/>
                  <w:tcBorders>
                    <w:top w:val="nil"/>
                    <w:left w:val="nil"/>
                    <w:bottom w:val="single" w:sz="4" w:space="0" w:color="808080"/>
                    <w:right w:val="single" w:sz="4" w:space="0" w:color="808080"/>
                  </w:tcBorders>
                  <w:shd w:val="clear" w:color="auto" w:fill="auto"/>
                  <w:noWrap/>
                  <w:vAlign w:val="center"/>
                  <w:hideMark/>
                </w:tcPr>
                <w:p w14:paraId="4E2E977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540570</w:t>
                  </w:r>
                </w:p>
              </w:tc>
              <w:tc>
                <w:tcPr>
                  <w:tcW w:w="1400" w:type="dxa"/>
                  <w:tcBorders>
                    <w:top w:val="nil"/>
                    <w:left w:val="nil"/>
                    <w:bottom w:val="single" w:sz="4" w:space="0" w:color="808080"/>
                    <w:right w:val="single" w:sz="4" w:space="0" w:color="808080"/>
                  </w:tcBorders>
                  <w:shd w:val="clear" w:color="auto" w:fill="auto"/>
                  <w:noWrap/>
                  <w:vAlign w:val="center"/>
                  <w:hideMark/>
                </w:tcPr>
                <w:p w14:paraId="6C763E6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180190</w:t>
                  </w:r>
                </w:p>
              </w:tc>
              <w:tc>
                <w:tcPr>
                  <w:tcW w:w="2120" w:type="dxa"/>
                  <w:tcBorders>
                    <w:top w:val="nil"/>
                    <w:left w:val="nil"/>
                    <w:bottom w:val="single" w:sz="4" w:space="0" w:color="808080"/>
                    <w:right w:val="single" w:sz="4" w:space="0" w:color="808080"/>
                  </w:tcBorders>
                  <w:shd w:val="clear" w:color="auto" w:fill="auto"/>
                  <w:noWrap/>
                  <w:vAlign w:val="center"/>
                  <w:hideMark/>
                </w:tcPr>
                <w:p w14:paraId="0F458EE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7A88DDE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w:t>
                  </w:r>
                </w:p>
              </w:tc>
            </w:tr>
            <w:tr w:rsidR="00D602ED" w:rsidRPr="009D5633" w14:paraId="382508B5"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32A6A87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3E9963C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Vietnam</w:t>
                  </w:r>
                </w:p>
              </w:tc>
              <w:tc>
                <w:tcPr>
                  <w:tcW w:w="840" w:type="dxa"/>
                  <w:tcBorders>
                    <w:top w:val="nil"/>
                    <w:left w:val="nil"/>
                    <w:bottom w:val="single" w:sz="4" w:space="0" w:color="808080"/>
                    <w:right w:val="single" w:sz="4" w:space="0" w:color="808080"/>
                  </w:tcBorders>
                  <w:shd w:val="clear" w:color="auto" w:fill="auto"/>
                  <w:noWrap/>
                  <w:vAlign w:val="center"/>
                  <w:hideMark/>
                </w:tcPr>
                <w:p w14:paraId="1D948F0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474960</w:t>
                  </w:r>
                </w:p>
              </w:tc>
              <w:tc>
                <w:tcPr>
                  <w:tcW w:w="1400" w:type="dxa"/>
                  <w:tcBorders>
                    <w:top w:val="nil"/>
                    <w:left w:val="nil"/>
                    <w:bottom w:val="single" w:sz="4" w:space="0" w:color="808080"/>
                    <w:right w:val="single" w:sz="4" w:space="0" w:color="808080"/>
                  </w:tcBorders>
                  <w:shd w:val="clear" w:color="auto" w:fill="auto"/>
                  <w:noWrap/>
                  <w:vAlign w:val="center"/>
                  <w:hideMark/>
                </w:tcPr>
                <w:p w14:paraId="673F9D9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158320</w:t>
                  </w:r>
                </w:p>
              </w:tc>
              <w:tc>
                <w:tcPr>
                  <w:tcW w:w="2120" w:type="dxa"/>
                  <w:tcBorders>
                    <w:top w:val="nil"/>
                    <w:left w:val="nil"/>
                    <w:bottom w:val="single" w:sz="4" w:space="0" w:color="808080"/>
                    <w:right w:val="single" w:sz="4" w:space="0" w:color="808080"/>
                  </w:tcBorders>
                  <w:shd w:val="clear" w:color="auto" w:fill="auto"/>
                  <w:noWrap/>
                  <w:vAlign w:val="center"/>
                  <w:hideMark/>
                </w:tcPr>
                <w:p w14:paraId="0E8D7D7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6513801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8</w:t>
                  </w:r>
                </w:p>
              </w:tc>
            </w:tr>
            <w:tr w:rsidR="00D602ED" w:rsidRPr="009D5633" w14:paraId="1BDBBAC9"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FCBDD3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4AF39D6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Malaysia</w:t>
                  </w:r>
                </w:p>
              </w:tc>
              <w:tc>
                <w:tcPr>
                  <w:tcW w:w="840" w:type="dxa"/>
                  <w:tcBorders>
                    <w:top w:val="nil"/>
                    <w:left w:val="nil"/>
                    <w:bottom w:val="single" w:sz="4" w:space="0" w:color="808080"/>
                    <w:right w:val="single" w:sz="4" w:space="0" w:color="808080"/>
                  </w:tcBorders>
                  <w:shd w:val="clear" w:color="auto" w:fill="auto"/>
                  <w:noWrap/>
                  <w:vAlign w:val="center"/>
                  <w:hideMark/>
                </w:tcPr>
                <w:p w14:paraId="7EE9E78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455370</w:t>
                  </w:r>
                </w:p>
              </w:tc>
              <w:tc>
                <w:tcPr>
                  <w:tcW w:w="1400" w:type="dxa"/>
                  <w:tcBorders>
                    <w:top w:val="nil"/>
                    <w:left w:val="nil"/>
                    <w:bottom w:val="single" w:sz="4" w:space="0" w:color="808080"/>
                    <w:right w:val="single" w:sz="4" w:space="0" w:color="808080"/>
                  </w:tcBorders>
                  <w:shd w:val="clear" w:color="auto" w:fill="auto"/>
                  <w:noWrap/>
                  <w:vAlign w:val="center"/>
                  <w:hideMark/>
                </w:tcPr>
                <w:p w14:paraId="6E6537C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151790</w:t>
                  </w:r>
                </w:p>
              </w:tc>
              <w:tc>
                <w:tcPr>
                  <w:tcW w:w="2120" w:type="dxa"/>
                  <w:tcBorders>
                    <w:top w:val="nil"/>
                    <w:left w:val="nil"/>
                    <w:bottom w:val="single" w:sz="4" w:space="0" w:color="808080"/>
                    <w:right w:val="single" w:sz="4" w:space="0" w:color="808080"/>
                  </w:tcBorders>
                  <w:shd w:val="clear" w:color="auto" w:fill="auto"/>
                  <w:noWrap/>
                  <w:vAlign w:val="center"/>
                  <w:hideMark/>
                </w:tcPr>
                <w:p w14:paraId="3C1AD88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6CF205F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9</w:t>
                  </w:r>
                </w:p>
              </w:tc>
            </w:tr>
            <w:tr w:rsidR="00D602ED" w:rsidRPr="009D5633" w14:paraId="59F92828"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79973C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34FB936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Philippines</w:t>
                  </w:r>
                </w:p>
              </w:tc>
              <w:tc>
                <w:tcPr>
                  <w:tcW w:w="840" w:type="dxa"/>
                  <w:tcBorders>
                    <w:top w:val="nil"/>
                    <w:left w:val="nil"/>
                    <w:bottom w:val="single" w:sz="4" w:space="0" w:color="808080"/>
                    <w:right w:val="single" w:sz="4" w:space="0" w:color="808080"/>
                  </w:tcBorders>
                  <w:shd w:val="clear" w:color="auto" w:fill="auto"/>
                  <w:noWrap/>
                  <w:vAlign w:val="center"/>
                  <w:hideMark/>
                </w:tcPr>
                <w:p w14:paraId="3253994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354840</w:t>
                  </w:r>
                </w:p>
              </w:tc>
              <w:tc>
                <w:tcPr>
                  <w:tcW w:w="1400" w:type="dxa"/>
                  <w:tcBorders>
                    <w:top w:val="nil"/>
                    <w:left w:val="nil"/>
                    <w:bottom w:val="single" w:sz="4" w:space="0" w:color="808080"/>
                    <w:right w:val="single" w:sz="4" w:space="0" w:color="808080"/>
                  </w:tcBorders>
                  <w:shd w:val="clear" w:color="auto" w:fill="auto"/>
                  <w:noWrap/>
                  <w:vAlign w:val="center"/>
                  <w:hideMark/>
                </w:tcPr>
                <w:p w14:paraId="4C2C537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118280</w:t>
                  </w:r>
                </w:p>
              </w:tc>
              <w:tc>
                <w:tcPr>
                  <w:tcW w:w="2120" w:type="dxa"/>
                  <w:tcBorders>
                    <w:top w:val="nil"/>
                    <w:left w:val="nil"/>
                    <w:bottom w:val="single" w:sz="4" w:space="0" w:color="808080"/>
                    <w:right w:val="single" w:sz="4" w:space="0" w:color="808080"/>
                  </w:tcBorders>
                  <w:shd w:val="clear" w:color="auto" w:fill="auto"/>
                  <w:noWrap/>
                  <w:vAlign w:val="center"/>
                  <w:hideMark/>
                </w:tcPr>
                <w:p w14:paraId="5B8A12A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5AFA937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w:t>
                  </w:r>
                </w:p>
              </w:tc>
            </w:tr>
            <w:tr w:rsidR="00D602ED" w:rsidRPr="009D5633" w14:paraId="431673AB"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686692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2D7C3F0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Uzbekistan</w:t>
                  </w:r>
                </w:p>
              </w:tc>
              <w:tc>
                <w:tcPr>
                  <w:tcW w:w="840" w:type="dxa"/>
                  <w:tcBorders>
                    <w:top w:val="nil"/>
                    <w:left w:val="nil"/>
                    <w:bottom w:val="single" w:sz="4" w:space="0" w:color="808080"/>
                    <w:right w:val="single" w:sz="4" w:space="0" w:color="808080"/>
                  </w:tcBorders>
                  <w:shd w:val="clear" w:color="auto" w:fill="auto"/>
                  <w:noWrap/>
                  <w:vAlign w:val="center"/>
                  <w:hideMark/>
                </w:tcPr>
                <w:p w14:paraId="128BBFA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316920</w:t>
                  </w:r>
                </w:p>
              </w:tc>
              <w:tc>
                <w:tcPr>
                  <w:tcW w:w="1400" w:type="dxa"/>
                  <w:tcBorders>
                    <w:top w:val="nil"/>
                    <w:left w:val="nil"/>
                    <w:bottom w:val="single" w:sz="4" w:space="0" w:color="808080"/>
                    <w:right w:val="single" w:sz="4" w:space="0" w:color="808080"/>
                  </w:tcBorders>
                  <w:shd w:val="clear" w:color="auto" w:fill="auto"/>
                  <w:noWrap/>
                  <w:vAlign w:val="center"/>
                  <w:hideMark/>
                </w:tcPr>
                <w:p w14:paraId="1644FD2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105640</w:t>
                  </w:r>
                </w:p>
              </w:tc>
              <w:tc>
                <w:tcPr>
                  <w:tcW w:w="2120" w:type="dxa"/>
                  <w:tcBorders>
                    <w:top w:val="nil"/>
                    <w:left w:val="nil"/>
                    <w:bottom w:val="single" w:sz="4" w:space="0" w:color="808080"/>
                    <w:right w:val="single" w:sz="4" w:space="0" w:color="808080"/>
                  </w:tcBorders>
                  <w:shd w:val="clear" w:color="auto" w:fill="auto"/>
                  <w:noWrap/>
                  <w:vAlign w:val="center"/>
                  <w:hideMark/>
                </w:tcPr>
                <w:p w14:paraId="6FB1A36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0CD7850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w:t>
                  </w:r>
                </w:p>
              </w:tc>
            </w:tr>
            <w:tr w:rsidR="00D602ED" w:rsidRPr="009D5633" w14:paraId="0BFE9B4D"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F604E1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3C9FF86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Saudi Arabia</w:t>
                  </w:r>
                </w:p>
              </w:tc>
              <w:tc>
                <w:tcPr>
                  <w:tcW w:w="840" w:type="dxa"/>
                  <w:tcBorders>
                    <w:top w:val="nil"/>
                    <w:left w:val="nil"/>
                    <w:bottom w:val="single" w:sz="4" w:space="0" w:color="808080"/>
                    <w:right w:val="single" w:sz="4" w:space="0" w:color="808080"/>
                  </w:tcBorders>
                  <w:shd w:val="clear" w:color="auto" w:fill="auto"/>
                  <w:noWrap/>
                  <w:vAlign w:val="center"/>
                  <w:hideMark/>
                </w:tcPr>
                <w:p w14:paraId="60098EE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256560</w:t>
                  </w:r>
                </w:p>
              </w:tc>
              <w:tc>
                <w:tcPr>
                  <w:tcW w:w="1400" w:type="dxa"/>
                  <w:tcBorders>
                    <w:top w:val="nil"/>
                    <w:left w:val="nil"/>
                    <w:bottom w:val="single" w:sz="4" w:space="0" w:color="808080"/>
                    <w:right w:val="single" w:sz="4" w:space="0" w:color="808080"/>
                  </w:tcBorders>
                  <w:shd w:val="clear" w:color="auto" w:fill="auto"/>
                  <w:noWrap/>
                  <w:vAlign w:val="center"/>
                  <w:hideMark/>
                </w:tcPr>
                <w:p w14:paraId="69BB83E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85520</w:t>
                  </w:r>
                </w:p>
              </w:tc>
              <w:tc>
                <w:tcPr>
                  <w:tcW w:w="2120" w:type="dxa"/>
                  <w:tcBorders>
                    <w:top w:val="nil"/>
                    <w:left w:val="nil"/>
                    <w:bottom w:val="single" w:sz="4" w:space="0" w:color="808080"/>
                    <w:right w:val="single" w:sz="4" w:space="0" w:color="808080"/>
                  </w:tcBorders>
                  <w:shd w:val="clear" w:color="auto" w:fill="auto"/>
                  <w:noWrap/>
                  <w:vAlign w:val="center"/>
                  <w:hideMark/>
                </w:tcPr>
                <w:p w14:paraId="59BF8B1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24487D6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12</w:t>
                  </w:r>
                </w:p>
              </w:tc>
            </w:tr>
            <w:tr w:rsidR="00D602ED" w:rsidRPr="009D5633" w14:paraId="53F46592"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198A12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176A45C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United Arab Emirates</w:t>
                  </w:r>
                </w:p>
              </w:tc>
              <w:tc>
                <w:tcPr>
                  <w:tcW w:w="840" w:type="dxa"/>
                  <w:tcBorders>
                    <w:top w:val="nil"/>
                    <w:left w:val="nil"/>
                    <w:bottom w:val="single" w:sz="4" w:space="0" w:color="808080"/>
                    <w:right w:val="single" w:sz="4" w:space="0" w:color="808080"/>
                  </w:tcBorders>
                  <w:shd w:val="clear" w:color="auto" w:fill="auto"/>
                  <w:noWrap/>
                  <w:vAlign w:val="center"/>
                  <w:hideMark/>
                </w:tcPr>
                <w:p w14:paraId="6302E3F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246030</w:t>
                  </w:r>
                </w:p>
              </w:tc>
              <w:tc>
                <w:tcPr>
                  <w:tcW w:w="1400" w:type="dxa"/>
                  <w:tcBorders>
                    <w:top w:val="nil"/>
                    <w:left w:val="nil"/>
                    <w:bottom w:val="single" w:sz="4" w:space="0" w:color="808080"/>
                    <w:right w:val="single" w:sz="4" w:space="0" w:color="808080"/>
                  </w:tcBorders>
                  <w:shd w:val="clear" w:color="auto" w:fill="auto"/>
                  <w:noWrap/>
                  <w:vAlign w:val="center"/>
                  <w:hideMark/>
                </w:tcPr>
                <w:p w14:paraId="00F149D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82010</w:t>
                  </w:r>
                </w:p>
              </w:tc>
              <w:tc>
                <w:tcPr>
                  <w:tcW w:w="2120" w:type="dxa"/>
                  <w:tcBorders>
                    <w:top w:val="nil"/>
                    <w:left w:val="nil"/>
                    <w:bottom w:val="single" w:sz="4" w:space="0" w:color="808080"/>
                    <w:right w:val="single" w:sz="4" w:space="0" w:color="808080"/>
                  </w:tcBorders>
                  <w:shd w:val="clear" w:color="auto" w:fill="auto"/>
                  <w:noWrap/>
                  <w:vAlign w:val="center"/>
                  <w:hideMark/>
                </w:tcPr>
                <w:p w14:paraId="43A96F6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562491A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13</w:t>
                  </w:r>
                </w:p>
              </w:tc>
            </w:tr>
            <w:tr w:rsidR="00D602ED" w:rsidRPr="009D5633" w14:paraId="0007DF0F"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61E96AD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52B42A3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Kazakhstan</w:t>
                  </w:r>
                </w:p>
              </w:tc>
              <w:tc>
                <w:tcPr>
                  <w:tcW w:w="840" w:type="dxa"/>
                  <w:tcBorders>
                    <w:top w:val="nil"/>
                    <w:left w:val="nil"/>
                    <w:bottom w:val="single" w:sz="4" w:space="0" w:color="808080"/>
                    <w:right w:val="single" w:sz="4" w:space="0" w:color="808080"/>
                  </w:tcBorders>
                  <w:shd w:val="clear" w:color="auto" w:fill="auto"/>
                  <w:noWrap/>
                  <w:vAlign w:val="center"/>
                  <w:hideMark/>
                </w:tcPr>
                <w:p w14:paraId="64C4931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229470</w:t>
                  </w:r>
                </w:p>
              </w:tc>
              <w:tc>
                <w:tcPr>
                  <w:tcW w:w="1400" w:type="dxa"/>
                  <w:tcBorders>
                    <w:top w:val="nil"/>
                    <w:left w:val="nil"/>
                    <w:bottom w:val="single" w:sz="4" w:space="0" w:color="808080"/>
                    <w:right w:val="single" w:sz="4" w:space="0" w:color="808080"/>
                  </w:tcBorders>
                  <w:shd w:val="clear" w:color="auto" w:fill="auto"/>
                  <w:noWrap/>
                  <w:vAlign w:val="center"/>
                  <w:hideMark/>
                </w:tcPr>
                <w:p w14:paraId="644ABC2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76490</w:t>
                  </w:r>
                </w:p>
              </w:tc>
              <w:tc>
                <w:tcPr>
                  <w:tcW w:w="2120" w:type="dxa"/>
                  <w:tcBorders>
                    <w:top w:val="nil"/>
                    <w:left w:val="nil"/>
                    <w:bottom w:val="single" w:sz="4" w:space="0" w:color="808080"/>
                    <w:right w:val="single" w:sz="4" w:space="0" w:color="808080"/>
                  </w:tcBorders>
                  <w:shd w:val="clear" w:color="auto" w:fill="auto"/>
                  <w:noWrap/>
                  <w:vAlign w:val="center"/>
                  <w:hideMark/>
                </w:tcPr>
                <w:p w14:paraId="2221213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6C04679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14</w:t>
                  </w:r>
                </w:p>
              </w:tc>
            </w:tr>
            <w:tr w:rsidR="00D602ED" w:rsidRPr="009D5633" w14:paraId="5398D068"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905010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6004C3A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Mongolia</w:t>
                  </w:r>
                </w:p>
              </w:tc>
              <w:tc>
                <w:tcPr>
                  <w:tcW w:w="840" w:type="dxa"/>
                  <w:tcBorders>
                    <w:top w:val="nil"/>
                    <w:left w:val="nil"/>
                    <w:bottom w:val="single" w:sz="4" w:space="0" w:color="808080"/>
                    <w:right w:val="single" w:sz="4" w:space="0" w:color="808080"/>
                  </w:tcBorders>
                  <w:shd w:val="clear" w:color="auto" w:fill="auto"/>
                  <w:noWrap/>
                  <w:vAlign w:val="center"/>
                  <w:hideMark/>
                </w:tcPr>
                <w:p w14:paraId="31D1E26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225480</w:t>
                  </w:r>
                </w:p>
              </w:tc>
              <w:tc>
                <w:tcPr>
                  <w:tcW w:w="1400" w:type="dxa"/>
                  <w:tcBorders>
                    <w:top w:val="nil"/>
                    <w:left w:val="nil"/>
                    <w:bottom w:val="single" w:sz="4" w:space="0" w:color="808080"/>
                    <w:right w:val="single" w:sz="4" w:space="0" w:color="808080"/>
                  </w:tcBorders>
                  <w:shd w:val="clear" w:color="auto" w:fill="auto"/>
                  <w:noWrap/>
                  <w:vAlign w:val="center"/>
                  <w:hideMark/>
                </w:tcPr>
                <w:p w14:paraId="5BE7B7B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75160</w:t>
                  </w:r>
                </w:p>
              </w:tc>
              <w:tc>
                <w:tcPr>
                  <w:tcW w:w="2120" w:type="dxa"/>
                  <w:tcBorders>
                    <w:top w:val="nil"/>
                    <w:left w:val="nil"/>
                    <w:bottom w:val="single" w:sz="4" w:space="0" w:color="808080"/>
                    <w:right w:val="single" w:sz="4" w:space="0" w:color="808080"/>
                  </w:tcBorders>
                  <w:shd w:val="clear" w:color="auto" w:fill="auto"/>
                  <w:noWrap/>
                  <w:vAlign w:val="center"/>
                  <w:hideMark/>
                </w:tcPr>
                <w:p w14:paraId="637F3AE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2303607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15</w:t>
                  </w:r>
                </w:p>
              </w:tc>
            </w:tr>
            <w:tr w:rsidR="00D602ED" w:rsidRPr="009D5633" w14:paraId="62053C91"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2880067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5283DCA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Pakistan</w:t>
                  </w:r>
                </w:p>
              </w:tc>
              <w:tc>
                <w:tcPr>
                  <w:tcW w:w="840" w:type="dxa"/>
                  <w:tcBorders>
                    <w:top w:val="nil"/>
                    <w:left w:val="nil"/>
                    <w:bottom w:val="single" w:sz="4" w:space="0" w:color="808080"/>
                    <w:right w:val="single" w:sz="4" w:space="0" w:color="808080"/>
                  </w:tcBorders>
                  <w:shd w:val="clear" w:color="auto" w:fill="auto"/>
                  <w:noWrap/>
                  <w:vAlign w:val="center"/>
                  <w:hideMark/>
                </w:tcPr>
                <w:p w14:paraId="27B547C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208920</w:t>
                  </w:r>
                </w:p>
              </w:tc>
              <w:tc>
                <w:tcPr>
                  <w:tcW w:w="1400" w:type="dxa"/>
                  <w:tcBorders>
                    <w:top w:val="nil"/>
                    <w:left w:val="nil"/>
                    <w:bottom w:val="single" w:sz="4" w:space="0" w:color="808080"/>
                    <w:right w:val="single" w:sz="4" w:space="0" w:color="808080"/>
                  </w:tcBorders>
                  <w:shd w:val="clear" w:color="auto" w:fill="auto"/>
                  <w:noWrap/>
                  <w:vAlign w:val="center"/>
                  <w:hideMark/>
                </w:tcPr>
                <w:p w14:paraId="708EF42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69640</w:t>
                  </w:r>
                </w:p>
              </w:tc>
              <w:tc>
                <w:tcPr>
                  <w:tcW w:w="2120" w:type="dxa"/>
                  <w:tcBorders>
                    <w:top w:val="nil"/>
                    <w:left w:val="nil"/>
                    <w:bottom w:val="single" w:sz="4" w:space="0" w:color="808080"/>
                    <w:right w:val="single" w:sz="4" w:space="0" w:color="808080"/>
                  </w:tcBorders>
                  <w:shd w:val="clear" w:color="auto" w:fill="auto"/>
                  <w:noWrap/>
                  <w:vAlign w:val="center"/>
                  <w:hideMark/>
                </w:tcPr>
                <w:p w14:paraId="3739871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350027D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16</w:t>
                  </w:r>
                </w:p>
              </w:tc>
            </w:tr>
            <w:tr w:rsidR="00D602ED" w:rsidRPr="009D5633" w14:paraId="45DE7AA4"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DF1823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351DFF6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Syria</w:t>
                  </w:r>
                </w:p>
              </w:tc>
              <w:tc>
                <w:tcPr>
                  <w:tcW w:w="840" w:type="dxa"/>
                  <w:tcBorders>
                    <w:top w:val="nil"/>
                    <w:left w:val="nil"/>
                    <w:bottom w:val="single" w:sz="4" w:space="0" w:color="808080"/>
                    <w:right w:val="single" w:sz="4" w:space="0" w:color="808080"/>
                  </w:tcBorders>
                  <w:shd w:val="clear" w:color="auto" w:fill="auto"/>
                  <w:noWrap/>
                  <w:vAlign w:val="center"/>
                  <w:hideMark/>
                </w:tcPr>
                <w:p w14:paraId="5ADCEB5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172350</w:t>
                  </w:r>
                </w:p>
              </w:tc>
              <w:tc>
                <w:tcPr>
                  <w:tcW w:w="1400" w:type="dxa"/>
                  <w:tcBorders>
                    <w:top w:val="nil"/>
                    <w:left w:val="nil"/>
                    <w:bottom w:val="single" w:sz="4" w:space="0" w:color="808080"/>
                    <w:right w:val="single" w:sz="4" w:space="0" w:color="808080"/>
                  </w:tcBorders>
                  <w:shd w:val="clear" w:color="auto" w:fill="auto"/>
                  <w:noWrap/>
                  <w:vAlign w:val="center"/>
                  <w:hideMark/>
                </w:tcPr>
                <w:p w14:paraId="683C396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57450</w:t>
                  </w:r>
                </w:p>
              </w:tc>
              <w:tc>
                <w:tcPr>
                  <w:tcW w:w="2120" w:type="dxa"/>
                  <w:tcBorders>
                    <w:top w:val="nil"/>
                    <w:left w:val="nil"/>
                    <w:bottom w:val="single" w:sz="4" w:space="0" w:color="808080"/>
                    <w:right w:val="single" w:sz="4" w:space="0" w:color="808080"/>
                  </w:tcBorders>
                  <w:shd w:val="clear" w:color="auto" w:fill="auto"/>
                  <w:noWrap/>
                  <w:vAlign w:val="center"/>
                  <w:hideMark/>
                </w:tcPr>
                <w:p w14:paraId="6973CA8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1A2CDB1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17</w:t>
                  </w:r>
                </w:p>
              </w:tc>
            </w:tr>
            <w:tr w:rsidR="00D602ED" w:rsidRPr="009D5633" w14:paraId="6A26050D"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0313CBA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2977C87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Oman</w:t>
                  </w:r>
                </w:p>
              </w:tc>
              <w:tc>
                <w:tcPr>
                  <w:tcW w:w="840" w:type="dxa"/>
                  <w:tcBorders>
                    <w:top w:val="nil"/>
                    <w:left w:val="nil"/>
                    <w:bottom w:val="single" w:sz="4" w:space="0" w:color="808080"/>
                    <w:right w:val="single" w:sz="4" w:space="0" w:color="808080"/>
                  </w:tcBorders>
                  <w:shd w:val="clear" w:color="auto" w:fill="auto"/>
                  <w:noWrap/>
                  <w:vAlign w:val="center"/>
                  <w:hideMark/>
                </w:tcPr>
                <w:p w14:paraId="7352431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149340</w:t>
                  </w:r>
                </w:p>
              </w:tc>
              <w:tc>
                <w:tcPr>
                  <w:tcW w:w="1400" w:type="dxa"/>
                  <w:tcBorders>
                    <w:top w:val="nil"/>
                    <w:left w:val="nil"/>
                    <w:bottom w:val="single" w:sz="4" w:space="0" w:color="808080"/>
                    <w:right w:val="single" w:sz="4" w:space="0" w:color="808080"/>
                  </w:tcBorders>
                  <w:shd w:val="clear" w:color="auto" w:fill="auto"/>
                  <w:noWrap/>
                  <w:vAlign w:val="center"/>
                  <w:hideMark/>
                </w:tcPr>
                <w:p w14:paraId="35E3B8B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49780</w:t>
                  </w:r>
                </w:p>
              </w:tc>
              <w:tc>
                <w:tcPr>
                  <w:tcW w:w="2120" w:type="dxa"/>
                  <w:tcBorders>
                    <w:top w:val="nil"/>
                    <w:left w:val="nil"/>
                    <w:bottom w:val="single" w:sz="4" w:space="0" w:color="808080"/>
                    <w:right w:val="single" w:sz="4" w:space="0" w:color="808080"/>
                  </w:tcBorders>
                  <w:shd w:val="clear" w:color="auto" w:fill="auto"/>
                  <w:noWrap/>
                  <w:vAlign w:val="center"/>
                  <w:hideMark/>
                </w:tcPr>
                <w:p w14:paraId="7C333BA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548414F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18</w:t>
                  </w:r>
                </w:p>
              </w:tc>
            </w:tr>
            <w:tr w:rsidR="00D602ED" w:rsidRPr="009D5633" w14:paraId="5D447EAA"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F9CA71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47C27E8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Laos</w:t>
                  </w:r>
                </w:p>
              </w:tc>
              <w:tc>
                <w:tcPr>
                  <w:tcW w:w="840" w:type="dxa"/>
                  <w:tcBorders>
                    <w:top w:val="nil"/>
                    <w:left w:val="nil"/>
                    <w:bottom w:val="single" w:sz="4" w:space="0" w:color="808080"/>
                    <w:right w:val="single" w:sz="4" w:space="0" w:color="808080"/>
                  </w:tcBorders>
                  <w:shd w:val="clear" w:color="auto" w:fill="auto"/>
                  <w:noWrap/>
                  <w:vAlign w:val="center"/>
                  <w:hideMark/>
                </w:tcPr>
                <w:p w14:paraId="0B7E1B0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125670</w:t>
                  </w:r>
                </w:p>
              </w:tc>
              <w:tc>
                <w:tcPr>
                  <w:tcW w:w="1400" w:type="dxa"/>
                  <w:tcBorders>
                    <w:top w:val="nil"/>
                    <w:left w:val="nil"/>
                    <w:bottom w:val="single" w:sz="4" w:space="0" w:color="808080"/>
                    <w:right w:val="single" w:sz="4" w:space="0" w:color="808080"/>
                  </w:tcBorders>
                  <w:shd w:val="clear" w:color="auto" w:fill="auto"/>
                  <w:noWrap/>
                  <w:vAlign w:val="center"/>
                  <w:hideMark/>
                </w:tcPr>
                <w:p w14:paraId="7FE0992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41890</w:t>
                  </w:r>
                </w:p>
              </w:tc>
              <w:tc>
                <w:tcPr>
                  <w:tcW w:w="2120" w:type="dxa"/>
                  <w:tcBorders>
                    <w:top w:val="nil"/>
                    <w:left w:val="nil"/>
                    <w:bottom w:val="single" w:sz="4" w:space="0" w:color="808080"/>
                    <w:right w:val="single" w:sz="4" w:space="0" w:color="808080"/>
                  </w:tcBorders>
                  <w:shd w:val="clear" w:color="auto" w:fill="auto"/>
                  <w:noWrap/>
                  <w:vAlign w:val="center"/>
                  <w:hideMark/>
                </w:tcPr>
                <w:p w14:paraId="6660B91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27AAC49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19</w:t>
                  </w:r>
                </w:p>
              </w:tc>
            </w:tr>
            <w:tr w:rsidR="00D602ED" w:rsidRPr="009D5633" w14:paraId="1E87C481"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27BC273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7839FCB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Iraq</w:t>
                  </w:r>
                </w:p>
              </w:tc>
              <w:tc>
                <w:tcPr>
                  <w:tcW w:w="840" w:type="dxa"/>
                  <w:tcBorders>
                    <w:top w:val="nil"/>
                    <w:left w:val="nil"/>
                    <w:bottom w:val="single" w:sz="4" w:space="0" w:color="808080"/>
                    <w:right w:val="single" w:sz="4" w:space="0" w:color="808080"/>
                  </w:tcBorders>
                  <w:shd w:val="clear" w:color="auto" w:fill="auto"/>
                  <w:noWrap/>
                  <w:vAlign w:val="center"/>
                  <w:hideMark/>
                </w:tcPr>
                <w:p w14:paraId="63A0E31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111750</w:t>
                  </w:r>
                </w:p>
              </w:tc>
              <w:tc>
                <w:tcPr>
                  <w:tcW w:w="1400" w:type="dxa"/>
                  <w:tcBorders>
                    <w:top w:val="nil"/>
                    <w:left w:val="nil"/>
                    <w:bottom w:val="single" w:sz="4" w:space="0" w:color="808080"/>
                    <w:right w:val="single" w:sz="4" w:space="0" w:color="808080"/>
                  </w:tcBorders>
                  <w:shd w:val="clear" w:color="auto" w:fill="auto"/>
                  <w:noWrap/>
                  <w:vAlign w:val="center"/>
                  <w:hideMark/>
                </w:tcPr>
                <w:p w14:paraId="2E35489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37250</w:t>
                  </w:r>
                </w:p>
              </w:tc>
              <w:tc>
                <w:tcPr>
                  <w:tcW w:w="2120" w:type="dxa"/>
                  <w:tcBorders>
                    <w:top w:val="nil"/>
                    <w:left w:val="nil"/>
                    <w:bottom w:val="single" w:sz="4" w:space="0" w:color="808080"/>
                    <w:right w:val="single" w:sz="4" w:space="0" w:color="808080"/>
                  </w:tcBorders>
                  <w:shd w:val="clear" w:color="auto" w:fill="auto"/>
                  <w:noWrap/>
                  <w:vAlign w:val="center"/>
                  <w:hideMark/>
                </w:tcPr>
                <w:p w14:paraId="4D2DC0A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6F43FE8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20</w:t>
                  </w:r>
                </w:p>
              </w:tc>
            </w:tr>
            <w:tr w:rsidR="00D602ED" w:rsidRPr="009D5633" w14:paraId="1A498F26"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98A455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289297C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Israel</w:t>
                  </w:r>
                </w:p>
              </w:tc>
              <w:tc>
                <w:tcPr>
                  <w:tcW w:w="840" w:type="dxa"/>
                  <w:tcBorders>
                    <w:top w:val="nil"/>
                    <w:left w:val="nil"/>
                    <w:bottom w:val="single" w:sz="4" w:space="0" w:color="808080"/>
                    <w:right w:val="single" w:sz="4" w:space="0" w:color="808080"/>
                  </w:tcBorders>
                  <w:shd w:val="clear" w:color="auto" w:fill="auto"/>
                  <w:noWrap/>
                  <w:vAlign w:val="center"/>
                  <w:hideMark/>
                </w:tcPr>
                <w:p w14:paraId="1AD4CB1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107640</w:t>
                  </w:r>
                </w:p>
              </w:tc>
              <w:tc>
                <w:tcPr>
                  <w:tcW w:w="1400" w:type="dxa"/>
                  <w:tcBorders>
                    <w:top w:val="nil"/>
                    <w:left w:val="nil"/>
                    <w:bottom w:val="single" w:sz="4" w:space="0" w:color="808080"/>
                    <w:right w:val="single" w:sz="4" w:space="0" w:color="808080"/>
                  </w:tcBorders>
                  <w:shd w:val="clear" w:color="auto" w:fill="auto"/>
                  <w:noWrap/>
                  <w:vAlign w:val="center"/>
                  <w:hideMark/>
                </w:tcPr>
                <w:p w14:paraId="707EF9A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35880</w:t>
                  </w:r>
                </w:p>
              </w:tc>
              <w:tc>
                <w:tcPr>
                  <w:tcW w:w="2120" w:type="dxa"/>
                  <w:tcBorders>
                    <w:top w:val="nil"/>
                    <w:left w:val="nil"/>
                    <w:bottom w:val="single" w:sz="4" w:space="0" w:color="808080"/>
                    <w:right w:val="single" w:sz="4" w:space="0" w:color="808080"/>
                  </w:tcBorders>
                  <w:shd w:val="clear" w:color="auto" w:fill="auto"/>
                  <w:noWrap/>
                  <w:vAlign w:val="center"/>
                  <w:hideMark/>
                </w:tcPr>
                <w:p w14:paraId="523B870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50B7126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21</w:t>
                  </w:r>
                </w:p>
              </w:tc>
            </w:tr>
            <w:tr w:rsidR="00D602ED" w:rsidRPr="009D5633" w14:paraId="7689BC96"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305723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52FB271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Jordan</w:t>
                  </w:r>
                </w:p>
              </w:tc>
              <w:tc>
                <w:tcPr>
                  <w:tcW w:w="840" w:type="dxa"/>
                  <w:tcBorders>
                    <w:top w:val="nil"/>
                    <w:left w:val="nil"/>
                    <w:bottom w:val="single" w:sz="4" w:space="0" w:color="808080"/>
                    <w:right w:val="single" w:sz="4" w:space="0" w:color="808080"/>
                  </w:tcBorders>
                  <w:shd w:val="clear" w:color="auto" w:fill="auto"/>
                  <w:noWrap/>
                  <w:vAlign w:val="center"/>
                  <w:hideMark/>
                </w:tcPr>
                <w:p w14:paraId="0817239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102030</w:t>
                  </w:r>
                </w:p>
              </w:tc>
              <w:tc>
                <w:tcPr>
                  <w:tcW w:w="1400" w:type="dxa"/>
                  <w:tcBorders>
                    <w:top w:val="nil"/>
                    <w:left w:val="nil"/>
                    <w:bottom w:val="single" w:sz="4" w:space="0" w:color="808080"/>
                    <w:right w:val="single" w:sz="4" w:space="0" w:color="808080"/>
                  </w:tcBorders>
                  <w:shd w:val="clear" w:color="auto" w:fill="auto"/>
                  <w:noWrap/>
                  <w:vAlign w:val="center"/>
                  <w:hideMark/>
                </w:tcPr>
                <w:p w14:paraId="7ABC9B2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34010</w:t>
                  </w:r>
                </w:p>
              </w:tc>
              <w:tc>
                <w:tcPr>
                  <w:tcW w:w="2120" w:type="dxa"/>
                  <w:tcBorders>
                    <w:top w:val="nil"/>
                    <w:left w:val="nil"/>
                    <w:bottom w:val="single" w:sz="4" w:space="0" w:color="808080"/>
                    <w:right w:val="single" w:sz="4" w:space="0" w:color="808080"/>
                  </w:tcBorders>
                  <w:shd w:val="clear" w:color="auto" w:fill="auto"/>
                  <w:noWrap/>
                  <w:vAlign w:val="center"/>
                  <w:hideMark/>
                </w:tcPr>
                <w:p w14:paraId="30996F2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0949FD5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22</w:t>
                  </w:r>
                </w:p>
              </w:tc>
            </w:tr>
            <w:tr w:rsidR="00D602ED" w:rsidRPr="009D5633" w14:paraId="48E64E36"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D14C49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40C6F00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Lebanon</w:t>
                  </w:r>
                </w:p>
              </w:tc>
              <w:tc>
                <w:tcPr>
                  <w:tcW w:w="840" w:type="dxa"/>
                  <w:tcBorders>
                    <w:top w:val="nil"/>
                    <w:left w:val="nil"/>
                    <w:bottom w:val="single" w:sz="4" w:space="0" w:color="808080"/>
                    <w:right w:val="single" w:sz="4" w:space="0" w:color="808080"/>
                  </w:tcBorders>
                  <w:shd w:val="clear" w:color="auto" w:fill="auto"/>
                  <w:noWrap/>
                  <w:vAlign w:val="center"/>
                  <w:hideMark/>
                </w:tcPr>
                <w:p w14:paraId="2AF3439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97560</w:t>
                  </w:r>
                </w:p>
              </w:tc>
              <w:tc>
                <w:tcPr>
                  <w:tcW w:w="1400" w:type="dxa"/>
                  <w:tcBorders>
                    <w:top w:val="nil"/>
                    <w:left w:val="nil"/>
                    <w:bottom w:val="single" w:sz="4" w:space="0" w:color="808080"/>
                    <w:right w:val="single" w:sz="4" w:space="0" w:color="808080"/>
                  </w:tcBorders>
                  <w:shd w:val="clear" w:color="auto" w:fill="auto"/>
                  <w:noWrap/>
                  <w:vAlign w:val="center"/>
                  <w:hideMark/>
                </w:tcPr>
                <w:p w14:paraId="5173D14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32520</w:t>
                  </w:r>
                </w:p>
              </w:tc>
              <w:tc>
                <w:tcPr>
                  <w:tcW w:w="2120" w:type="dxa"/>
                  <w:tcBorders>
                    <w:top w:val="nil"/>
                    <w:left w:val="nil"/>
                    <w:bottom w:val="single" w:sz="4" w:space="0" w:color="808080"/>
                    <w:right w:val="single" w:sz="4" w:space="0" w:color="808080"/>
                  </w:tcBorders>
                  <w:shd w:val="clear" w:color="auto" w:fill="auto"/>
                  <w:noWrap/>
                  <w:vAlign w:val="center"/>
                  <w:hideMark/>
                </w:tcPr>
                <w:p w14:paraId="6330E5E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65F025C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23</w:t>
                  </w:r>
                </w:p>
              </w:tc>
            </w:tr>
            <w:tr w:rsidR="00D602ED" w:rsidRPr="009D5633" w14:paraId="265A7C43"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6533E5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028A74F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Bangladesh</w:t>
                  </w:r>
                </w:p>
              </w:tc>
              <w:tc>
                <w:tcPr>
                  <w:tcW w:w="840" w:type="dxa"/>
                  <w:tcBorders>
                    <w:top w:val="nil"/>
                    <w:left w:val="nil"/>
                    <w:bottom w:val="single" w:sz="4" w:space="0" w:color="808080"/>
                    <w:right w:val="single" w:sz="4" w:space="0" w:color="808080"/>
                  </w:tcBorders>
                  <w:shd w:val="clear" w:color="auto" w:fill="auto"/>
                  <w:noWrap/>
                  <w:vAlign w:val="center"/>
                  <w:hideMark/>
                </w:tcPr>
                <w:p w14:paraId="14B5921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90360</w:t>
                  </w:r>
                </w:p>
              </w:tc>
              <w:tc>
                <w:tcPr>
                  <w:tcW w:w="1400" w:type="dxa"/>
                  <w:tcBorders>
                    <w:top w:val="nil"/>
                    <w:left w:val="nil"/>
                    <w:bottom w:val="single" w:sz="4" w:space="0" w:color="808080"/>
                    <w:right w:val="single" w:sz="4" w:space="0" w:color="808080"/>
                  </w:tcBorders>
                  <w:shd w:val="clear" w:color="auto" w:fill="auto"/>
                  <w:noWrap/>
                  <w:vAlign w:val="center"/>
                  <w:hideMark/>
                </w:tcPr>
                <w:p w14:paraId="14B1D02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30120</w:t>
                  </w:r>
                </w:p>
              </w:tc>
              <w:tc>
                <w:tcPr>
                  <w:tcW w:w="2120" w:type="dxa"/>
                  <w:tcBorders>
                    <w:top w:val="nil"/>
                    <w:left w:val="nil"/>
                    <w:bottom w:val="single" w:sz="4" w:space="0" w:color="808080"/>
                    <w:right w:val="single" w:sz="4" w:space="0" w:color="808080"/>
                  </w:tcBorders>
                  <w:shd w:val="clear" w:color="auto" w:fill="auto"/>
                  <w:noWrap/>
                  <w:vAlign w:val="center"/>
                  <w:hideMark/>
                </w:tcPr>
                <w:p w14:paraId="048B2C3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6A2B9E0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24</w:t>
                  </w:r>
                </w:p>
              </w:tc>
            </w:tr>
            <w:tr w:rsidR="00D602ED" w:rsidRPr="009D5633" w14:paraId="1C0B514F"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85DEAA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45FF2FF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Georgia</w:t>
                  </w:r>
                </w:p>
              </w:tc>
              <w:tc>
                <w:tcPr>
                  <w:tcW w:w="840" w:type="dxa"/>
                  <w:tcBorders>
                    <w:top w:val="nil"/>
                    <w:left w:val="nil"/>
                    <w:bottom w:val="single" w:sz="4" w:space="0" w:color="808080"/>
                    <w:right w:val="single" w:sz="4" w:space="0" w:color="808080"/>
                  </w:tcBorders>
                  <w:shd w:val="clear" w:color="auto" w:fill="auto"/>
                  <w:noWrap/>
                  <w:vAlign w:val="center"/>
                  <w:hideMark/>
                </w:tcPr>
                <w:p w14:paraId="69DF7B1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88740</w:t>
                  </w:r>
                </w:p>
              </w:tc>
              <w:tc>
                <w:tcPr>
                  <w:tcW w:w="1400" w:type="dxa"/>
                  <w:tcBorders>
                    <w:top w:val="nil"/>
                    <w:left w:val="nil"/>
                    <w:bottom w:val="single" w:sz="4" w:space="0" w:color="808080"/>
                    <w:right w:val="single" w:sz="4" w:space="0" w:color="808080"/>
                  </w:tcBorders>
                  <w:shd w:val="clear" w:color="auto" w:fill="auto"/>
                  <w:noWrap/>
                  <w:vAlign w:val="center"/>
                  <w:hideMark/>
                </w:tcPr>
                <w:p w14:paraId="3D81AD7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29580</w:t>
                  </w:r>
                </w:p>
              </w:tc>
              <w:tc>
                <w:tcPr>
                  <w:tcW w:w="2120" w:type="dxa"/>
                  <w:tcBorders>
                    <w:top w:val="nil"/>
                    <w:left w:val="nil"/>
                    <w:bottom w:val="single" w:sz="4" w:space="0" w:color="808080"/>
                    <w:right w:val="single" w:sz="4" w:space="0" w:color="808080"/>
                  </w:tcBorders>
                  <w:shd w:val="clear" w:color="auto" w:fill="auto"/>
                  <w:noWrap/>
                  <w:vAlign w:val="center"/>
                  <w:hideMark/>
                </w:tcPr>
                <w:p w14:paraId="32E9A4F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4869C08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25</w:t>
                  </w:r>
                </w:p>
              </w:tc>
            </w:tr>
            <w:tr w:rsidR="00D602ED" w:rsidRPr="009D5633" w14:paraId="1B01648D"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93B16D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6AE9345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Afghanistan</w:t>
                  </w:r>
                </w:p>
              </w:tc>
              <w:tc>
                <w:tcPr>
                  <w:tcW w:w="840" w:type="dxa"/>
                  <w:tcBorders>
                    <w:top w:val="nil"/>
                    <w:left w:val="nil"/>
                    <w:bottom w:val="single" w:sz="4" w:space="0" w:color="808080"/>
                    <w:right w:val="single" w:sz="4" w:space="0" w:color="808080"/>
                  </w:tcBorders>
                  <w:shd w:val="clear" w:color="auto" w:fill="auto"/>
                  <w:noWrap/>
                  <w:vAlign w:val="center"/>
                  <w:hideMark/>
                </w:tcPr>
                <w:p w14:paraId="0F88D00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61020</w:t>
                  </w:r>
                </w:p>
              </w:tc>
              <w:tc>
                <w:tcPr>
                  <w:tcW w:w="1400" w:type="dxa"/>
                  <w:tcBorders>
                    <w:top w:val="nil"/>
                    <w:left w:val="nil"/>
                    <w:bottom w:val="single" w:sz="4" w:space="0" w:color="808080"/>
                    <w:right w:val="single" w:sz="4" w:space="0" w:color="808080"/>
                  </w:tcBorders>
                  <w:shd w:val="clear" w:color="auto" w:fill="auto"/>
                  <w:noWrap/>
                  <w:vAlign w:val="center"/>
                  <w:hideMark/>
                </w:tcPr>
                <w:p w14:paraId="0EA19D3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20340</w:t>
                  </w:r>
                </w:p>
              </w:tc>
              <w:tc>
                <w:tcPr>
                  <w:tcW w:w="2120" w:type="dxa"/>
                  <w:tcBorders>
                    <w:top w:val="nil"/>
                    <w:left w:val="nil"/>
                    <w:bottom w:val="single" w:sz="4" w:space="0" w:color="808080"/>
                    <w:right w:val="single" w:sz="4" w:space="0" w:color="808080"/>
                  </w:tcBorders>
                  <w:shd w:val="clear" w:color="auto" w:fill="auto"/>
                  <w:noWrap/>
                  <w:vAlign w:val="center"/>
                  <w:hideMark/>
                </w:tcPr>
                <w:p w14:paraId="69185C4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66991D2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26</w:t>
                  </w:r>
                </w:p>
              </w:tc>
            </w:tr>
            <w:tr w:rsidR="00D602ED" w:rsidRPr="009D5633" w14:paraId="26DECBFF"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F7B2BD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534DE74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Kyrgyzstan</w:t>
                  </w:r>
                </w:p>
              </w:tc>
              <w:tc>
                <w:tcPr>
                  <w:tcW w:w="840" w:type="dxa"/>
                  <w:tcBorders>
                    <w:top w:val="nil"/>
                    <w:left w:val="nil"/>
                    <w:bottom w:val="single" w:sz="4" w:space="0" w:color="808080"/>
                    <w:right w:val="single" w:sz="4" w:space="0" w:color="808080"/>
                  </w:tcBorders>
                  <w:shd w:val="clear" w:color="auto" w:fill="auto"/>
                  <w:noWrap/>
                  <w:vAlign w:val="center"/>
                  <w:hideMark/>
                </w:tcPr>
                <w:p w14:paraId="6EAE07D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50850</w:t>
                  </w:r>
                </w:p>
              </w:tc>
              <w:tc>
                <w:tcPr>
                  <w:tcW w:w="1400" w:type="dxa"/>
                  <w:tcBorders>
                    <w:top w:val="nil"/>
                    <w:left w:val="nil"/>
                    <w:bottom w:val="single" w:sz="4" w:space="0" w:color="808080"/>
                    <w:right w:val="single" w:sz="4" w:space="0" w:color="808080"/>
                  </w:tcBorders>
                  <w:shd w:val="clear" w:color="auto" w:fill="auto"/>
                  <w:noWrap/>
                  <w:vAlign w:val="center"/>
                  <w:hideMark/>
                </w:tcPr>
                <w:p w14:paraId="256F079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16950</w:t>
                  </w:r>
                </w:p>
              </w:tc>
              <w:tc>
                <w:tcPr>
                  <w:tcW w:w="2120" w:type="dxa"/>
                  <w:tcBorders>
                    <w:top w:val="nil"/>
                    <w:left w:val="nil"/>
                    <w:bottom w:val="single" w:sz="4" w:space="0" w:color="808080"/>
                    <w:right w:val="single" w:sz="4" w:space="0" w:color="808080"/>
                  </w:tcBorders>
                  <w:shd w:val="clear" w:color="auto" w:fill="auto"/>
                  <w:noWrap/>
                  <w:vAlign w:val="center"/>
                  <w:hideMark/>
                </w:tcPr>
                <w:p w14:paraId="2F83E37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71BAD08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27</w:t>
                  </w:r>
                </w:p>
              </w:tc>
            </w:tr>
            <w:tr w:rsidR="00D602ED" w:rsidRPr="009D5633" w14:paraId="6B20CBF5"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C44C05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0493A71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Thailand</w:t>
                  </w:r>
                </w:p>
              </w:tc>
              <w:tc>
                <w:tcPr>
                  <w:tcW w:w="840" w:type="dxa"/>
                  <w:tcBorders>
                    <w:top w:val="nil"/>
                    <w:left w:val="nil"/>
                    <w:bottom w:val="single" w:sz="4" w:space="0" w:color="808080"/>
                    <w:right w:val="single" w:sz="4" w:space="0" w:color="808080"/>
                  </w:tcBorders>
                  <w:shd w:val="clear" w:color="auto" w:fill="auto"/>
                  <w:noWrap/>
                  <w:vAlign w:val="center"/>
                  <w:hideMark/>
                </w:tcPr>
                <w:p w14:paraId="2F7EF7C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34560</w:t>
                  </w:r>
                </w:p>
              </w:tc>
              <w:tc>
                <w:tcPr>
                  <w:tcW w:w="1400" w:type="dxa"/>
                  <w:tcBorders>
                    <w:top w:val="nil"/>
                    <w:left w:val="nil"/>
                    <w:bottom w:val="single" w:sz="4" w:space="0" w:color="808080"/>
                    <w:right w:val="single" w:sz="4" w:space="0" w:color="808080"/>
                  </w:tcBorders>
                  <w:shd w:val="clear" w:color="auto" w:fill="auto"/>
                  <w:noWrap/>
                  <w:vAlign w:val="center"/>
                  <w:hideMark/>
                </w:tcPr>
                <w:p w14:paraId="34F3500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11520</w:t>
                  </w:r>
                </w:p>
              </w:tc>
              <w:tc>
                <w:tcPr>
                  <w:tcW w:w="2120" w:type="dxa"/>
                  <w:tcBorders>
                    <w:top w:val="nil"/>
                    <w:left w:val="nil"/>
                    <w:bottom w:val="single" w:sz="4" w:space="0" w:color="808080"/>
                    <w:right w:val="single" w:sz="4" w:space="0" w:color="808080"/>
                  </w:tcBorders>
                  <w:shd w:val="clear" w:color="auto" w:fill="auto"/>
                  <w:noWrap/>
                  <w:vAlign w:val="center"/>
                  <w:hideMark/>
                </w:tcPr>
                <w:p w14:paraId="7551D6C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5FA8D5D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28</w:t>
                  </w:r>
                </w:p>
              </w:tc>
            </w:tr>
            <w:tr w:rsidR="00D602ED" w:rsidRPr="009D5633" w14:paraId="479D47CB"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643D65F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Asia</w:t>
                  </w:r>
                </w:p>
              </w:tc>
              <w:tc>
                <w:tcPr>
                  <w:tcW w:w="1480" w:type="dxa"/>
                  <w:tcBorders>
                    <w:top w:val="nil"/>
                    <w:left w:val="nil"/>
                    <w:bottom w:val="single" w:sz="4" w:space="0" w:color="808080"/>
                    <w:right w:val="single" w:sz="4" w:space="0" w:color="808080"/>
                  </w:tcBorders>
                  <w:shd w:val="clear" w:color="auto" w:fill="auto"/>
                  <w:noWrap/>
                  <w:vAlign w:val="center"/>
                  <w:hideMark/>
                </w:tcPr>
                <w:p w14:paraId="227CDD2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Qatar</w:t>
                  </w:r>
                </w:p>
              </w:tc>
              <w:tc>
                <w:tcPr>
                  <w:tcW w:w="840" w:type="dxa"/>
                  <w:tcBorders>
                    <w:top w:val="nil"/>
                    <w:left w:val="nil"/>
                    <w:bottom w:val="single" w:sz="4" w:space="0" w:color="808080"/>
                    <w:right w:val="single" w:sz="4" w:space="0" w:color="808080"/>
                  </w:tcBorders>
                  <w:shd w:val="clear" w:color="auto" w:fill="auto"/>
                  <w:noWrap/>
                  <w:vAlign w:val="center"/>
                  <w:hideMark/>
                </w:tcPr>
                <w:p w14:paraId="2B3C7AF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23460</w:t>
                  </w:r>
                </w:p>
              </w:tc>
              <w:tc>
                <w:tcPr>
                  <w:tcW w:w="1400" w:type="dxa"/>
                  <w:tcBorders>
                    <w:top w:val="nil"/>
                    <w:left w:val="nil"/>
                    <w:bottom w:val="single" w:sz="4" w:space="0" w:color="808080"/>
                    <w:right w:val="single" w:sz="4" w:space="0" w:color="808080"/>
                  </w:tcBorders>
                  <w:shd w:val="clear" w:color="auto" w:fill="auto"/>
                  <w:noWrap/>
                  <w:vAlign w:val="center"/>
                  <w:hideMark/>
                </w:tcPr>
                <w:p w14:paraId="4A45CA6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7820</w:t>
                  </w:r>
                </w:p>
              </w:tc>
              <w:tc>
                <w:tcPr>
                  <w:tcW w:w="2120" w:type="dxa"/>
                  <w:tcBorders>
                    <w:top w:val="nil"/>
                    <w:left w:val="nil"/>
                    <w:bottom w:val="single" w:sz="4" w:space="0" w:color="808080"/>
                    <w:right w:val="single" w:sz="4" w:space="0" w:color="808080"/>
                  </w:tcBorders>
                  <w:shd w:val="clear" w:color="auto" w:fill="auto"/>
                  <w:noWrap/>
                  <w:vAlign w:val="center"/>
                  <w:hideMark/>
                </w:tcPr>
                <w:p w14:paraId="7273344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c>
                <w:tcPr>
                  <w:tcW w:w="2600" w:type="dxa"/>
                  <w:tcBorders>
                    <w:top w:val="nil"/>
                    <w:left w:val="nil"/>
                    <w:bottom w:val="single" w:sz="4" w:space="0" w:color="808080"/>
                    <w:right w:val="single" w:sz="4" w:space="0" w:color="808080"/>
                  </w:tcBorders>
                  <w:shd w:val="clear" w:color="auto" w:fill="auto"/>
                  <w:noWrap/>
                  <w:vAlign w:val="center"/>
                  <w:hideMark/>
                </w:tcPr>
                <w:p w14:paraId="48AA481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29</w:t>
                  </w:r>
                </w:p>
              </w:tc>
            </w:tr>
            <w:tr w:rsidR="00D602ED" w:rsidRPr="009D5633" w14:paraId="28306998"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7D8069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3582CD5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United States</w:t>
                  </w:r>
                </w:p>
              </w:tc>
              <w:tc>
                <w:tcPr>
                  <w:tcW w:w="840" w:type="dxa"/>
                  <w:tcBorders>
                    <w:top w:val="nil"/>
                    <w:left w:val="nil"/>
                    <w:bottom w:val="single" w:sz="4" w:space="0" w:color="808080"/>
                    <w:right w:val="single" w:sz="4" w:space="0" w:color="808080"/>
                  </w:tcBorders>
                  <w:shd w:val="clear" w:color="auto" w:fill="auto"/>
                  <w:noWrap/>
                  <w:vAlign w:val="center"/>
                  <w:hideMark/>
                </w:tcPr>
                <w:p w14:paraId="760D4D4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5735310</w:t>
                  </w:r>
                </w:p>
              </w:tc>
              <w:tc>
                <w:tcPr>
                  <w:tcW w:w="1400" w:type="dxa"/>
                  <w:tcBorders>
                    <w:top w:val="nil"/>
                    <w:left w:val="nil"/>
                    <w:bottom w:val="single" w:sz="4" w:space="0" w:color="808080"/>
                    <w:right w:val="single" w:sz="4" w:space="0" w:color="808080"/>
                  </w:tcBorders>
                  <w:shd w:val="clear" w:color="auto" w:fill="auto"/>
                  <w:noWrap/>
                  <w:vAlign w:val="center"/>
                  <w:hideMark/>
                </w:tcPr>
                <w:p w14:paraId="7759F36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1911770</w:t>
                  </w:r>
                </w:p>
              </w:tc>
              <w:tc>
                <w:tcPr>
                  <w:tcW w:w="2120" w:type="dxa"/>
                  <w:tcBorders>
                    <w:top w:val="nil"/>
                    <w:left w:val="nil"/>
                    <w:bottom w:val="single" w:sz="4" w:space="0" w:color="808080"/>
                    <w:right w:val="single" w:sz="4" w:space="0" w:color="808080"/>
                  </w:tcBorders>
                  <w:shd w:val="clear" w:color="auto" w:fill="auto"/>
                  <w:noWrap/>
                  <w:vAlign w:val="center"/>
                  <w:hideMark/>
                </w:tcPr>
                <w:p w14:paraId="50DCB8F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3EB1059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r>
            <w:tr w:rsidR="00D602ED" w:rsidRPr="009D5633" w14:paraId="65B0D553"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644FA9B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5F2F700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Brazil</w:t>
                  </w:r>
                </w:p>
              </w:tc>
              <w:tc>
                <w:tcPr>
                  <w:tcW w:w="840" w:type="dxa"/>
                  <w:tcBorders>
                    <w:top w:val="nil"/>
                    <w:left w:val="nil"/>
                    <w:bottom w:val="single" w:sz="4" w:space="0" w:color="808080"/>
                    <w:right w:val="single" w:sz="4" w:space="0" w:color="808080"/>
                  </w:tcBorders>
                  <w:shd w:val="clear" w:color="auto" w:fill="auto"/>
                  <w:noWrap/>
                  <w:vAlign w:val="center"/>
                  <w:hideMark/>
                </w:tcPr>
                <w:p w14:paraId="39E8C6F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3410460</w:t>
                  </w:r>
                </w:p>
              </w:tc>
              <w:tc>
                <w:tcPr>
                  <w:tcW w:w="1400" w:type="dxa"/>
                  <w:tcBorders>
                    <w:top w:val="nil"/>
                    <w:left w:val="nil"/>
                    <w:bottom w:val="single" w:sz="4" w:space="0" w:color="808080"/>
                    <w:right w:val="single" w:sz="4" w:space="0" w:color="808080"/>
                  </w:tcBorders>
                  <w:shd w:val="clear" w:color="auto" w:fill="auto"/>
                  <w:noWrap/>
                  <w:vAlign w:val="center"/>
                  <w:hideMark/>
                </w:tcPr>
                <w:p w14:paraId="3226654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1136820</w:t>
                  </w:r>
                </w:p>
              </w:tc>
              <w:tc>
                <w:tcPr>
                  <w:tcW w:w="2120" w:type="dxa"/>
                  <w:tcBorders>
                    <w:top w:val="nil"/>
                    <w:left w:val="nil"/>
                    <w:bottom w:val="single" w:sz="4" w:space="0" w:color="808080"/>
                    <w:right w:val="single" w:sz="4" w:space="0" w:color="808080"/>
                  </w:tcBorders>
                  <w:shd w:val="clear" w:color="auto" w:fill="auto"/>
                  <w:noWrap/>
                  <w:vAlign w:val="center"/>
                  <w:hideMark/>
                </w:tcPr>
                <w:p w14:paraId="0607087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56DC8A4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r>
            <w:tr w:rsidR="00D602ED" w:rsidRPr="009D5633" w14:paraId="09B7E15C"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BF4B8B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lastRenderedPageBreak/>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065EAC4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Mexico</w:t>
                  </w:r>
                </w:p>
              </w:tc>
              <w:tc>
                <w:tcPr>
                  <w:tcW w:w="840" w:type="dxa"/>
                  <w:tcBorders>
                    <w:top w:val="nil"/>
                    <w:left w:val="nil"/>
                    <w:bottom w:val="single" w:sz="4" w:space="0" w:color="808080"/>
                    <w:right w:val="single" w:sz="4" w:space="0" w:color="808080"/>
                  </w:tcBorders>
                  <w:shd w:val="clear" w:color="auto" w:fill="auto"/>
                  <w:noWrap/>
                  <w:vAlign w:val="center"/>
                  <w:hideMark/>
                </w:tcPr>
                <w:p w14:paraId="7904064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1540200</w:t>
                  </w:r>
                </w:p>
              </w:tc>
              <w:tc>
                <w:tcPr>
                  <w:tcW w:w="1400" w:type="dxa"/>
                  <w:tcBorders>
                    <w:top w:val="nil"/>
                    <w:left w:val="nil"/>
                    <w:bottom w:val="single" w:sz="4" w:space="0" w:color="808080"/>
                    <w:right w:val="single" w:sz="4" w:space="0" w:color="808080"/>
                  </w:tcBorders>
                  <w:shd w:val="clear" w:color="auto" w:fill="auto"/>
                  <w:noWrap/>
                  <w:vAlign w:val="center"/>
                  <w:hideMark/>
                </w:tcPr>
                <w:p w14:paraId="2A7257A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513400</w:t>
                  </w:r>
                </w:p>
              </w:tc>
              <w:tc>
                <w:tcPr>
                  <w:tcW w:w="2120" w:type="dxa"/>
                  <w:tcBorders>
                    <w:top w:val="nil"/>
                    <w:left w:val="nil"/>
                    <w:bottom w:val="single" w:sz="4" w:space="0" w:color="808080"/>
                    <w:right w:val="single" w:sz="4" w:space="0" w:color="808080"/>
                  </w:tcBorders>
                  <w:shd w:val="clear" w:color="auto" w:fill="auto"/>
                  <w:noWrap/>
                  <w:vAlign w:val="center"/>
                  <w:hideMark/>
                </w:tcPr>
                <w:p w14:paraId="7F9A0EA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54317DE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r>
            <w:tr w:rsidR="00D602ED" w:rsidRPr="009D5633" w14:paraId="367FBA13"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6E4D431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25148E5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Venezuela</w:t>
                  </w:r>
                </w:p>
              </w:tc>
              <w:tc>
                <w:tcPr>
                  <w:tcW w:w="840" w:type="dxa"/>
                  <w:tcBorders>
                    <w:top w:val="nil"/>
                    <w:left w:val="nil"/>
                    <w:bottom w:val="single" w:sz="4" w:space="0" w:color="808080"/>
                    <w:right w:val="single" w:sz="4" w:space="0" w:color="808080"/>
                  </w:tcBorders>
                  <w:shd w:val="clear" w:color="auto" w:fill="auto"/>
                  <w:noWrap/>
                  <w:vAlign w:val="center"/>
                  <w:hideMark/>
                </w:tcPr>
                <w:p w14:paraId="20A4B11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638640</w:t>
                  </w:r>
                </w:p>
              </w:tc>
              <w:tc>
                <w:tcPr>
                  <w:tcW w:w="1400" w:type="dxa"/>
                  <w:tcBorders>
                    <w:top w:val="nil"/>
                    <w:left w:val="nil"/>
                    <w:bottom w:val="single" w:sz="4" w:space="0" w:color="808080"/>
                    <w:right w:val="single" w:sz="4" w:space="0" w:color="808080"/>
                  </w:tcBorders>
                  <w:shd w:val="clear" w:color="auto" w:fill="auto"/>
                  <w:noWrap/>
                  <w:vAlign w:val="center"/>
                  <w:hideMark/>
                </w:tcPr>
                <w:p w14:paraId="692A75E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212880</w:t>
                  </w:r>
                </w:p>
              </w:tc>
              <w:tc>
                <w:tcPr>
                  <w:tcW w:w="2120" w:type="dxa"/>
                  <w:tcBorders>
                    <w:top w:val="nil"/>
                    <w:left w:val="nil"/>
                    <w:bottom w:val="single" w:sz="4" w:space="0" w:color="808080"/>
                    <w:right w:val="single" w:sz="4" w:space="0" w:color="808080"/>
                  </w:tcBorders>
                  <w:shd w:val="clear" w:color="auto" w:fill="auto"/>
                  <w:noWrap/>
                  <w:vAlign w:val="center"/>
                  <w:hideMark/>
                </w:tcPr>
                <w:p w14:paraId="1CFA01C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3E21ECA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r>
            <w:tr w:rsidR="00D602ED" w:rsidRPr="009D5633" w14:paraId="02BDD475"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D123FB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2023675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Argentina</w:t>
                  </w:r>
                </w:p>
              </w:tc>
              <w:tc>
                <w:tcPr>
                  <w:tcW w:w="840" w:type="dxa"/>
                  <w:tcBorders>
                    <w:top w:val="nil"/>
                    <w:left w:val="nil"/>
                    <w:bottom w:val="single" w:sz="4" w:space="0" w:color="808080"/>
                    <w:right w:val="single" w:sz="4" w:space="0" w:color="808080"/>
                  </w:tcBorders>
                  <w:shd w:val="clear" w:color="auto" w:fill="auto"/>
                  <w:noWrap/>
                  <w:vAlign w:val="center"/>
                  <w:hideMark/>
                </w:tcPr>
                <w:p w14:paraId="0941156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520620</w:t>
                  </w:r>
                </w:p>
              </w:tc>
              <w:tc>
                <w:tcPr>
                  <w:tcW w:w="1400" w:type="dxa"/>
                  <w:tcBorders>
                    <w:top w:val="nil"/>
                    <w:left w:val="nil"/>
                    <w:bottom w:val="single" w:sz="4" w:space="0" w:color="808080"/>
                    <w:right w:val="single" w:sz="4" w:space="0" w:color="808080"/>
                  </w:tcBorders>
                  <w:shd w:val="clear" w:color="auto" w:fill="auto"/>
                  <w:noWrap/>
                  <w:vAlign w:val="center"/>
                  <w:hideMark/>
                </w:tcPr>
                <w:p w14:paraId="20DE05B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173540</w:t>
                  </w:r>
                </w:p>
              </w:tc>
              <w:tc>
                <w:tcPr>
                  <w:tcW w:w="2120" w:type="dxa"/>
                  <w:tcBorders>
                    <w:top w:val="nil"/>
                    <w:left w:val="nil"/>
                    <w:bottom w:val="single" w:sz="4" w:space="0" w:color="808080"/>
                    <w:right w:val="single" w:sz="4" w:space="0" w:color="808080"/>
                  </w:tcBorders>
                  <w:shd w:val="clear" w:color="auto" w:fill="auto"/>
                  <w:noWrap/>
                  <w:vAlign w:val="center"/>
                  <w:hideMark/>
                </w:tcPr>
                <w:p w14:paraId="008E821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76219E2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w:t>
                  </w:r>
                </w:p>
              </w:tc>
            </w:tr>
            <w:tr w:rsidR="00D602ED" w:rsidRPr="009D5633" w14:paraId="2939773F"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78C3CA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6A00D78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Canada</w:t>
                  </w:r>
                </w:p>
              </w:tc>
              <w:tc>
                <w:tcPr>
                  <w:tcW w:w="840" w:type="dxa"/>
                  <w:tcBorders>
                    <w:top w:val="nil"/>
                    <w:left w:val="nil"/>
                    <w:bottom w:val="single" w:sz="4" w:space="0" w:color="808080"/>
                    <w:right w:val="single" w:sz="4" w:space="0" w:color="808080"/>
                  </w:tcBorders>
                  <w:shd w:val="clear" w:color="auto" w:fill="auto"/>
                  <w:noWrap/>
                  <w:vAlign w:val="center"/>
                  <w:hideMark/>
                </w:tcPr>
                <w:p w14:paraId="3D59FBC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494520</w:t>
                  </w:r>
                </w:p>
              </w:tc>
              <w:tc>
                <w:tcPr>
                  <w:tcW w:w="1400" w:type="dxa"/>
                  <w:tcBorders>
                    <w:top w:val="nil"/>
                    <w:left w:val="nil"/>
                    <w:bottom w:val="single" w:sz="4" w:space="0" w:color="808080"/>
                    <w:right w:val="single" w:sz="4" w:space="0" w:color="808080"/>
                  </w:tcBorders>
                  <w:shd w:val="clear" w:color="auto" w:fill="auto"/>
                  <w:noWrap/>
                  <w:vAlign w:val="center"/>
                  <w:hideMark/>
                </w:tcPr>
                <w:p w14:paraId="401C42E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164840</w:t>
                  </w:r>
                </w:p>
              </w:tc>
              <w:tc>
                <w:tcPr>
                  <w:tcW w:w="2120" w:type="dxa"/>
                  <w:tcBorders>
                    <w:top w:val="nil"/>
                    <w:left w:val="nil"/>
                    <w:bottom w:val="single" w:sz="4" w:space="0" w:color="808080"/>
                    <w:right w:val="single" w:sz="4" w:space="0" w:color="808080"/>
                  </w:tcBorders>
                  <w:shd w:val="clear" w:color="auto" w:fill="auto"/>
                  <w:noWrap/>
                  <w:vAlign w:val="center"/>
                  <w:hideMark/>
                </w:tcPr>
                <w:p w14:paraId="173E7FD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53BA32B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w:t>
                  </w:r>
                </w:p>
              </w:tc>
            </w:tr>
            <w:tr w:rsidR="00D602ED" w:rsidRPr="009D5633" w14:paraId="4F17F54D"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CA065A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5068B99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Peru</w:t>
                  </w:r>
                </w:p>
              </w:tc>
              <w:tc>
                <w:tcPr>
                  <w:tcW w:w="840" w:type="dxa"/>
                  <w:tcBorders>
                    <w:top w:val="nil"/>
                    <w:left w:val="nil"/>
                    <w:bottom w:val="single" w:sz="4" w:space="0" w:color="808080"/>
                    <w:right w:val="single" w:sz="4" w:space="0" w:color="808080"/>
                  </w:tcBorders>
                  <w:shd w:val="clear" w:color="auto" w:fill="auto"/>
                  <w:noWrap/>
                  <w:vAlign w:val="center"/>
                  <w:hideMark/>
                </w:tcPr>
                <w:p w14:paraId="5CA4D4B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350040</w:t>
                  </w:r>
                </w:p>
              </w:tc>
              <w:tc>
                <w:tcPr>
                  <w:tcW w:w="1400" w:type="dxa"/>
                  <w:tcBorders>
                    <w:top w:val="nil"/>
                    <w:left w:val="nil"/>
                    <w:bottom w:val="single" w:sz="4" w:space="0" w:color="808080"/>
                    <w:right w:val="single" w:sz="4" w:space="0" w:color="808080"/>
                  </w:tcBorders>
                  <w:shd w:val="clear" w:color="auto" w:fill="auto"/>
                  <w:noWrap/>
                  <w:vAlign w:val="center"/>
                  <w:hideMark/>
                </w:tcPr>
                <w:p w14:paraId="3A81117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116680</w:t>
                  </w:r>
                </w:p>
              </w:tc>
              <w:tc>
                <w:tcPr>
                  <w:tcW w:w="2120" w:type="dxa"/>
                  <w:tcBorders>
                    <w:top w:val="nil"/>
                    <w:left w:val="nil"/>
                    <w:bottom w:val="single" w:sz="4" w:space="0" w:color="808080"/>
                    <w:right w:val="single" w:sz="4" w:space="0" w:color="808080"/>
                  </w:tcBorders>
                  <w:shd w:val="clear" w:color="auto" w:fill="auto"/>
                  <w:noWrap/>
                  <w:vAlign w:val="center"/>
                  <w:hideMark/>
                </w:tcPr>
                <w:p w14:paraId="04873FA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53A07E3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w:t>
                  </w:r>
                </w:p>
              </w:tc>
            </w:tr>
            <w:tr w:rsidR="00D602ED" w:rsidRPr="009D5633" w14:paraId="08F022B4"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652A709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282D9CE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Ecuador</w:t>
                  </w:r>
                </w:p>
              </w:tc>
              <w:tc>
                <w:tcPr>
                  <w:tcW w:w="840" w:type="dxa"/>
                  <w:tcBorders>
                    <w:top w:val="nil"/>
                    <w:left w:val="nil"/>
                    <w:bottom w:val="single" w:sz="4" w:space="0" w:color="808080"/>
                    <w:right w:val="single" w:sz="4" w:space="0" w:color="808080"/>
                  </w:tcBorders>
                  <w:shd w:val="clear" w:color="auto" w:fill="auto"/>
                  <w:noWrap/>
                  <w:vAlign w:val="center"/>
                  <w:hideMark/>
                </w:tcPr>
                <w:p w14:paraId="78EA350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334080</w:t>
                  </w:r>
                </w:p>
              </w:tc>
              <w:tc>
                <w:tcPr>
                  <w:tcW w:w="1400" w:type="dxa"/>
                  <w:tcBorders>
                    <w:top w:val="nil"/>
                    <w:left w:val="nil"/>
                    <w:bottom w:val="single" w:sz="4" w:space="0" w:color="808080"/>
                    <w:right w:val="single" w:sz="4" w:space="0" w:color="808080"/>
                  </w:tcBorders>
                  <w:shd w:val="clear" w:color="auto" w:fill="auto"/>
                  <w:noWrap/>
                  <w:vAlign w:val="center"/>
                  <w:hideMark/>
                </w:tcPr>
                <w:p w14:paraId="4C00E37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111360</w:t>
                  </w:r>
                </w:p>
              </w:tc>
              <w:tc>
                <w:tcPr>
                  <w:tcW w:w="2120" w:type="dxa"/>
                  <w:tcBorders>
                    <w:top w:val="nil"/>
                    <w:left w:val="nil"/>
                    <w:bottom w:val="single" w:sz="4" w:space="0" w:color="808080"/>
                    <w:right w:val="single" w:sz="4" w:space="0" w:color="808080"/>
                  </w:tcBorders>
                  <w:shd w:val="clear" w:color="auto" w:fill="auto"/>
                  <w:noWrap/>
                  <w:vAlign w:val="center"/>
                  <w:hideMark/>
                </w:tcPr>
                <w:p w14:paraId="5924618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63BDF1B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8</w:t>
                  </w:r>
                </w:p>
              </w:tc>
            </w:tr>
            <w:tr w:rsidR="00D602ED" w:rsidRPr="009D5633" w14:paraId="00721C51"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F6FFF9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06AD70D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Colombia</w:t>
                  </w:r>
                </w:p>
              </w:tc>
              <w:tc>
                <w:tcPr>
                  <w:tcW w:w="840" w:type="dxa"/>
                  <w:tcBorders>
                    <w:top w:val="nil"/>
                    <w:left w:val="nil"/>
                    <w:bottom w:val="single" w:sz="4" w:space="0" w:color="808080"/>
                    <w:right w:val="single" w:sz="4" w:space="0" w:color="808080"/>
                  </w:tcBorders>
                  <w:shd w:val="clear" w:color="auto" w:fill="auto"/>
                  <w:noWrap/>
                  <w:vAlign w:val="center"/>
                  <w:hideMark/>
                </w:tcPr>
                <w:p w14:paraId="46CFB7D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305280</w:t>
                  </w:r>
                </w:p>
              </w:tc>
              <w:tc>
                <w:tcPr>
                  <w:tcW w:w="1400" w:type="dxa"/>
                  <w:tcBorders>
                    <w:top w:val="nil"/>
                    <w:left w:val="nil"/>
                    <w:bottom w:val="single" w:sz="4" w:space="0" w:color="808080"/>
                    <w:right w:val="single" w:sz="4" w:space="0" w:color="808080"/>
                  </w:tcBorders>
                  <w:shd w:val="clear" w:color="auto" w:fill="auto"/>
                  <w:noWrap/>
                  <w:vAlign w:val="center"/>
                  <w:hideMark/>
                </w:tcPr>
                <w:p w14:paraId="29CD4A2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101760</w:t>
                  </w:r>
                </w:p>
              </w:tc>
              <w:tc>
                <w:tcPr>
                  <w:tcW w:w="2120" w:type="dxa"/>
                  <w:tcBorders>
                    <w:top w:val="nil"/>
                    <w:left w:val="nil"/>
                    <w:bottom w:val="single" w:sz="4" w:space="0" w:color="808080"/>
                    <w:right w:val="single" w:sz="4" w:space="0" w:color="808080"/>
                  </w:tcBorders>
                  <w:shd w:val="clear" w:color="auto" w:fill="auto"/>
                  <w:noWrap/>
                  <w:vAlign w:val="center"/>
                  <w:hideMark/>
                </w:tcPr>
                <w:p w14:paraId="43A20B0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3A8E4EC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9</w:t>
                  </w:r>
                </w:p>
              </w:tc>
            </w:tr>
            <w:tr w:rsidR="00D602ED" w:rsidRPr="009D5633" w14:paraId="79A4F3C2"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34B4FCF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1E5A13C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Chile</w:t>
                  </w:r>
                </w:p>
              </w:tc>
              <w:tc>
                <w:tcPr>
                  <w:tcW w:w="840" w:type="dxa"/>
                  <w:tcBorders>
                    <w:top w:val="nil"/>
                    <w:left w:val="nil"/>
                    <w:bottom w:val="single" w:sz="4" w:space="0" w:color="808080"/>
                    <w:right w:val="single" w:sz="4" w:space="0" w:color="808080"/>
                  </w:tcBorders>
                  <w:shd w:val="clear" w:color="auto" w:fill="auto"/>
                  <w:noWrap/>
                  <w:vAlign w:val="center"/>
                  <w:hideMark/>
                </w:tcPr>
                <w:p w14:paraId="00B6BD6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210660</w:t>
                  </w:r>
                </w:p>
              </w:tc>
              <w:tc>
                <w:tcPr>
                  <w:tcW w:w="1400" w:type="dxa"/>
                  <w:tcBorders>
                    <w:top w:val="nil"/>
                    <w:left w:val="nil"/>
                    <w:bottom w:val="single" w:sz="4" w:space="0" w:color="808080"/>
                    <w:right w:val="single" w:sz="4" w:space="0" w:color="808080"/>
                  </w:tcBorders>
                  <w:shd w:val="clear" w:color="auto" w:fill="auto"/>
                  <w:noWrap/>
                  <w:vAlign w:val="center"/>
                  <w:hideMark/>
                </w:tcPr>
                <w:p w14:paraId="7D8C3E3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70220</w:t>
                  </w:r>
                </w:p>
              </w:tc>
              <w:tc>
                <w:tcPr>
                  <w:tcW w:w="2120" w:type="dxa"/>
                  <w:tcBorders>
                    <w:top w:val="nil"/>
                    <w:left w:val="nil"/>
                    <w:bottom w:val="single" w:sz="4" w:space="0" w:color="808080"/>
                    <w:right w:val="single" w:sz="4" w:space="0" w:color="808080"/>
                  </w:tcBorders>
                  <w:shd w:val="clear" w:color="auto" w:fill="auto"/>
                  <w:noWrap/>
                  <w:vAlign w:val="center"/>
                  <w:hideMark/>
                </w:tcPr>
                <w:p w14:paraId="083CA65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19C6C5F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w:t>
                  </w:r>
                </w:p>
              </w:tc>
            </w:tr>
            <w:tr w:rsidR="00D602ED" w:rsidRPr="009D5633" w14:paraId="43AB7353"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8285CA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4F7834C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Barbados</w:t>
                  </w:r>
                </w:p>
              </w:tc>
              <w:tc>
                <w:tcPr>
                  <w:tcW w:w="840" w:type="dxa"/>
                  <w:tcBorders>
                    <w:top w:val="nil"/>
                    <w:left w:val="nil"/>
                    <w:bottom w:val="single" w:sz="4" w:space="0" w:color="808080"/>
                    <w:right w:val="single" w:sz="4" w:space="0" w:color="808080"/>
                  </w:tcBorders>
                  <w:shd w:val="clear" w:color="auto" w:fill="auto"/>
                  <w:noWrap/>
                  <w:vAlign w:val="center"/>
                  <w:hideMark/>
                </w:tcPr>
                <w:p w14:paraId="518DD7F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199890</w:t>
                  </w:r>
                </w:p>
              </w:tc>
              <w:tc>
                <w:tcPr>
                  <w:tcW w:w="1400" w:type="dxa"/>
                  <w:tcBorders>
                    <w:top w:val="nil"/>
                    <w:left w:val="nil"/>
                    <w:bottom w:val="single" w:sz="4" w:space="0" w:color="808080"/>
                    <w:right w:val="single" w:sz="4" w:space="0" w:color="808080"/>
                  </w:tcBorders>
                  <w:shd w:val="clear" w:color="auto" w:fill="auto"/>
                  <w:noWrap/>
                  <w:vAlign w:val="center"/>
                  <w:hideMark/>
                </w:tcPr>
                <w:p w14:paraId="49A3DE0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66630</w:t>
                  </w:r>
                </w:p>
              </w:tc>
              <w:tc>
                <w:tcPr>
                  <w:tcW w:w="2120" w:type="dxa"/>
                  <w:tcBorders>
                    <w:top w:val="nil"/>
                    <w:left w:val="nil"/>
                    <w:bottom w:val="single" w:sz="4" w:space="0" w:color="808080"/>
                    <w:right w:val="single" w:sz="4" w:space="0" w:color="808080"/>
                  </w:tcBorders>
                  <w:shd w:val="clear" w:color="auto" w:fill="auto"/>
                  <w:noWrap/>
                  <w:vAlign w:val="center"/>
                  <w:hideMark/>
                </w:tcPr>
                <w:p w14:paraId="2E887EB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45720EB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w:t>
                  </w:r>
                </w:p>
              </w:tc>
            </w:tr>
            <w:tr w:rsidR="00D602ED" w:rsidRPr="009D5633" w14:paraId="73D5414E"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2373FFC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34278FB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Paraguay</w:t>
                  </w:r>
                </w:p>
              </w:tc>
              <w:tc>
                <w:tcPr>
                  <w:tcW w:w="840" w:type="dxa"/>
                  <w:tcBorders>
                    <w:top w:val="nil"/>
                    <w:left w:val="nil"/>
                    <w:bottom w:val="single" w:sz="4" w:space="0" w:color="808080"/>
                    <w:right w:val="single" w:sz="4" w:space="0" w:color="808080"/>
                  </w:tcBorders>
                  <w:shd w:val="clear" w:color="auto" w:fill="auto"/>
                  <w:noWrap/>
                  <w:vAlign w:val="center"/>
                  <w:hideMark/>
                </w:tcPr>
                <w:p w14:paraId="6CC0477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115470</w:t>
                  </w:r>
                </w:p>
              </w:tc>
              <w:tc>
                <w:tcPr>
                  <w:tcW w:w="1400" w:type="dxa"/>
                  <w:tcBorders>
                    <w:top w:val="nil"/>
                    <w:left w:val="nil"/>
                    <w:bottom w:val="single" w:sz="4" w:space="0" w:color="808080"/>
                    <w:right w:val="single" w:sz="4" w:space="0" w:color="808080"/>
                  </w:tcBorders>
                  <w:shd w:val="clear" w:color="auto" w:fill="auto"/>
                  <w:noWrap/>
                  <w:vAlign w:val="center"/>
                  <w:hideMark/>
                </w:tcPr>
                <w:p w14:paraId="2781F1E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38490</w:t>
                  </w:r>
                </w:p>
              </w:tc>
              <w:tc>
                <w:tcPr>
                  <w:tcW w:w="2120" w:type="dxa"/>
                  <w:tcBorders>
                    <w:top w:val="nil"/>
                    <w:left w:val="nil"/>
                    <w:bottom w:val="single" w:sz="4" w:space="0" w:color="808080"/>
                    <w:right w:val="single" w:sz="4" w:space="0" w:color="808080"/>
                  </w:tcBorders>
                  <w:shd w:val="clear" w:color="auto" w:fill="auto"/>
                  <w:noWrap/>
                  <w:vAlign w:val="center"/>
                  <w:hideMark/>
                </w:tcPr>
                <w:p w14:paraId="3F2AE15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6B13DB6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12</w:t>
                  </w:r>
                </w:p>
              </w:tc>
            </w:tr>
            <w:tr w:rsidR="00D602ED" w:rsidRPr="009D5633" w14:paraId="137C11D1"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737386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7C7BDD5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Nicaragua</w:t>
                  </w:r>
                </w:p>
              </w:tc>
              <w:tc>
                <w:tcPr>
                  <w:tcW w:w="840" w:type="dxa"/>
                  <w:tcBorders>
                    <w:top w:val="nil"/>
                    <w:left w:val="nil"/>
                    <w:bottom w:val="single" w:sz="4" w:space="0" w:color="808080"/>
                    <w:right w:val="single" w:sz="4" w:space="0" w:color="808080"/>
                  </w:tcBorders>
                  <w:shd w:val="clear" w:color="auto" w:fill="auto"/>
                  <w:noWrap/>
                  <w:vAlign w:val="center"/>
                  <w:hideMark/>
                </w:tcPr>
                <w:p w14:paraId="36E78AE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109920</w:t>
                  </w:r>
                </w:p>
              </w:tc>
              <w:tc>
                <w:tcPr>
                  <w:tcW w:w="1400" w:type="dxa"/>
                  <w:tcBorders>
                    <w:top w:val="nil"/>
                    <w:left w:val="nil"/>
                    <w:bottom w:val="single" w:sz="4" w:space="0" w:color="808080"/>
                    <w:right w:val="single" w:sz="4" w:space="0" w:color="808080"/>
                  </w:tcBorders>
                  <w:shd w:val="clear" w:color="auto" w:fill="auto"/>
                  <w:noWrap/>
                  <w:vAlign w:val="center"/>
                  <w:hideMark/>
                </w:tcPr>
                <w:p w14:paraId="6BC9A00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36640</w:t>
                  </w:r>
                </w:p>
              </w:tc>
              <w:tc>
                <w:tcPr>
                  <w:tcW w:w="2120" w:type="dxa"/>
                  <w:tcBorders>
                    <w:top w:val="nil"/>
                    <w:left w:val="nil"/>
                    <w:bottom w:val="single" w:sz="4" w:space="0" w:color="808080"/>
                    <w:right w:val="single" w:sz="4" w:space="0" w:color="808080"/>
                  </w:tcBorders>
                  <w:shd w:val="clear" w:color="auto" w:fill="auto"/>
                  <w:noWrap/>
                  <w:vAlign w:val="center"/>
                  <w:hideMark/>
                </w:tcPr>
                <w:p w14:paraId="310C348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3C4739A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13</w:t>
                  </w:r>
                </w:p>
              </w:tc>
            </w:tr>
            <w:tr w:rsidR="00D602ED" w:rsidRPr="009D5633" w14:paraId="7459026D"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9C4375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178C228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Guyana</w:t>
                  </w:r>
                </w:p>
              </w:tc>
              <w:tc>
                <w:tcPr>
                  <w:tcW w:w="840" w:type="dxa"/>
                  <w:tcBorders>
                    <w:top w:val="nil"/>
                    <w:left w:val="nil"/>
                    <w:bottom w:val="single" w:sz="4" w:space="0" w:color="808080"/>
                    <w:right w:val="single" w:sz="4" w:space="0" w:color="808080"/>
                  </w:tcBorders>
                  <w:shd w:val="clear" w:color="auto" w:fill="auto"/>
                  <w:noWrap/>
                  <w:vAlign w:val="center"/>
                  <w:hideMark/>
                </w:tcPr>
                <w:p w14:paraId="7616778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73530</w:t>
                  </w:r>
                </w:p>
              </w:tc>
              <w:tc>
                <w:tcPr>
                  <w:tcW w:w="1400" w:type="dxa"/>
                  <w:tcBorders>
                    <w:top w:val="nil"/>
                    <w:left w:val="nil"/>
                    <w:bottom w:val="single" w:sz="4" w:space="0" w:color="808080"/>
                    <w:right w:val="single" w:sz="4" w:space="0" w:color="808080"/>
                  </w:tcBorders>
                  <w:shd w:val="clear" w:color="auto" w:fill="auto"/>
                  <w:noWrap/>
                  <w:vAlign w:val="center"/>
                  <w:hideMark/>
                </w:tcPr>
                <w:p w14:paraId="56F45CF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24510</w:t>
                  </w:r>
                </w:p>
              </w:tc>
              <w:tc>
                <w:tcPr>
                  <w:tcW w:w="2120" w:type="dxa"/>
                  <w:tcBorders>
                    <w:top w:val="nil"/>
                    <w:left w:val="nil"/>
                    <w:bottom w:val="single" w:sz="4" w:space="0" w:color="808080"/>
                    <w:right w:val="single" w:sz="4" w:space="0" w:color="808080"/>
                  </w:tcBorders>
                  <w:shd w:val="clear" w:color="auto" w:fill="auto"/>
                  <w:noWrap/>
                  <w:vAlign w:val="center"/>
                  <w:hideMark/>
                </w:tcPr>
                <w:p w14:paraId="77A06C4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606741E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14</w:t>
                  </w:r>
                </w:p>
              </w:tc>
            </w:tr>
            <w:tr w:rsidR="00D602ED" w:rsidRPr="009D5633" w14:paraId="13DF4F1C"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5BF0DE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5D86208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Jamaica</w:t>
                  </w:r>
                </w:p>
              </w:tc>
              <w:tc>
                <w:tcPr>
                  <w:tcW w:w="840" w:type="dxa"/>
                  <w:tcBorders>
                    <w:top w:val="nil"/>
                    <w:left w:val="nil"/>
                    <w:bottom w:val="single" w:sz="4" w:space="0" w:color="808080"/>
                    <w:right w:val="single" w:sz="4" w:space="0" w:color="808080"/>
                  </w:tcBorders>
                  <w:shd w:val="clear" w:color="auto" w:fill="auto"/>
                  <w:noWrap/>
                  <w:vAlign w:val="center"/>
                  <w:hideMark/>
                </w:tcPr>
                <w:p w14:paraId="7D9AB64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70380</w:t>
                  </w:r>
                </w:p>
              </w:tc>
              <w:tc>
                <w:tcPr>
                  <w:tcW w:w="1400" w:type="dxa"/>
                  <w:tcBorders>
                    <w:top w:val="nil"/>
                    <w:left w:val="nil"/>
                    <w:bottom w:val="single" w:sz="4" w:space="0" w:color="808080"/>
                    <w:right w:val="single" w:sz="4" w:space="0" w:color="808080"/>
                  </w:tcBorders>
                  <w:shd w:val="clear" w:color="auto" w:fill="auto"/>
                  <w:noWrap/>
                  <w:vAlign w:val="center"/>
                  <w:hideMark/>
                </w:tcPr>
                <w:p w14:paraId="3350B15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23460</w:t>
                  </w:r>
                </w:p>
              </w:tc>
              <w:tc>
                <w:tcPr>
                  <w:tcW w:w="2120" w:type="dxa"/>
                  <w:tcBorders>
                    <w:top w:val="nil"/>
                    <w:left w:val="nil"/>
                    <w:bottom w:val="single" w:sz="4" w:space="0" w:color="808080"/>
                    <w:right w:val="single" w:sz="4" w:space="0" w:color="808080"/>
                  </w:tcBorders>
                  <w:shd w:val="clear" w:color="auto" w:fill="auto"/>
                  <w:noWrap/>
                  <w:vAlign w:val="center"/>
                  <w:hideMark/>
                </w:tcPr>
                <w:p w14:paraId="39AF485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147627B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15</w:t>
                  </w:r>
                </w:p>
              </w:tc>
            </w:tr>
            <w:tr w:rsidR="00D602ED" w:rsidRPr="009D5633" w14:paraId="570AEAC2"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8EAA9A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5D7B6C9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Haiti</w:t>
                  </w:r>
                </w:p>
              </w:tc>
              <w:tc>
                <w:tcPr>
                  <w:tcW w:w="840" w:type="dxa"/>
                  <w:tcBorders>
                    <w:top w:val="nil"/>
                    <w:left w:val="nil"/>
                    <w:bottom w:val="single" w:sz="4" w:space="0" w:color="808080"/>
                    <w:right w:val="single" w:sz="4" w:space="0" w:color="808080"/>
                  </w:tcBorders>
                  <w:shd w:val="clear" w:color="auto" w:fill="auto"/>
                  <w:noWrap/>
                  <w:vAlign w:val="center"/>
                  <w:hideMark/>
                </w:tcPr>
                <w:p w14:paraId="6302DA7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63900</w:t>
                  </w:r>
                </w:p>
              </w:tc>
              <w:tc>
                <w:tcPr>
                  <w:tcW w:w="1400" w:type="dxa"/>
                  <w:tcBorders>
                    <w:top w:val="nil"/>
                    <w:left w:val="nil"/>
                    <w:bottom w:val="single" w:sz="4" w:space="0" w:color="808080"/>
                    <w:right w:val="single" w:sz="4" w:space="0" w:color="808080"/>
                  </w:tcBorders>
                  <w:shd w:val="clear" w:color="auto" w:fill="auto"/>
                  <w:noWrap/>
                  <w:vAlign w:val="center"/>
                  <w:hideMark/>
                </w:tcPr>
                <w:p w14:paraId="7F83E4B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21300</w:t>
                  </w:r>
                </w:p>
              </w:tc>
              <w:tc>
                <w:tcPr>
                  <w:tcW w:w="2120" w:type="dxa"/>
                  <w:tcBorders>
                    <w:top w:val="nil"/>
                    <w:left w:val="nil"/>
                    <w:bottom w:val="single" w:sz="4" w:space="0" w:color="808080"/>
                    <w:right w:val="single" w:sz="4" w:space="0" w:color="808080"/>
                  </w:tcBorders>
                  <w:shd w:val="clear" w:color="auto" w:fill="auto"/>
                  <w:noWrap/>
                  <w:vAlign w:val="center"/>
                  <w:hideMark/>
                </w:tcPr>
                <w:p w14:paraId="01EB1AE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3372D2B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16</w:t>
                  </w:r>
                </w:p>
              </w:tc>
            </w:tr>
            <w:tr w:rsidR="00D602ED" w:rsidRPr="009D5633" w14:paraId="0C220FD1"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8DD065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324A219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Cuba</w:t>
                  </w:r>
                </w:p>
              </w:tc>
              <w:tc>
                <w:tcPr>
                  <w:tcW w:w="840" w:type="dxa"/>
                  <w:tcBorders>
                    <w:top w:val="nil"/>
                    <w:left w:val="nil"/>
                    <w:bottom w:val="single" w:sz="4" w:space="0" w:color="808080"/>
                    <w:right w:val="single" w:sz="4" w:space="0" w:color="808080"/>
                  </w:tcBorders>
                  <w:shd w:val="clear" w:color="auto" w:fill="auto"/>
                  <w:noWrap/>
                  <w:vAlign w:val="center"/>
                  <w:hideMark/>
                </w:tcPr>
                <w:p w14:paraId="60F73E5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61620</w:t>
                  </w:r>
                </w:p>
              </w:tc>
              <w:tc>
                <w:tcPr>
                  <w:tcW w:w="1400" w:type="dxa"/>
                  <w:tcBorders>
                    <w:top w:val="nil"/>
                    <w:left w:val="nil"/>
                    <w:bottom w:val="single" w:sz="4" w:space="0" w:color="808080"/>
                    <w:right w:val="single" w:sz="4" w:space="0" w:color="808080"/>
                  </w:tcBorders>
                  <w:shd w:val="clear" w:color="auto" w:fill="auto"/>
                  <w:noWrap/>
                  <w:vAlign w:val="center"/>
                  <w:hideMark/>
                </w:tcPr>
                <w:p w14:paraId="0820BC4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20540</w:t>
                  </w:r>
                </w:p>
              </w:tc>
              <w:tc>
                <w:tcPr>
                  <w:tcW w:w="2120" w:type="dxa"/>
                  <w:tcBorders>
                    <w:top w:val="nil"/>
                    <w:left w:val="nil"/>
                    <w:bottom w:val="single" w:sz="4" w:space="0" w:color="808080"/>
                    <w:right w:val="single" w:sz="4" w:space="0" w:color="808080"/>
                  </w:tcBorders>
                  <w:shd w:val="clear" w:color="auto" w:fill="auto"/>
                  <w:noWrap/>
                  <w:vAlign w:val="center"/>
                  <w:hideMark/>
                </w:tcPr>
                <w:p w14:paraId="6AE3834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352FF6F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17</w:t>
                  </w:r>
                </w:p>
              </w:tc>
            </w:tr>
            <w:tr w:rsidR="00D602ED" w:rsidRPr="009D5633" w14:paraId="585EA34A"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1C56D3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5DFC8C5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Guadeloupe</w:t>
                  </w:r>
                </w:p>
              </w:tc>
              <w:tc>
                <w:tcPr>
                  <w:tcW w:w="840" w:type="dxa"/>
                  <w:tcBorders>
                    <w:top w:val="nil"/>
                    <w:left w:val="nil"/>
                    <w:bottom w:val="single" w:sz="4" w:space="0" w:color="808080"/>
                    <w:right w:val="single" w:sz="4" w:space="0" w:color="808080"/>
                  </w:tcBorders>
                  <w:shd w:val="clear" w:color="auto" w:fill="auto"/>
                  <w:noWrap/>
                  <w:vAlign w:val="center"/>
                  <w:hideMark/>
                </w:tcPr>
                <w:p w14:paraId="3CA17F0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34260</w:t>
                  </w:r>
                </w:p>
              </w:tc>
              <w:tc>
                <w:tcPr>
                  <w:tcW w:w="1400" w:type="dxa"/>
                  <w:tcBorders>
                    <w:top w:val="nil"/>
                    <w:left w:val="nil"/>
                    <w:bottom w:val="single" w:sz="4" w:space="0" w:color="808080"/>
                    <w:right w:val="single" w:sz="4" w:space="0" w:color="808080"/>
                  </w:tcBorders>
                  <w:shd w:val="clear" w:color="auto" w:fill="auto"/>
                  <w:noWrap/>
                  <w:vAlign w:val="center"/>
                  <w:hideMark/>
                </w:tcPr>
                <w:p w14:paraId="1A935F6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11420</w:t>
                  </w:r>
                </w:p>
              </w:tc>
              <w:tc>
                <w:tcPr>
                  <w:tcW w:w="2120" w:type="dxa"/>
                  <w:tcBorders>
                    <w:top w:val="nil"/>
                    <w:left w:val="nil"/>
                    <w:bottom w:val="single" w:sz="4" w:space="0" w:color="808080"/>
                    <w:right w:val="single" w:sz="4" w:space="0" w:color="808080"/>
                  </w:tcBorders>
                  <w:shd w:val="clear" w:color="auto" w:fill="auto"/>
                  <w:noWrap/>
                  <w:vAlign w:val="center"/>
                  <w:hideMark/>
                </w:tcPr>
                <w:p w14:paraId="22BFB1C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2F151F4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18</w:t>
                  </w:r>
                </w:p>
              </w:tc>
            </w:tr>
            <w:tr w:rsidR="00D602ED" w:rsidRPr="009D5633" w14:paraId="3F4D4D15"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1AB315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5F8FA55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Uruguay</w:t>
                  </w:r>
                </w:p>
              </w:tc>
              <w:tc>
                <w:tcPr>
                  <w:tcW w:w="840" w:type="dxa"/>
                  <w:tcBorders>
                    <w:top w:val="nil"/>
                    <w:left w:val="nil"/>
                    <w:bottom w:val="single" w:sz="4" w:space="0" w:color="808080"/>
                    <w:right w:val="single" w:sz="4" w:space="0" w:color="808080"/>
                  </w:tcBorders>
                  <w:shd w:val="clear" w:color="auto" w:fill="auto"/>
                  <w:noWrap/>
                  <w:vAlign w:val="center"/>
                  <w:hideMark/>
                </w:tcPr>
                <w:p w14:paraId="24C6442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30960</w:t>
                  </w:r>
                </w:p>
              </w:tc>
              <w:tc>
                <w:tcPr>
                  <w:tcW w:w="1400" w:type="dxa"/>
                  <w:tcBorders>
                    <w:top w:val="nil"/>
                    <w:left w:val="nil"/>
                    <w:bottom w:val="single" w:sz="4" w:space="0" w:color="808080"/>
                    <w:right w:val="single" w:sz="4" w:space="0" w:color="808080"/>
                  </w:tcBorders>
                  <w:shd w:val="clear" w:color="auto" w:fill="auto"/>
                  <w:noWrap/>
                  <w:vAlign w:val="center"/>
                  <w:hideMark/>
                </w:tcPr>
                <w:p w14:paraId="6530A42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10320</w:t>
                  </w:r>
                </w:p>
              </w:tc>
              <w:tc>
                <w:tcPr>
                  <w:tcW w:w="2120" w:type="dxa"/>
                  <w:tcBorders>
                    <w:top w:val="nil"/>
                    <w:left w:val="nil"/>
                    <w:bottom w:val="single" w:sz="4" w:space="0" w:color="808080"/>
                    <w:right w:val="single" w:sz="4" w:space="0" w:color="808080"/>
                  </w:tcBorders>
                  <w:shd w:val="clear" w:color="auto" w:fill="auto"/>
                  <w:noWrap/>
                  <w:vAlign w:val="center"/>
                  <w:hideMark/>
                </w:tcPr>
                <w:p w14:paraId="1616DAF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05DB0B4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19</w:t>
                  </w:r>
                </w:p>
              </w:tc>
            </w:tr>
            <w:tr w:rsidR="00D602ED" w:rsidRPr="009D5633" w14:paraId="0B4BFEAA"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392FCB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Americas</w:t>
                  </w:r>
                </w:p>
              </w:tc>
              <w:tc>
                <w:tcPr>
                  <w:tcW w:w="1480" w:type="dxa"/>
                  <w:tcBorders>
                    <w:top w:val="nil"/>
                    <w:left w:val="nil"/>
                    <w:bottom w:val="single" w:sz="4" w:space="0" w:color="808080"/>
                    <w:right w:val="single" w:sz="4" w:space="0" w:color="808080"/>
                  </w:tcBorders>
                  <w:shd w:val="clear" w:color="auto" w:fill="auto"/>
                  <w:noWrap/>
                  <w:vAlign w:val="center"/>
                  <w:hideMark/>
                </w:tcPr>
                <w:p w14:paraId="08F6BDE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Trinidad And Tobago</w:t>
                  </w:r>
                </w:p>
              </w:tc>
              <w:tc>
                <w:tcPr>
                  <w:tcW w:w="840" w:type="dxa"/>
                  <w:tcBorders>
                    <w:top w:val="nil"/>
                    <w:left w:val="nil"/>
                    <w:bottom w:val="single" w:sz="4" w:space="0" w:color="808080"/>
                    <w:right w:val="single" w:sz="4" w:space="0" w:color="808080"/>
                  </w:tcBorders>
                  <w:shd w:val="clear" w:color="auto" w:fill="auto"/>
                  <w:noWrap/>
                  <w:vAlign w:val="center"/>
                  <w:hideMark/>
                </w:tcPr>
                <w:p w14:paraId="7CDFCED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27120</w:t>
                  </w:r>
                </w:p>
              </w:tc>
              <w:tc>
                <w:tcPr>
                  <w:tcW w:w="1400" w:type="dxa"/>
                  <w:tcBorders>
                    <w:top w:val="nil"/>
                    <w:left w:val="nil"/>
                    <w:bottom w:val="single" w:sz="4" w:space="0" w:color="808080"/>
                    <w:right w:val="single" w:sz="4" w:space="0" w:color="808080"/>
                  </w:tcBorders>
                  <w:shd w:val="clear" w:color="auto" w:fill="auto"/>
                  <w:noWrap/>
                  <w:vAlign w:val="center"/>
                  <w:hideMark/>
                </w:tcPr>
                <w:p w14:paraId="310FB18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9040</w:t>
                  </w:r>
                </w:p>
              </w:tc>
              <w:tc>
                <w:tcPr>
                  <w:tcW w:w="2120" w:type="dxa"/>
                  <w:tcBorders>
                    <w:top w:val="nil"/>
                    <w:left w:val="nil"/>
                    <w:bottom w:val="single" w:sz="4" w:space="0" w:color="808080"/>
                    <w:right w:val="single" w:sz="4" w:space="0" w:color="808080"/>
                  </w:tcBorders>
                  <w:shd w:val="clear" w:color="auto" w:fill="auto"/>
                  <w:noWrap/>
                  <w:vAlign w:val="center"/>
                  <w:hideMark/>
                </w:tcPr>
                <w:p w14:paraId="421964C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c>
                <w:tcPr>
                  <w:tcW w:w="2600" w:type="dxa"/>
                  <w:tcBorders>
                    <w:top w:val="nil"/>
                    <w:left w:val="nil"/>
                    <w:bottom w:val="single" w:sz="4" w:space="0" w:color="808080"/>
                    <w:right w:val="single" w:sz="4" w:space="0" w:color="808080"/>
                  </w:tcBorders>
                  <w:shd w:val="clear" w:color="auto" w:fill="auto"/>
                  <w:noWrap/>
                  <w:vAlign w:val="center"/>
                  <w:hideMark/>
                </w:tcPr>
                <w:p w14:paraId="633BE1A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20</w:t>
                  </w:r>
                </w:p>
              </w:tc>
            </w:tr>
            <w:tr w:rsidR="00D602ED" w:rsidRPr="009D5633" w14:paraId="6BA50975"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D75681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1C2649B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Russia</w:t>
                  </w:r>
                </w:p>
              </w:tc>
              <w:tc>
                <w:tcPr>
                  <w:tcW w:w="840" w:type="dxa"/>
                  <w:tcBorders>
                    <w:top w:val="nil"/>
                    <w:left w:val="nil"/>
                    <w:bottom w:val="single" w:sz="4" w:space="0" w:color="808080"/>
                    <w:right w:val="single" w:sz="4" w:space="0" w:color="808080"/>
                  </w:tcBorders>
                  <w:shd w:val="clear" w:color="auto" w:fill="auto"/>
                  <w:noWrap/>
                  <w:vAlign w:val="center"/>
                  <w:hideMark/>
                </w:tcPr>
                <w:p w14:paraId="03E7B15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1116270</w:t>
                  </w:r>
                </w:p>
              </w:tc>
              <w:tc>
                <w:tcPr>
                  <w:tcW w:w="1400" w:type="dxa"/>
                  <w:tcBorders>
                    <w:top w:val="nil"/>
                    <w:left w:val="nil"/>
                    <w:bottom w:val="single" w:sz="4" w:space="0" w:color="808080"/>
                    <w:right w:val="single" w:sz="4" w:space="0" w:color="808080"/>
                  </w:tcBorders>
                  <w:shd w:val="clear" w:color="auto" w:fill="auto"/>
                  <w:noWrap/>
                  <w:vAlign w:val="center"/>
                  <w:hideMark/>
                </w:tcPr>
                <w:p w14:paraId="6A8B8D6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372090</w:t>
                  </w:r>
                </w:p>
              </w:tc>
              <w:tc>
                <w:tcPr>
                  <w:tcW w:w="2120" w:type="dxa"/>
                  <w:tcBorders>
                    <w:top w:val="nil"/>
                    <w:left w:val="nil"/>
                    <w:bottom w:val="single" w:sz="4" w:space="0" w:color="808080"/>
                    <w:right w:val="single" w:sz="4" w:space="0" w:color="808080"/>
                  </w:tcBorders>
                  <w:shd w:val="clear" w:color="auto" w:fill="auto"/>
                  <w:noWrap/>
                  <w:vAlign w:val="center"/>
                  <w:hideMark/>
                </w:tcPr>
                <w:p w14:paraId="06BD969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324712B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r>
            <w:tr w:rsidR="00D602ED" w:rsidRPr="009D5633" w14:paraId="7850D837"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3568C2B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0F01DD7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Italy</w:t>
                  </w:r>
                </w:p>
              </w:tc>
              <w:tc>
                <w:tcPr>
                  <w:tcW w:w="840" w:type="dxa"/>
                  <w:tcBorders>
                    <w:top w:val="nil"/>
                    <w:left w:val="nil"/>
                    <w:bottom w:val="single" w:sz="4" w:space="0" w:color="808080"/>
                    <w:right w:val="single" w:sz="4" w:space="0" w:color="808080"/>
                  </w:tcBorders>
                  <w:shd w:val="clear" w:color="auto" w:fill="auto"/>
                  <w:noWrap/>
                  <w:vAlign w:val="center"/>
                  <w:hideMark/>
                </w:tcPr>
                <w:p w14:paraId="5598E30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779730</w:t>
                  </w:r>
                </w:p>
              </w:tc>
              <w:tc>
                <w:tcPr>
                  <w:tcW w:w="1400" w:type="dxa"/>
                  <w:tcBorders>
                    <w:top w:val="nil"/>
                    <w:left w:val="nil"/>
                    <w:bottom w:val="single" w:sz="4" w:space="0" w:color="808080"/>
                    <w:right w:val="single" w:sz="4" w:space="0" w:color="808080"/>
                  </w:tcBorders>
                  <w:shd w:val="clear" w:color="auto" w:fill="auto"/>
                  <w:noWrap/>
                  <w:vAlign w:val="center"/>
                  <w:hideMark/>
                </w:tcPr>
                <w:p w14:paraId="654B9A5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259910</w:t>
                  </w:r>
                </w:p>
              </w:tc>
              <w:tc>
                <w:tcPr>
                  <w:tcW w:w="2120" w:type="dxa"/>
                  <w:tcBorders>
                    <w:top w:val="nil"/>
                    <w:left w:val="nil"/>
                    <w:bottom w:val="single" w:sz="4" w:space="0" w:color="808080"/>
                    <w:right w:val="single" w:sz="4" w:space="0" w:color="808080"/>
                  </w:tcBorders>
                  <w:shd w:val="clear" w:color="auto" w:fill="auto"/>
                  <w:noWrap/>
                  <w:vAlign w:val="center"/>
                  <w:hideMark/>
                </w:tcPr>
                <w:p w14:paraId="206C673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79C0E65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r>
            <w:tr w:rsidR="00D602ED" w:rsidRPr="009D5633" w14:paraId="77F81139"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0839CB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641FA6C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United Kingdom</w:t>
                  </w:r>
                </w:p>
              </w:tc>
              <w:tc>
                <w:tcPr>
                  <w:tcW w:w="840" w:type="dxa"/>
                  <w:tcBorders>
                    <w:top w:val="nil"/>
                    <w:left w:val="nil"/>
                    <w:bottom w:val="single" w:sz="4" w:space="0" w:color="808080"/>
                    <w:right w:val="single" w:sz="4" w:space="0" w:color="808080"/>
                  </w:tcBorders>
                  <w:shd w:val="clear" w:color="auto" w:fill="auto"/>
                  <w:noWrap/>
                  <w:vAlign w:val="center"/>
                  <w:hideMark/>
                </w:tcPr>
                <w:p w14:paraId="2D4E87D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662700</w:t>
                  </w:r>
                </w:p>
              </w:tc>
              <w:tc>
                <w:tcPr>
                  <w:tcW w:w="1400" w:type="dxa"/>
                  <w:tcBorders>
                    <w:top w:val="nil"/>
                    <w:left w:val="nil"/>
                    <w:bottom w:val="single" w:sz="4" w:space="0" w:color="808080"/>
                    <w:right w:val="single" w:sz="4" w:space="0" w:color="808080"/>
                  </w:tcBorders>
                  <w:shd w:val="clear" w:color="auto" w:fill="auto"/>
                  <w:noWrap/>
                  <w:vAlign w:val="center"/>
                  <w:hideMark/>
                </w:tcPr>
                <w:p w14:paraId="38BD677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220900</w:t>
                  </w:r>
                </w:p>
              </w:tc>
              <w:tc>
                <w:tcPr>
                  <w:tcW w:w="2120" w:type="dxa"/>
                  <w:tcBorders>
                    <w:top w:val="nil"/>
                    <w:left w:val="nil"/>
                    <w:bottom w:val="single" w:sz="4" w:space="0" w:color="808080"/>
                    <w:right w:val="single" w:sz="4" w:space="0" w:color="808080"/>
                  </w:tcBorders>
                  <w:shd w:val="clear" w:color="auto" w:fill="auto"/>
                  <w:noWrap/>
                  <w:vAlign w:val="center"/>
                  <w:hideMark/>
                </w:tcPr>
                <w:p w14:paraId="55373AD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42D81DB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r>
            <w:tr w:rsidR="00D602ED" w:rsidRPr="009D5633" w14:paraId="22E53C61"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02B9B69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299D79B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France</w:t>
                  </w:r>
                </w:p>
              </w:tc>
              <w:tc>
                <w:tcPr>
                  <w:tcW w:w="840" w:type="dxa"/>
                  <w:tcBorders>
                    <w:top w:val="nil"/>
                    <w:left w:val="nil"/>
                    <w:bottom w:val="single" w:sz="4" w:space="0" w:color="808080"/>
                    <w:right w:val="single" w:sz="4" w:space="0" w:color="808080"/>
                  </w:tcBorders>
                  <w:shd w:val="clear" w:color="auto" w:fill="auto"/>
                  <w:noWrap/>
                  <w:vAlign w:val="center"/>
                  <w:hideMark/>
                </w:tcPr>
                <w:p w14:paraId="195365A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552390</w:t>
                  </w:r>
                </w:p>
              </w:tc>
              <w:tc>
                <w:tcPr>
                  <w:tcW w:w="1400" w:type="dxa"/>
                  <w:tcBorders>
                    <w:top w:val="nil"/>
                    <w:left w:val="nil"/>
                    <w:bottom w:val="single" w:sz="4" w:space="0" w:color="808080"/>
                    <w:right w:val="single" w:sz="4" w:space="0" w:color="808080"/>
                  </w:tcBorders>
                  <w:shd w:val="clear" w:color="auto" w:fill="auto"/>
                  <w:noWrap/>
                  <w:vAlign w:val="center"/>
                  <w:hideMark/>
                </w:tcPr>
                <w:p w14:paraId="2F6FB86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184130</w:t>
                  </w:r>
                </w:p>
              </w:tc>
              <w:tc>
                <w:tcPr>
                  <w:tcW w:w="2120" w:type="dxa"/>
                  <w:tcBorders>
                    <w:top w:val="nil"/>
                    <w:left w:val="nil"/>
                    <w:bottom w:val="single" w:sz="4" w:space="0" w:color="808080"/>
                    <w:right w:val="single" w:sz="4" w:space="0" w:color="808080"/>
                  </w:tcBorders>
                  <w:shd w:val="clear" w:color="auto" w:fill="auto"/>
                  <w:noWrap/>
                  <w:vAlign w:val="center"/>
                  <w:hideMark/>
                </w:tcPr>
                <w:p w14:paraId="6C01D6C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1D99733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r>
            <w:tr w:rsidR="00D602ED" w:rsidRPr="009D5633" w14:paraId="04D39117"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F4A085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662EC6C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Germany</w:t>
                  </w:r>
                </w:p>
              </w:tc>
              <w:tc>
                <w:tcPr>
                  <w:tcW w:w="840" w:type="dxa"/>
                  <w:tcBorders>
                    <w:top w:val="nil"/>
                    <w:left w:val="nil"/>
                    <w:bottom w:val="single" w:sz="4" w:space="0" w:color="808080"/>
                    <w:right w:val="single" w:sz="4" w:space="0" w:color="808080"/>
                  </w:tcBorders>
                  <w:shd w:val="clear" w:color="auto" w:fill="auto"/>
                  <w:noWrap/>
                  <w:vAlign w:val="center"/>
                  <w:hideMark/>
                </w:tcPr>
                <w:p w14:paraId="2B8D6E1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450000</w:t>
                  </w:r>
                </w:p>
              </w:tc>
              <w:tc>
                <w:tcPr>
                  <w:tcW w:w="1400" w:type="dxa"/>
                  <w:tcBorders>
                    <w:top w:val="nil"/>
                    <w:left w:val="nil"/>
                    <w:bottom w:val="single" w:sz="4" w:space="0" w:color="808080"/>
                    <w:right w:val="single" w:sz="4" w:space="0" w:color="808080"/>
                  </w:tcBorders>
                  <w:shd w:val="clear" w:color="auto" w:fill="auto"/>
                  <w:noWrap/>
                  <w:vAlign w:val="center"/>
                  <w:hideMark/>
                </w:tcPr>
                <w:p w14:paraId="6BC5CE2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150000</w:t>
                  </w:r>
                </w:p>
              </w:tc>
              <w:tc>
                <w:tcPr>
                  <w:tcW w:w="2120" w:type="dxa"/>
                  <w:tcBorders>
                    <w:top w:val="nil"/>
                    <w:left w:val="nil"/>
                    <w:bottom w:val="single" w:sz="4" w:space="0" w:color="808080"/>
                    <w:right w:val="single" w:sz="4" w:space="0" w:color="808080"/>
                  </w:tcBorders>
                  <w:shd w:val="clear" w:color="auto" w:fill="auto"/>
                  <w:noWrap/>
                  <w:vAlign w:val="center"/>
                  <w:hideMark/>
                </w:tcPr>
                <w:p w14:paraId="1E82D84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1CAF1C0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w:t>
                  </w:r>
                </w:p>
              </w:tc>
            </w:tr>
            <w:tr w:rsidR="00D602ED" w:rsidRPr="009D5633" w14:paraId="4A4A755E"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371D09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005BCAE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Spain</w:t>
                  </w:r>
                </w:p>
              </w:tc>
              <w:tc>
                <w:tcPr>
                  <w:tcW w:w="840" w:type="dxa"/>
                  <w:tcBorders>
                    <w:top w:val="nil"/>
                    <w:left w:val="nil"/>
                    <w:bottom w:val="single" w:sz="4" w:space="0" w:color="808080"/>
                    <w:right w:val="single" w:sz="4" w:space="0" w:color="808080"/>
                  </w:tcBorders>
                  <w:shd w:val="clear" w:color="auto" w:fill="auto"/>
                  <w:noWrap/>
                  <w:vAlign w:val="center"/>
                  <w:hideMark/>
                </w:tcPr>
                <w:p w14:paraId="5C84EE6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366240</w:t>
                  </w:r>
                </w:p>
              </w:tc>
              <w:tc>
                <w:tcPr>
                  <w:tcW w:w="1400" w:type="dxa"/>
                  <w:tcBorders>
                    <w:top w:val="nil"/>
                    <w:left w:val="nil"/>
                    <w:bottom w:val="single" w:sz="4" w:space="0" w:color="808080"/>
                    <w:right w:val="single" w:sz="4" w:space="0" w:color="808080"/>
                  </w:tcBorders>
                  <w:shd w:val="clear" w:color="auto" w:fill="auto"/>
                  <w:noWrap/>
                  <w:vAlign w:val="center"/>
                  <w:hideMark/>
                </w:tcPr>
                <w:p w14:paraId="72BA5BA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122080</w:t>
                  </w:r>
                </w:p>
              </w:tc>
              <w:tc>
                <w:tcPr>
                  <w:tcW w:w="2120" w:type="dxa"/>
                  <w:tcBorders>
                    <w:top w:val="nil"/>
                    <w:left w:val="nil"/>
                    <w:bottom w:val="single" w:sz="4" w:space="0" w:color="808080"/>
                    <w:right w:val="single" w:sz="4" w:space="0" w:color="808080"/>
                  </w:tcBorders>
                  <w:shd w:val="clear" w:color="auto" w:fill="auto"/>
                  <w:noWrap/>
                  <w:vAlign w:val="center"/>
                  <w:hideMark/>
                </w:tcPr>
                <w:p w14:paraId="725BF2E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4C82A03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w:t>
                  </w:r>
                </w:p>
              </w:tc>
            </w:tr>
            <w:tr w:rsidR="00D602ED" w:rsidRPr="009D5633" w14:paraId="20F2A9A3"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258560E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08E2676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Poland</w:t>
                  </w:r>
                </w:p>
              </w:tc>
              <w:tc>
                <w:tcPr>
                  <w:tcW w:w="840" w:type="dxa"/>
                  <w:tcBorders>
                    <w:top w:val="nil"/>
                    <w:left w:val="nil"/>
                    <w:bottom w:val="single" w:sz="4" w:space="0" w:color="808080"/>
                    <w:right w:val="single" w:sz="4" w:space="0" w:color="808080"/>
                  </w:tcBorders>
                  <w:shd w:val="clear" w:color="auto" w:fill="auto"/>
                  <w:noWrap/>
                  <w:vAlign w:val="center"/>
                  <w:hideMark/>
                </w:tcPr>
                <w:p w14:paraId="70A51E0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227250</w:t>
                  </w:r>
                </w:p>
              </w:tc>
              <w:tc>
                <w:tcPr>
                  <w:tcW w:w="1400" w:type="dxa"/>
                  <w:tcBorders>
                    <w:top w:val="nil"/>
                    <w:left w:val="nil"/>
                    <w:bottom w:val="single" w:sz="4" w:space="0" w:color="808080"/>
                    <w:right w:val="single" w:sz="4" w:space="0" w:color="808080"/>
                  </w:tcBorders>
                  <w:shd w:val="clear" w:color="auto" w:fill="auto"/>
                  <w:noWrap/>
                  <w:vAlign w:val="center"/>
                  <w:hideMark/>
                </w:tcPr>
                <w:p w14:paraId="097DBCF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75750</w:t>
                  </w:r>
                </w:p>
              </w:tc>
              <w:tc>
                <w:tcPr>
                  <w:tcW w:w="2120" w:type="dxa"/>
                  <w:tcBorders>
                    <w:top w:val="nil"/>
                    <w:left w:val="nil"/>
                    <w:bottom w:val="single" w:sz="4" w:space="0" w:color="808080"/>
                    <w:right w:val="single" w:sz="4" w:space="0" w:color="808080"/>
                  </w:tcBorders>
                  <w:shd w:val="clear" w:color="auto" w:fill="auto"/>
                  <w:noWrap/>
                  <w:vAlign w:val="center"/>
                  <w:hideMark/>
                </w:tcPr>
                <w:p w14:paraId="37C677F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53F60A3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w:t>
                  </w:r>
                </w:p>
              </w:tc>
            </w:tr>
            <w:tr w:rsidR="00D602ED" w:rsidRPr="009D5633" w14:paraId="2AFD11FC"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8629AE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19DD246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Sweden</w:t>
                  </w:r>
                </w:p>
              </w:tc>
              <w:tc>
                <w:tcPr>
                  <w:tcW w:w="840" w:type="dxa"/>
                  <w:tcBorders>
                    <w:top w:val="nil"/>
                    <w:left w:val="nil"/>
                    <w:bottom w:val="single" w:sz="4" w:space="0" w:color="808080"/>
                    <w:right w:val="single" w:sz="4" w:space="0" w:color="808080"/>
                  </w:tcBorders>
                  <w:shd w:val="clear" w:color="auto" w:fill="auto"/>
                  <w:noWrap/>
                  <w:vAlign w:val="center"/>
                  <w:hideMark/>
                </w:tcPr>
                <w:p w14:paraId="53C940E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202950</w:t>
                  </w:r>
                </w:p>
              </w:tc>
              <w:tc>
                <w:tcPr>
                  <w:tcW w:w="1400" w:type="dxa"/>
                  <w:tcBorders>
                    <w:top w:val="nil"/>
                    <w:left w:val="nil"/>
                    <w:bottom w:val="single" w:sz="4" w:space="0" w:color="808080"/>
                    <w:right w:val="single" w:sz="4" w:space="0" w:color="808080"/>
                  </w:tcBorders>
                  <w:shd w:val="clear" w:color="auto" w:fill="auto"/>
                  <w:noWrap/>
                  <w:vAlign w:val="center"/>
                  <w:hideMark/>
                </w:tcPr>
                <w:p w14:paraId="6ACBC97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67650</w:t>
                  </w:r>
                </w:p>
              </w:tc>
              <w:tc>
                <w:tcPr>
                  <w:tcW w:w="2120" w:type="dxa"/>
                  <w:tcBorders>
                    <w:top w:val="nil"/>
                    <w:left w:val="nil"/>
                    <w:bottom w:val="single" w:sz="4" w:space="0" w:color="808080"/>
                    <w:right w:val="single" w:sz="4" w:space="0" w:color="808080"/>
                  </w:tcBorders>
                  <w:shd w:val="clear" w:color="auto" w:fill="auto"/>
                  <w:noWrap/>
                  <w:vAlign w:val="center"/>
                  <w:hideMark/>
                </w:tcPr>
                <w:p w14:paraId="26FBC0A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2319AC8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8</w:t>
                  </w:r>
                </w:p>
              </w:tc>
            </w:tr>
            <w:tr w:rsidR="00D602ED" w:rsidRPr="009D5633" w14:paraId="26DEA874"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9A7C0F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43A1D9E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Greece</w:t>
                  </w:r>
                </w:p>
              </w:tc>
              <w:tc>
                <w:tcPr>
                  <w:tcW w:w="840" w:type="dxa"/>
                  <w:tcBorders>
                    <w:top w:val="nil"/>
                    <w:left w:val="nil"/>
                    <w:bottom w:val="single" w:sz="4" w:space="0" w:color="808080"/>
                    <w:right w:val="single" w:sz="4" w:space="0" w:color="808080"/>
                  </w:tcBorders>
                  <w:shd w:val="clear" w:color="auto" w:fill="auto"/>
                  <w:noWrap/>
                  <w:vAlign w:val="center"/>
                  <w:hideMark/>
                </w:tcPr>
                <w:p w14:paraId="33326D6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158220</w:t>
                  </w:r>
                </w:p>
              </w:tc>
              <w:tc>
                <w:tcPr>
                  <w:tcW w:w="1400" w:type="dxa"/>
                  <w:tcBorders>
                    <w:top w:val="nil"/>
                    <w:left w:val="nil"/>
                    <w:bottom w:val="single" w:sz="4" w:space="0" w:color="808080"/>
                    <w:right w:val="single" w:sz="4" w:space="0" w:color="808080"/>
                  </w:tcBorders>
                  <w:shd w:val="clear" w:color="auto" w:fill="auto"/>
                  <w:noWrap/>
                  <w:vAlign w:val="center"/>
                  <w:hideMark/>
                </w:tcPr>
                <w:p w14:paraId="309B0DF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52740</w:t>
                  </w:r>
                </w:p>
              </w:tc>
              <w:tc>
                <w:tcPr>
                  <w:tcW w:w="2120" w:type="dxa"/>
                  <w:tcBorders>
                    <w:top w:val="nil"/>
                    <w:left w:val="nil"/>
                    <w:bottom w:val="single" w:sz="4" w:space="0" w:color="808080"/>
                    <w:right w:val="single" w:sz="4" w:space="0" w:color="808080"/>
                  </w:tcBorders>
                  <w:shd w:val="clear" w:color="auto" w:fill="auto"/>
                  <w:noWrap/>
                  <w:vAlign w:val="center"/>
                  <w:hideMark/>
                </w:tcPr>
                <w:p w14:paraId="47745E0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5648187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9</w:t>
                  </w:r>
                </w:p>
              </w:tc>
            </w:tr>
            <w:tr w:rsidR="00D602ED" w:rsidRPr="009D5633" w14:paraId="7A51833F"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6F1383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2F067A2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Latvia</w:t>
                  </w:r>
                </w:p>
              </w:tc>
              <w:tc>
                <w:tcPr>
                  <w:tcW w:w="840" w:type="dxa"/>
                  <w:tcBorders>
                    <w:top w:val="nil"/>
                    <w:left w:val="nil"/>
                    <w:bottom w:val="single" w:sz="4" w:space="0" w:color="808080"/>
                    <w:right w:val="single" w:sz="4" w:space="0" w:color="808080"/>
                  </w:tcBorders>
                  <w:shd w:val="clear" w:color="auto" w:fill="auto"/>
                  <w:noWrap/>
                  <w:vAlign w:val="center"/>
                  <w:hideMark/>
                </w:tcPr>
                <w:p w14:paraId="26894B1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140100</w:t>
                  </w:r>
                </w:p>
              </w:tc>
              <w:tc>
                <w:tcPr>
                  <w:tcW w:w="1400" w:type="dxa"/>
                  <w:tcBorders>
                    <w:top w:val="nil"/>
                    <w:left w:val="nil"/>
                    <w:bottom w:val="single" w:sz="4" w:space="0" w:color="808080"/>
                    <w:right w:val="single" w:sz="4" w:space="0" w:color="808080"/>
                  </w:tcBorders>
                  <w:shd w:val="clear" w:color="auto" w:fill="auto"/>
                  <w:noWrap/>
                  <w:vAlign w:val="center"/>
                  <w:hideMark/>
                </w:tcPr>
                <w:p w14:paraId="7C1377A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46700</w:t>
                  </w:r>
                </w:p>
              </w:tc>
              <w:tc>
                <w:tcPr>
                  <w:tcW w:w="2120" w:type="dxa"/>
                  <w:tcBorders>
                    <w:top w:val="nil"/>
                    <w:left w:val="nil"/>
                    <w:bottom w:val="single" w:sz="4" w:space="0" w:color="808080"/>
                    <w:right w:val="single" w:sz="4" w:space="0" w:color="808080"/>
                  </w:tcBorders>
                  <w:shd w:val="clear" w:color="auto" w:fill="auto"/>
                  <w:noWrap/>
                  <w:vAlign w:val="center"/>
                  <w:hideMark/>
                </w:tcPr>
                <w:p w14:paraId="11E2B6B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4187303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w:t>
                  </w:r>
                </w:p>
              </w:tc>
            </w:tr>
            <w:tr w:rsidR="00D602ED" w:rsidRPr="009D5633" w14:paraId="6A7A981E"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2424FCD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3A04FF8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Portugal</w:t>
                  </w:r>
                </w:p>
              </w:tc>
              <w:tc>
                <w:tcPr>
                  <w:tcW w:w="840" w:type="dxa"/>
                  <w:tcBorders>
                    <w:top w:val="nil"/>
                    <w:left w:val="nil"/>
                    <w:bottom w:val="single" w:sz="4" w:space="0" w:color="808080"/>
                    <w:right w:val="single" w:sz="4" w:space="0" w:color="808080"/>
                  </w:tcBorders>
                  <w:shd w:val="clear" w:color="auto" w:fill="auto"/>
                  <w:noWrap/>
                  <w:vAlign w:val="center"/>
                  <w:hideMark/>
                </w:tcPr>
                <w:p w14:paraId="6CCAB63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89910</w:t>
                  </w:r>
                </w:p>
              </w:tc>
              <w:tc>
                <w:tcPr>
                  <w:tcW w:w="1400" w:type="dxa"/>
                  <w:tcBorders>
                    <w:top w:val="nil"/>
                    <w:left w:val="nil"/>
                    <w:bottom w:val="single" w:sz="4" w:space="0" w:color="808080"/>
                    <w:right w:val="single" w:sz="4" w:space="0" w:color="808080"/>
                  </w:tcBorders>
                  <w:shd w:val="clear" w:color="auto" w:fill="auto"/>
                  <w:noWrap/>
                  <w:vAlign w:val="center"/>
                  <w:hideMark/>
                </w:tcPr>
                <w:p w14:paraId="37BCC78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29970</w:t>
                  </w:r>
                </w:p>
              </w:tc>
              <w:tc>
                <w:tcPr>
                  <w:tcW w:w="2120" w:type="dxa"/>
                  <w:tcBorders>
                    <w:top w:val="nil"/>
                    <w:left w:val="nil"/>
                    <w:bottom w:val="single" w:sz="4" w:space="0" w:color="808080"/>
                    <w:right w:val="single" w:sz="4" w:space="0" w:color="808080"/>
                  </w:tcBorders>
                  <w:shd w:val="clear" w:color="auto" w:fill="auto"/>
                  <w:noWrap/>
                  <w:vAlign w:val="center"/>
                  <w:hideMark/>
                </w:tcPr>
                <w:p w14:paraId="603F496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76EFD99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w:t>
                  </w:r>
                </w:p>
              </w:tc>
            </w:tr>
            <w:tr w:rsidR="00D602ED" w:rsidRPr="009D5633" w14:paraId="1DB57790"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C2AAE4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0C6C016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Ukraine</w:t>
                  </w:r>
                </w:p>
              </w:tc>
              <w:tc>
                <w:tcPr>
                  <w:tcW w:w="840" w:type="dxa"/>
                  <w:tcBorders>
                    <w:top w:val="nil"/>
                    <w:left w:val="nil"/>
                    <w:bottom w:val="single" w:sz="4" w:space="0" w:color="808080"/>
                    <w:right w:val="single" w:sz="4" w:space="0" w:color="808080"/>
                  </w:tcBorders>
                  <w:shd w:val="clear" w:color="auto" w:fill="auto"/>
                  <w:noWrap/>
                  <w:vAlign w:val="center"/>
                  <w:hideMark/>
                </w:tcPr>
                <w:p w14:paraId="267DB33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79680</w:t>
                  </w:r>
                </w:p>
              </w:tc>
              <w:tc>
                <w:tcPr>
                  <w:tcW w:w="1400" w:type="dxa"/>
                  <w:tcBorders>
                    <w:top w:val="nil"/>
                    <w:left w:val="nil"/>
                    <w:bottom w:val="single" w:sz="4" w:space="0" w:color="808080"/>
                    <w:right w:val="single" w:sz="4" w:space="0" w:color="808080"/>
                  </w:tcBorders>
                  <w:shd w:val="clear" w:color="auto" w:fill="auto"/>
                  <w:noWrap/>
                  <w:vAlign w:val="center"/>
                  <w:hideMark/>
                </w:tcPr>
                <w:p w14:paraId="3F50272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26560</w:t>
                  </w:r>
                </w:p>
              </w:tc>
              <w:tc>
                <w:tcPr>
                  <w:tcW w:w="2120" w:type="dxa"/>
                  <w:tcBorders>
                    <w:top w:val="nil"/>
                    <w:left w:val="nil"/>
                    <w:bottom w:val="single" w:sz="4" w:space="0" w:color="808080"/>
                    <w:right w:val="single" w:sz="4" w:space="0" w:color="808080"/>
                  </w:tcBorders>
                  <w:shd w:val="clear" w:color="auto" w:fill="auto"/>
                  <w:noWrap/>
                  <w:vAlign w:val="center"/>
                  <w:hideMark/>
                </w:tcPr>
                <w:p w14:paraId="00FBFB6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5DE7B91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12</w:t>
                  </w:r>
                </w:p>
              </w:tc>
            </w:tr>
            <w:tr w:rsidR="00D602ED" w:rsidRPr="009D5633" w14:paraId="3959074E"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5B88F1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2455BBD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Romania</w:t>
                  </w:r>
                </w:p>
              </w:tc>
              <w:tc>
                <w:tcPr>
                  <w:tcW w:w="840" w:type="dxa"/>
                  <w:tcBorders>
                    <w:top w:val="nil"/>
                    <w:left w:val="nil"/>
                    <w:bottom w:val="single" w:sz="4" w:space="0" w:color="808080"/>
                    <w:right w:val="single" w:sz="4" w:space="0" w:color="808080"/>
                  </w:tcBorders>
                  <w:shd w:val="clear" w:color="auto" w:fill="auto"/>
                  <w:noWrap/>
                  <w:vAlign w:val="center"/>
                  <w:hideMark/>
                </w:tcPr>
                <w:p w14:paraId="0814358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75540</w:t>
                  </w:r>
                </w:p>
              </w:tc>
              <w:tc>
                <w:tcPr>
                  <w:tcW w:w="1400" w:type="dxa"/>
                  <w:tcBorders>
                    <w:top w:val="nil"/>
                    <w:left w:val="nil"/>
                    <w:bottom w:val="single" w:sz="4" w:space="0" w:color="808080"/>
                    <w:right w:val="single" w:sz="4" w:space="0" w:color="808080"/>
                  </w:tcBorders>
                  <w:shd w:val="clear" w:color="auto" w:fill="auto"/>
                  <w:noWrap/>
                  <w:vAlign w:val="center"/>
                  <w:hideMark/>
                </w:tcPr>
                <w:p w14:paraId="0A56FAC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25180</w:t>
                  </w:r>
                </w:p>
              </w:tc>
              <w:tc>
                <w:tcPr>
                  <w:tcW w:w="2120" w:type="dxa"/>
                  <w:tcBorders>
                    <w:top w:val="nil"/>
                    <w:left w:val="nil"/>
                    <w:bottom w:val="single" w:sz="4" w:space="0" w:color="808080"/>
                    <w:right w:val="single" w:sz="4" w:space="0" w:color="808080"/>
                  </w:tcBorders>
                  <w:shd w:val="clear" w:color="auto" w:fill="auto"/>
                  <w:noWrap/>
                  <w:vAlign w:val="center"/>
                  <w:hideMark/>
                </w:tcPr>
                <w:p w14:paraId="45E0542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4A083EA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13</w:t>
                  </w:r>
                </w:p>
              </w:tc>
            </w:tr>
            <w:tr w:rsidR="00D602ED" w:rsidRPr="009D5633" w14:paraId="223A4920"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277A055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0F2CAC5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Albania</w:t>
                  </w:r>
                </w:p>
              </w:tc>
              <w:tc>
                <w:tcPr>
                  <w:tcW w:w="840" w:type="dxa"/>
                  <w:tcBorders>
                    <w:top w:val="nil"/>
                    <w:left w:val="nil"/>
                    <w:bottom w:val="single" w:sz="4" w:space="0" w:color="808080"/>
                    <w:right w:val="single" w:sz="4" w:space="0" w:color="808080"/>
                  </w:tcBorders>
                  <w:shd w:val="clear" w:color="auto" w:fill="auto"/>
                  <w:noWrap/>
                  <w:vAlign w:val="center"/>
                  <w:hideMark/>
                </w:tcPr>
                <w:p w14:paraId="3FDB1F4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70350</w:t>
                  </w:r>
                </w:p>
              </w:tc>
              <w:tc>
                <w:tcPr>
                  <w:tcW w:w="1400" w:type="dxa"/>
                  <w:tcBorders>
                    <w:top w:val="nil"/>
                    <w:left w:val="nil"/>
                    <w:bottom w:val="single" w:sz="4" w:space="0" w:color="808080"/>
                    <w:right w:val="single" w:sz="4" w:space="0" w:color="808080"/>
                  </w:tcBorders>
                  <w:shd w:val="clear" w:color="auto" w:fill="auto"/>
                  <w:noWrap/>
                  <w:vAlign w:val="center"/>
                  <w:hideMark/>
                </w:tcPr>
                <w:p w14:paraId="544BB2B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23450</w:t>
                  </w:r>
                </w:p>
              </w:tc>
              <w:tc>
                <w:tcPr>
                  <w:tcW w:w="2120" w:type="dxa"/>
                  <w:tcBorders>
                    <w:top w:val="nil"/>
                    <w:left w:val="nil"/>
                    <w:bottom w:val="single" w:sz="4" w:space="0" w:color="808080"/>
                    <w:right w:val="single" w:sz="4" w:space="0" w:color="808080"/>
                  </w:tcBorders>
                  <w:shd w:val="clear" w:color="auto" w:fill="auto"/>
                  <w:noWrap/>
                  <w:vAlign w:val="center"/>
                  <w:hideMark/>
                </w:tcPr>
                <w:p w14:paraId="7713309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363B766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14</w:t>
                  </w:r>
                </w:p>
              </w:tc>
            </w:tr>
            <w:tr w:rsidR="00D602ED" w:rsidRPr="009D5633" w14:paraId="55801510"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3114263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6D0A104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Ireland</w:t>
                  </w:r>
                </w:p>
              </w:tc>
              <w:tc>
                <w:tcPr>
                  <w:tcW w:w="840" w:type="dxa"/>
                  <w:tcBorders>
                    <w:top w:val="nil"/>
                    <w:left w:val="nil"/>
                    <w:bottom w:val="single" w:sz="4" w:space="0" w:color="808080"/>
                    <w:right w:val="single" w:sz="4" w:space="0" w:color="808080"/>
                  </w:tcBorders>
                  <w:shd w:val="clear" w:color="auto" w:fill="auto"/>
                  <w:noWrap/>
                  <w:vAlign w:val="center"/>
                  <w:hideMark/>
                </w:tcPr>
                <w:p w14:paraId="361F2B8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55440</w:t>
                  </w:r>
                </w:p>
              </w:tc>
              <w:tc>
                <w:tcPr>
                  <w:tcW w:w="1400" w:type="dxa"/>
                  <w:tcBorders>
                    <w:top w:val="nil"/>
                    <w:left w:val="nil"/>
                    <w:bottom w:val="single" w:sz="4" w:space="0" w:color="808080"/>
                    <w:right w:val="single" w:sz="4" w:space="0" w:color="808080"/>
                  </w:tcBorders>
                  <w:shd w:val="clear" w:color="auto" w:fill="auto"/>
                  <w:noWrap/>
                  <w:vAlign w:val="center"/>
                  <w:hideMark/>
                </w:tcPr>
                <w:p w14:paraId="64D62C5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18480</w:t>
                  </w:r>
                </w:p>
              </w:tc>
              <w:tc>
                <w:tcPr>
                  <w:tcW w:w="2120" w:type="dxa"/>
                  <w:tcBorders>
                    <w:top w:val="nil"/>
                    <w:left w:val="nil"/>
                    <w:bottom w:val="single" w:sz="4" w:space="0" w:color="808080"/>
                    <w:right w:val="single" w:sz="4" w:space="0" w:color="808080"/>
                  </w:tcBorders>
                  <w:shd w:val="clear" w:color="auto" w:fill="auto"/>
                  <w:noWrap/>
                  <w:vAlign w:val="center"/>
                  <w:hideMark/>
                </w:tcPr>
                <w:p w14:paraId="0770E6D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1153C38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15</w:t>
                  </w:r>
                </w:p>
              </w:tc>
            </w:tr>
            <w:tr w:rsidR="00D602ED" w:rsidRPr="009D5633" w14:paraId="28C0AA69"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2DB4E18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0F3DB6C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Netherlands</w:t>
                  </w:r>
                </w:p>
              </w:tc>
              <w:tc>
                <w:tcPr>
                  <w:tcW w:w="840" w:type="dxa"/>
                  <w:tcBorders>
                    <w:top w:val="nil"/>
                    <w:left w:val="nil"/>
                    <w:bottom w:val="single" w:sz="4" w:space="0" w:color="808080"/>
                    <w:right w:val="single" w:sz="4" w:space="0" w:color="808080"/>
                  </w:tcBorders>
                  <w:shd w:val="clear" w:color="auto" w:fill="auto"/>
                  <w:noWrap/>
                  <w:vAlign w:val="center"/>
                  <w:hideMark/>
                </w:tcPr>
                <w:p w14:paraId="4D9A31A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36600</w:t>
                  </w:r>
                </w:p>
              </w:tc>
              <w:tc>
                <w:tcPr>
                  <w:tcW w:w="1400" w:type="dxa"/>
                  <w:tcBorders>
                    <w:top w:val="nil"/>
                    <w:left w:val="nil"/>
                    <w:bottom w:val="single" w:sz="4" w:space="0" w:color="808080"/>
                    <w:right w:val="single" w:sz="4" w:space="0" w:color="808080"/>
                  </w:tcBorders>
                  <w:shd w:val="clear" w:color="auto" w:fill="auto"/>
                  <w:noWrap/>
                  <w:vAlign w:val="center"/>
                  <w:hideMark/>
                </w:tcPr>
                <w:p w14:paraId="2F70D94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12200</w:t>
                  </w:r>
                </w:p>
              </w:tc>
              <w:tc>
                <w:tcPr>
                  <w:tcW w:w="2120" w:type="dxa"/>
                  <w:tcBorders>
                    <w:top w:val="nil"/>
                    <w:left w:val="nil"/>
                    <w:bottom w:val="single" w:sz="4" w:space="0" w:color="808080"/>
                    <w:right w:val="single" w:sz="4" w:space="0" w:color="808080"/>
                  </w:tcBorders>
                  <w:shd w:val="clear" w:color="auto" w:fill="auto"/>
                  <w:noWrap/>
                  <w:vAlign w:val="center"/>
                  <w:hideMark/>
                </w:tcPr>
                <w:p w14:paraId="174D007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0017B67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16</w:t>
                  </w:r>
                </w:p>
              </w:tc>
            </w:tr>
            <w:tr w:rsidR="00D602ED" w:rsidRPr="009D5633" w14:paraId="5D0DABF3"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02563F3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41C2C8A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Serbia</w:t>
                  </w:r>
                </w:p>
              </w:tc>
              <w:tc>
                <w:tcPr>
                  <w:tcW w:w="840" w:type="dxa"/>
                  <w:tcBorders>
                    <w:top w:val="nil"/>
                    <w:left w:val="nil"/>
                    <w:bottom w:val="single" w:sz="4" w:space="0" w:color="808080"/>
                    <w:right w:val="single" w:sz="4" w:space="0" w:color="808080"/>
                  </w:tcBorders>
                  <w:shd w:val="clear" w:color="auto" w:fill="auto"/>
                  <w:noWrap/>
                  <w:vAlign w:val="center"/>
                  <w:hideMark/>
                </w:tcPr>
                <w:p w14:paraId="6898EC6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35100</w:t>
                  </w:r>
                </w:p>
              </w:tc>
              <w:tc>
                <w:tcPr>
                  <w:tcW w:w="1400" w:type="dxa"/>
                  <w:tcBorders>
                    <w:top w:val="nil"/>
                    <w:left w:val="nil"/>
                    <w:bottom w:val="single" w:sz="4" w:space="0" w:color="808080"/>
                    <w:right w:val="single" w:sz="4" w:space="0" w:color="808080"/>
                  </w:tcBorders>
                  <w:shd w:val="clear" w:color="auto" w:fill="auto"/>
                  <w:noWrap/>
                  <w:vAlign w:val="center"/>
                  <w:hideMark/>
                </w:tcPr>
                <w:p w14:paraId="4DB17F8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11700</w:t>
                  </w:r>
                </w:p>
              </w:tc>
              <w:tc>
                <w:tcPr>
                  <w:tcW w:w="2120" w:type="dxa"/>
                  <w:tcBorders>
                    <w:top w:val="nil"/>
                    <w:left w:val="nil"/>
                    <w:bottom w:val="single" w:sz="4" w:space="0" w:color="808080"/>
                    <w:right w:val="single" w:sz="4" w:space="0" w:color="808080"/>
                  </w:tcBorders>
                  <w:shd w:val="clear" w:color="auto" w:fill="auto"/>
                  <w:noWrap/>
                  <w:vAlign w:val="center"/>
                  <w:hideMark/>
                </w:tcPr>
                <w:p w14:paraId="2D758D7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11C210D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17</w:t>
                  </w:r>
                </w:p>
              </w:tc>
            </w:tr>
            <w:tr w:rsidR="00D602ED" w:rsidRPr="009D5633" w14:paraId="3471342F"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08A75E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0ADAC71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Norway</w:t>
                  </w:r>
                </w:p>
              </w:tc>
              <w:tc>
                <w:tcPr>
                  <w:tcW w:w="840" w:type="dxa"/>
                  <w:tcBorders>
                    <w:top w:val="nil"/>
                    <w:left w:val="nil"/>
                    <w:bottom w:val="single" w:sz="4" w:space="0" w:color="808080"/>
                    <w:right w:val="single" w:sz="4" w:space="0" w:color="808080"/>
                  </w:tcBorders>
                  <w:shd w:val="clear" w:color="auto" w:fill="auto"/>
                  <w:noWrap/>
                  <w:vAlign w:val="center"/>
                  <w:hideMark/>
                </w:tcPr>
                <w:p w14:paraId="0615581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31950</w:t>
                  </w:r>
                </w:p>
              </w:tc>
              <w:tc>
                <w:tcPr>
                  <w:tcW w:w="1400" w:type="dxa"/>
                  <w:tcBorders>
                    <w:top w:val="nil"/>
                    <w:left w:val="nil"/>
                    <w:bottom w:val="single" w:sz="4" w:space="0" w:color="808080"/>
                    <w:right w:val="single" w:sz="4" w:space="0" w:color="808080"/>
                  </w:tcBorders>
                  <w:shd w:val="clear" w:color="auto" w:fill="auto"/>
                  <w:noWrap/>
                  <w:vAlign w:val="center"/>
                  <w:hideMark/>
                </w:tcPr>
                <w:p w14:paraId="7BE01DF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10650</w:t>
                  </w:r>
                </w:p>
              </w:tc>
              <w:tc>
                <w:tcPr>
                  <w:tcW w:w="2120" w:type="dxa"/>
                  <w:tcBorders>
                    <w:top w:val="nil"/>
                    <w:left w:val="nil"/>
                    <w:bottom w:val="single" w:sz="4" w:space="0" w:color="808080"/>
                    <w:right w:val="single" w:sz="4" w:space="0" w:color="808080"/>
                  </w:tcBorders>
                  <w:shd w:val="clear" w:color="auto" w:fill="auto"/>
                  <w:noWrap/>
                  <w:vAlign w:val="center"/>
                  <w:hideMark/>
                </w:tcPr>
                <w:p w14:paraId="5FE9DFB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2A37A99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18</w:t>
                  </w:r>
                </w:p>
              </w:tc>
            </w:tr>
            <w:tr w:rsidR="00D602ED" w:rsidRPr="009D5633" w14:paraId="0278580C"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5EBC95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7198C9E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Austria</w:t>
                  </w:r>
                </w:p>
              </w:tc>
              <w:tc>
                <w:tcPr>
                  <w:tcW w:w="840" w:type="dxa"/>
                  <w:tcBorders>
                    <w:top w:val="nil"/>
                    <w:left w:val="nil"/>
                    <w:bottom w:val="single" w:sz="4" w:space="0" w:color="808080"/>
                    <w:right w:val="single" w:sz="4" w:space="0" w:color="808080"/>
                  </w:tcBorders>
                  <w:shd w:val="clear" w:color="auto" w:fill="auto"/>
                  <w:noWrap/>
                  <w:vAlign w:val="center"/>
                  <w:hideMark/>
                </w:tcPr>
                <w:p w14:paraId="0D8689F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30600</w:t>
                  </w:r>
                </w:p>
              </w:tc>
              <w:tc>
                <w:tcPr>
                  <w:tcW w:w="1400" w:type="dxa"/>
                  <w:tcBorders>
                    <w:top w:val="nil"/>
                    <w:left w:val="nil"/>
                    <w:bottom w:val="single" w:sz="4" w:space="0" w:color="808080"/>
                    <w:right w:val="single" w:sz="4" w:space="0" w:color="808080"/>
                  </w:tcBorders>
                  <w:shd w:val="clear" w:color="auto" w:fill="auto"/>
                  <w:noWrap/>
                  <w:vAlign w:val="center"/>
                  <w:hideMark/>
                </w:tcPr>
                <w:p w14:paraId="7D66D97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10200</w:t>
                  </w:r>
                </w:p>
              </w:tc>
              <w:tc>
                <w:tcPr>
                  <w:tcW w:w="2120" w:type="dxa"/>
                  <w:tcBorders>
                    <w:top w:val="nil"/>
                    <w:left w:val="nil"/>
                    <w:bottom w:val="single" w:sz="4" w:space="0" w:color="808080"/>
                    <w:right w:val="single" w:sz="4" w:space="0" w:color="808080"/>
                  </w:tcBorders>
                  <w:shd w:val="clear" w:color="auto" w:fill="auto"/>
                  <w:noWrap/>
                  <w:vAlign w:val="center"/>
                  <w:hideMark/>
                </w:tcPr>
                <w:p w14:paraId="6DB167D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49E8C91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19</w:t>
                  </w:r>
                </w:p>
              </w:tc>
            </w:tr>
            <w:tr w:rsidR="00D602ED" w:rsidRPr="009D5633" w14:paraId="007B00FC"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DD6772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07A63F9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Bulgaria</w:t>
                  </w:r>
                </w:p>
              </w:tc>
              <w:tc>
                <w:tcPr>
                  <w:tcW w:w="840" w:type="dxa"/>
                  <w:tcBorders>
                    <w:top w:val="nil"/>
                    <w:left w:val="nil"/>
                    <w:bottom w:val="single" w:sz="4" w:space="0" w:color="808080"/>
                    <w:right w:val="single" w:sz="4" w:space="0" w:color="808080"/>
                  </w:tcBorders>
                  <w:shd w:val="clear" w:color="auto" w:fill="auto"/>
                  <w:noWrap/>
                  <w:vAlign w:val="center"/>
                  <w:hideMark/>
                </w:tcPr>
                <w:p w14:paraId="0FE1FFE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21600</w:t>
                  </w:r>
                </w:p>
              </w:tc>
              <w:tc>
                <w:tcPr>
                  <w:tcW w:w="1400" w:type="dxa"/>
                  <w:tcBorders>
                    <w:top w:val="nil"/>
                    <w:left w:val="nil"/>
                    <w:bottom w:val="single" w:sz="4" w:space="0" w:color="808080"/>
                    <w:right w:val="single" w:sz="4" w:space="0" w:color="808080"/>
                  </w:tcBorders>
                  <w:shd w:val="clear" w:color="auto" w:fill="auto"/>
                  <w:noWrap/>
                  <w:vAlign w:val="center"/>
                  <w:hideMark/>
                </w:tcPr>
                <w:p w14:paraId="6C22694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7200</w:t>
                  </w:r>
                </w:p>
              </w:tc>
              <w:tc>
                <w:tcPr>
                  <w:tcW w:w="2120" w:type="dxa"/>
                  <w:tcBorders>
                    <w:top w:val="nil"/>
                    <w:left w:val="nil"/>
                    <w:bottom w:val="single" w:sz="4" w:space="0" w:color="808080"/>
                    <w:right w:val="single" w:sz="4" w:space="0" w:color="808080"/>
                  </w:tcBorders>
                  <w:shd w:val="clear" w:color="auto" w:fill="auto"/>
                  <w:noWrap/>
                  <w:vAlign w:val="center"/>
                  <w:hideMark/>
                </w:tcPr>
                <w:p w14:paraId="7F2CA88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6F49E24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20</w:t>
                  </w:r>
                </w:p>
              </w:tc>
            </w:tr>
            <w:tr w:rsidR="00D602ED" w:rsidRPr="009D5633" w14:paraId="794403ED"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09E17DC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Europe</w:t>
                  </w:r>
                </w:p>
              </w:tc>
              <w:tc>
                <w:tcPr>
                  <w:tcW w:w="1480" w:type="dxa"/>
                  <w:tcBorders>
                    <w:top w:val="nil"/>
                    <w:left w:val="nil"/>
                    <w:bottom w:val="single" w:sz="4" w:space="0" w:color="808080"/>
                    <w:right w:val="single" w:sz="4" w:space="0" w:color="808080"/>
                  </w:tcBorders>
                  <w:shd w:val="clear" w:color="auto" w:fill="auto"/>
                  <w:noWrap/>
                  <w:vAlign w:val="center"/>
                  <w:hideMark/>
                </w:tcPr>
                <w:p w14:paraId="2AA2A73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Belgium</w:t>
                  </w:r>
                </w:p>
              </w:tc>
              <w:tc>
                <w:tcPr>
                  <w:tcW w:w="840" w:type="dxa"/>
                  <w:tcBorders>
                    <w:top w:val="nil"/>
                    <w:left w:val="nil"/>
                    <w:bottom w:val="single" w:sz="4" w:space="0" w:color="808080"/>
                    <w:right w:val="single" w:sz="4" w:space="0" w:color="808080"/>
                  </w:tcBorders>
                  <w:shd w:val="clear" w:color="auto" w:fill="auto"/>
                  <w:noWrap/>
                  <w:vAlign w:val="center"/>
                  <w:hideMark/>
                </w:tcPr>
                <w:p w14:paraId="3CF5B43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21000</w:t>
                  </w:r>
                </w:p>
              </w:tc>
              <w:tc>
                <w:tcPr>
                  <w:tcW w:w="1400" w:type="dxa"/>
                  <w:tcBorders>
                    <w:top w:val="nil"/>
                    <w:left w:val="nil"/>
                    <w:bottom w:val="single" w:sz="4" w:space="0" w:color="808080"/>
                    <w:right w:val="single" w:sz="4" w:space="0" w:color="808080"/>
                  </w:tcBorders>
                  <w:shd w:val="clear" w:color="auto" w:fill="auto"/>
                  <w:noWrap/>
                  <w:vAlign w:val="center"/>
                  <w:hideMark/>
                </w:tcPr>
                <w:p w14:paraId="3910AD1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7000</w:t>
                  </w:r>
                </w:p>
              </w:tc>
              <w:tc>
                <w:tcPr>
                  <w:tcW w:w="2120" w:type="dxa"/>
                  <w:tcBorders>
                    <w:top w:val="nil"/>
                    <w:left w:val="nil"/>
                    <w:bottom w:val="single" w:sz="4" w:space="0" w:color="808080"/>
                    <w:right w:val="single" w:sz="4" w:space="0" w:color="808080"/>
                  </w:tcBorders>
                  <w:shd w:val="clear" w:color="auto" w:fill="auto"/>
                  <w:noWrap/>
                  <w:vAlign w:val="center"/>
                  <w:hideMark/>
                </w:tcPr>
                <w:p w14:paraId="4FCE19F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c>
                <w:tcPr>
                  <w:tcW w:w="2600" w:type="dxa"/>
                  <w:tcBorders>
                    <w:top w:val="nil"/>
                    <w:left w:val="nil"/>
                    <w:bottom w:val="single" w:sz="4" w:space="0" w:color="808080"/>
                    <w:right w:val="single" w:sz="4" w:space="0" w:color="808080"/>
                  </w:tcBorders>
                  <w:shd w:val="clear" w:color="auto" w:fill="auto"/>
                  <w:noWrap/>
                  <w:vAlign w:val="center"/>
                  <w:hideMark/>
                </w:tcPr>
                <w:p w14:paraId="30C7BA5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21</w:t>
                  </w:r>
                </w:p>
              </w:tc>
            </w:tr>
            <w:tr w:rsidR="00D602ED" w:rsidRPr="009D5633" w14:paraId="7A6DE629"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1578C0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56A3451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Nigeria</w:t>
                  </w:r>
                </w:p>
              </w:tc>
              <w:tc>
                <w:tcPr>
                  <w:tcW w:w="840" w:type="dxa"/>
                  <w:tcBorders>
                    <w:top w:val="nil"/>
                    <w:left w:val="nil"/>
                    <w:bottom w:val="single" w:sz="4" w:space="0" w:color="808080"/>
                    <w:right w:val="single" w:sz="4" w:space="0" w:color="808080"/>
                  </w:tcBorders>
                  <w:shd w:val="clear" w:color="auto" w:fill="auto"/>
                  <w:noWrap/>
                  <w:vAlign w:val="center"/>
                  <w:hideMark/>
                </w:tcPr>
                <w:p w14:paraId="509ED38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1063830</w:t>
                  </w:r>
                </w:p>
              </w:tc>
              <w:tc>
                <w:tcPr>
                  <w:tcW w:w="1400" w:type="dxa"/>
                  <w:tcBorders>
                    <w:top w:val="nil"/>
                    <w:left w:val="nil"/>
                    <w:bottom w:val="single" w:sz="4" w:space="0" w:color="808080"/>
                    <w:right w:val="single" w:sz="4" w:space="0" w:color="808080"/>
                  </w:tcBorders>
                  <w:shd w:val="clear" w:color="auto" w:fill="auto"/>
                  <w:noWrap/>
                  <w:vAlign w:val="center"/>
                  <w:hideMark/>
                </w:tcPr>
                <w:p w14:paraId="7824ECA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354610</w:t>
                  </w:r>
                </w:p>
              </w:tc>
              <w:tc>
                <w:tcPr>
                  <w:tcW w:w="2120" w:type="dxa"/>
                  <w:tcBorders>
                    <w:top w:val="nil"/>
                    <w:left w:val="nil"/>
                    <w:bottom w:val="single" w:sz="4" w:space="0" w:color="808080"/>
                    <w:right w:val="single" w:sz="4" w:space="0" w:color="808080"/>
                  </w:tcBorders>
                  <w:shd w:val="clear" w:color="auto" w:fill="auto"/>
                  <w:noWrap/>
                  <w:vAlign w:val="center"/>
                  <w:hideMark/>
                </w:tcPr>
                <w:p w14:paraId="3B96C47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21FCCDB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r>
            <w:tr w:rsidR="00D602ED" w:rsidRPr="009D5633" w14:paraId="4D3F7473"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6523A19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22F9F61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South Africa</w:t>
                  </w:r>
                </w:p>
              </w:tc>
              <w:tc>
                <w:tcPr>
                  <w:tcW w:w="840" w:type="dxa"/>
                  <w:tcBorders>
                    <w:top w:val="nil"/>
                    <w:left w:val="nil"/>
                    <w:bottom w:val="single" w:sz="4" w:space="0" w:color="808080"/>
                    <w:right w:val="single" w:sz="4" w:space="0" w:color="808080"/>
                  </w:tcBorders>
                  <w:shd w:val="clear" w:color="auto" w:fill="auto"/>
                  <w:noWrap/>
                  <w:vAlign w:val="center"/>
                  <w:hideMark/>
                </w:tcPr>
                <w:p w14:paraId="6A62B5F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442950</w:t>
                  </w:r>
                </w:p>
              </w:tc>
              <w:tc>
                <w:tcPr>
                  <w:tcW w:w="1400" w:type="dxa"/>
                  <w:tcBorders>
                    <w:top w:val="nil"/>
                    <w:left w:val="nil"/>
                    <w:bottom w:val="single" w:sz="4" w:space="0" w:color="808080"/>
                    <w:right w:val="single" w:sz="4" w:space="0" w:color="808080"/>
                  </w:tcBorders>
                  <w:shd w:val="clear" w:color="auto" w:fill="auto"/>
                  <w:noWrap/>
                  <w:vAlign w:val="center"/>
                  <w:hideMark/>
                </w:tcPr>
                <w:p w14:paraId="67EB5D8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147650</w:t>
                  </w:r>
                </w:p>
              </w:tc>
              <w:tc>
                <w:tcPr>
                  <w:tcW w:w="2120" w:type="dxa"/>
                  <w:tcBorders>
                    <w:top w:val="nil"/>
                    <w:left w:val="nil"/>
                    <w:bottom w:val="single" w:sz="4" w:space="0" w:color="808080"/>
                    <w:right w:val="single" w:sz="4" w:space="0" w:color="808080"/>
                  </w:tcBorders>
                  <w:shd w:val="clear" w:color="auto" w:fill="auto"/>
                  <w:noWrap/>
                  <w:vAlign w:val="center"/>
                  <w:hideMark/>
                </w:tcPr>
                <w:p w14:paraId="4B7008F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2414CE6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r>
            <w:tr w:rsidR="00D602ED" w:rsidRPr="009D5633" w14:paraId="41AE7197"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663459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79721F6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Egypt</w:t>
                  </w:r>
                </w:p>
              </w:tc>
              <w:tc>
                <w:tcPr>
                  <w:tcW w:w="840" w:type="dxa"/>
                  <w:tcBorders>
                    <w:top w:val="nil"/>
                    <w:left w:val="nil"/>
                    <w:bottom w:val="single" w:sz="4" w:space="0" w:color="808080"/>
                    <w:right w:val="single" w:sz="4" w:space="0" w:color="808080"/>
                  </w:tcBorders>
                  <w:shd w:val="clear" w:color="auto" w:fill="auto"/>
                  <w:noWrap/>
                  <w:vAlign w:val="center"/>
                  <w:hideMark/>
                </w:tcPr>
                <w:p w14:paraId="2A2A9E7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358590</w:t>
                  </w:r>
                </w:p>
              </w:tc>
              <w:tc>
                <w:tcPr>
                  <w:tcW w:w="1400" w:type="dxa"/>
                  <w:tcBorders>
                    <w:top w:val="nil"/>
                    <w:left w:val="nil"/>
                    <w:bottom w:val="single" w:sz="4" w:space="0" w:color="808080"/>
                    <w:right w:val="single" w:sz="4" w:space="0" w:color="808080"/>
                  </w:tcBorders>
                  <w:shd w:val="clear" w:color="auto" w:fill="auto"/>
                  <w:noWrap/>
                  <w:vAlign w:val="center"/>
                  <w:hideMark/>
                </w:tcPr>
                <w:p w14:paraId="400CEC3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119530</w:t>
                  </w:r>
                </w:p>
              </w:tc>
              <w:tc>
                <w:tcPr>
                  <w:tcW w:w="2120" w:type="dxa"/>
                  <w:tcBorders>
                    <w:top w:val="nil"/>
                    <w:left w:val="nil"/>
                    <w:bottom w:val="single" w:sz="4" w:space="0" w:color="808080"/>
                    <w:right w:val="single" w:sz="4" w:space="0" w:color="808080"/>
                  </w:tcBorders>
                  <w:shd w:val="clear" w:color="auto" w:fill="auto"/>
                  <w:noWrap/>
                  <w:vAlign w:val="center"/>
                  <w:hideMark/>
                </w:tcPr>
                <w:p w14:paraId="4ACE659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6B1C8F3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r>
            <w:tr w:rsidR="00D602ED" w:rsidRPr="009D5633" w14:paraId="26940332"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C48949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6778F31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Cameroon</w:t>
                  </w:r>
                </w:p>
              </w:tc>
              <w:tc>
                <w:tcPr>
                  <w:tcW w:w="840" w:type="dxa"/>
                  <w:tcBorders>
                    <w:top w:val="nil"/>
                    <w:left w:val="nil"/>
                    <w:bottom w:val="single" w:sz="4" w:space="0" w:color="808080"/>
                    <w:right w:val="single" w:sz="4" w:space="0" w:color="808080"/>
                  </w:tcBorders>
                  <w:shd w:val="clear" w:color="auto" w:fill="auto"/>
                  <w:noWrap/>
                  <w:vAlign w:val="center"/>
                  <w:hideMark/>
                </w:tcPr>
                <w:p w14:paraId="2612A6D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347190</w:t>
                  </w:r>
                </w:p>
              </w:tc>
              <w:tc>
                <w:tcPr>
                  <w:tcW w:w="1400" w:type="dxa"/>
                  <w:tcBorders>
                    <w:top w:val="nil"/>
                    <w:left w:val="nil"/>
                    <w:bottom w:val="single" w:sz="4" w:space="0" w:color="808080"/>
                    <w:right w:val="single" w:sz="4" w:space="0" w:color="808080"/>
                  </w:tcBorders>
                  <w:shd w:val="clear" w:color="auto" w:fill="auto"/>
                  <w:noWrap/>
                  <w:vAlign w:val="center"/>
                  <w:hideMark/>
                </w:tcPr>
                <w:p w14:paraId="3496D4F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115730</w:t>
                  </w:r>
                </w:p>
              </w:tc>
              <w:tc>
                <w:tcPr>
                  <w:tcW w:w="2120" w:type="dxa"/>
                  <w:tcBorders>
                    <w:top w:val="nil"/>
                    <w:left w:val="nil"/>
                    <w:bottom w:val="single" w:sz="4" w:space="0" w:color="808080"/>
                    <w:right w:val="single" w:sz="4" w:space="0" w:color="808080"/>
                  </w:tcBorders>
                  <w:shd w:val="clear" w:color="auto" w:fill="auto"/>
                  <w:noWrap/>
                  <w:vAlign w:val="center"/>
                  <w:hideMark/>
                </w:tcPr>
                <w:p w14:paraId="1974687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21D940B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r>
            <w:tr w:rsidR="00D602ED" w:rsidRPr="009D5633" w14:paraId="076A68B5"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74B6BC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4372B09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Mali</w:t>
                  </w:r>
                </w:p>
              </w:tc>
              <w:tc>
                <w:tcPr>
                  <w:tcW w:w="840" w:type="dxa"/>
                  <w:tcBorders>
                    <w:top w:val="nil"/>
                    <w:left w:val="nil"/>
                    <w:bottom w:val="single" w:sz="4" w:space="0" w:color="808080"/>
                    <w:right w:val="single" w:sz="4" w:space="0" w:color="808080"/>
                  </w:tcBorders>
                  <w:shd w:val="clear" w:color="auto" w:fill="auto"/>
                  <w:noWrap/>
                  <w:vAlign w:val="center"/>
                  <w:hideMark/>
                </w:tcPr>
                <w:p w14:paraId="21EDA85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255300</w:t>
                  </w:r>
                </w:p>
              </w:tc>
              <w:tc>
                <w:tcPr>
                  <w:tcW w:w="1400" w:type="dxa"/>
                  <w:tcBorders>
                    <w:top w:val="nil"/>
                    <w:left w:val="nil"/>
                    <w:bottom w:val="single" w:sz="4" w:space="0" w:color="808080"/>
                    <w:right w:val="single" w:sz="4" w:space="0" w:color="808080"/>
                  </w:tcBorders>
                  <w:shd w:val="clear" w:color="auto" w:fill="auto"/>
                  <w:noWrap/>
                  <w:vAlign w:val="center"/>
                  <w:hideMark/>
                </w:tcPr>
                <w:p w14:paraId="3560B5E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85100</w:t>
                  </w:r>
                </w:p>
              </w:tc>
              <w:tc>
                <w:tcPr>
                  <w:tcW w:w="2120" w:type="dxa"/>
                  <w:tcBorders>
                    <w:top w:val="nil"/>
                    <w:left w:val="nil"/>
                    <w:bottom w:val="single" w:sz="4" w:space="0" w:color="808080"/>
                    <w:right w:val="single" w:sz="4" w:space="0" w:color="808080"/>
                  </w:tcBorders>
                  <w:shd w:val="clear" w:color="auto" w:fill="auto"/>
                  <w:noWrap/>
                  <w:vAlign w:val="center"/>
                  <w:hideMark/>
                </w:tcPr>
                <w:p w14:paraId="5A2F28A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5E3737F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w:t>
                  </w:r>
                </w:p>
              </w:tc>
            </w:tr>
            <w:tr w:rsidR="00D602ED" w:rsidRPr="009D5633" w14:paraId="571D8130"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83F8BC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58E2D2B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Morocco</w:t>
                  </w:r>
                </w:p>
              </w:tc>
              <w:tc>
                <w:tcPr>
                  <w:tcW w:w="840" w:type="dxa"/>
                  <w:tcBorders>
                    <w:top w:val="nil"/>
                    <w:left w:val="nil"/>
                    <w:bottom w:val="single" w:sz="4" w:space="0" w:color="808080"/>
                    <w:right w:val="single" w:sz="4" w:space="0" w:color="808080"/>
                  </w:tcBorders>
                  <w:shd w:val="clear" w:color="auto" w:fill="auto"/>
                  <w:noWrap/>
                  <w:vAlign w:val="center"/>
                  <w:hideMark/>
                </w:tcPr>
                <w:p w14:paraId="10BBC7B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248520</w:t>
                  </w:r>
                </w:p>
              </w:tc>
              <w:tc>
                <w:tcPr>
                  <w:tcW w:w="1400" w:type="dxa"/>
                  <w:tcBorders>
                    <w:top w:val="nil"/>
                    <w:left w:val="nil"/>
                    <w:bottom w:val="single" w:sz="4" w:space="0" w:color="808080"/>
                    <w:right w:val="single" w:sz="4" w:space="0" w:color="808080"/>
                  </w:tcBorders>
                  <w:shd w:val="clear" w:color="auto" w:fill="auto"/>
                  <w:noWrap/>
                  <w:vAlign w:val="center"/>
                  <w:hideMark/>
                </w:tcPr>
                <w:p w14:paraId="0EE9D1F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82840</w:t>
                  </w:r>
                </w:p>
              </w:tc>
              <w:tc>
                <w:tcPr>
                  <w:tcW w:w="2120" w:type="dxa"/>
                  <w:tcBorders>
                    <w:top w:val="nil"/>
                    <w:left w:val="nil"/>
                    <w:bottom w:val="single" w:sz="4" w:space="0" w:color="808080"/>
                    <w:right w:val="single" w:sz="4" w:space="0" w:color="808080"/>
                  </w:tcBorders>
                  <w:shd w:val="clear" w:color="auto" w:fill="auto"/>
                  <w:noWrap/>
                  <w:vAlign w:val="center"/>
                  <w:hideMark/>
                </w:tcPr>
                <w:p w14:paraId="3B2978D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410E27E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w:t>
                  </w:r>
                </w:p>
              </w:tc>
            </w:tr>
            <w:tr w:rsidR="00D602ED" w:rsidRPr="009D5633" w14:paraId="3C2F8796"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21F1F81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5AC7422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Angola</w:t>
                  </w:r>
                </w:p>
              </w:tc>
              <w:tc>
                <w:tcPr>
                  <w:tcW w:w="840" w:type="dxa"/>
                  <w:tcBorders>
                    <w:top w:val="nil"/>
                    <w:left w:val="nil"/>
                    <w:bottom w:val="single" w:sz="4" w:space="0" w:color="808080"/>
                    <w:right w:val="single" w:sz="4" w:space="0" w:color="808080"/>
                  </w:tcBorders>
                  <w:shd w:val="clear" w:color="auto" w:fill="auto"/>
                  <w:noWrap/>
                  <w:vAlign w:val="center"/>
                  <w:hideMark/>
                </w:tcPr>
                <w:p w14:paraId="29429E8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233190</w:t>
                  </w:r>
                </w:p>
              </w:tc>
              <w:tc>
                <w:tcPr>
                  <w:tcW w:w="1400" w:type="dxa"/>
                  <w:tcBorders>
                    <w:top w:val="nil"/>
                    <w:left w:val="nil"/>
                    <w:bottom w:val="single" w:sz="4" w:space="0" w:color="808080"/>
                    <w:right w:val="single" w:sz="4" w:space="0" w:color="808080"/>
                  </w:tcBorders>
                  <w:shd w:val="clear" w:color="auto" w:fill="auto"/>
                  <w:noWrap/>
                  <w:vAlign w:val="center"/>
                  <w:hideMark/>
                </w:tcPr>
                <w:p w14:paraId="7BC957C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77730</w:t>
                  </w:r>
                </w:p>
              </w:tc>
              <w:tc>
                <w:tcPr>
                  <w:tcW w:w="2120" w:type="dxa"/>
                  <w:tcBorders>
                    <w:top w:val="nil"/>
                    <w:left w:val="nil"/>
                    <w:bottom w:val="single" w:sz="4" w:space="0" w:color="808080"/>
                    <w:right w:val="single" w:sz="4" w:space="0" w:color="808080"/>
                  </w:tcBorders>
                  <w:shd w:val="clear" w:color="auto" w:fill="auto"/>
                  <w:noWrap/>
                  <w:vAlign w:val="center"/>
                  <w:hideMark/>
                </w:tcPr>
                <w:p w14:paraId="7639048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046F482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w:t>
                  </w:r>
                </w:p>
              </w:tc>
            </w:tr>
            <w:tr w:rsidR="00D602ED" w:rsidRPr="009D5633" w14:paraId="5B83523D"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06715EA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464932B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Tanzania</w:t>
                  </w:r>
                </w:p>
              </w:tc>
              <w:tc>
                <w:tcPr>
                  <w:tcW w:w="840" w:type="dxa"/>
                  <w:tcBorders>
                    <w:top w:val="nil"/>
                    <w:left w:val="nil"/>
                    <w:bottom w:val="single" w:sz="4" w:space="0" w:color="808080"/>
                    <w:right w:val="single" w:sz="4" w:space="0" w:color="808080"/>
                  </w:tcBorders>
                  <w:shd w:val="clear" w:color="auto" w:fill="auto"/>
                  <w:noWrap/>
                  <w:vAlign w:val="center"/>
                  <w:hideMark/>
                </w:tcPr>
                <w:p w14:paraId="012B6E9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210870</w:t>
                  </w:r>
                </w:p>
              </w:tc>
              <w:tc>
                <w:tcPr>
                  <w:tcW w:w="1400" w:type="dxa"/>
                  <w:tcBorders>
                    <w:top w:val="nil"/>
                    <w:left w:val="nil"/>
                    <w:bottom w:val="single" w:sz="4" w:space="0" w:color="808080"/>
                    <w:right w:val="single" w:sz="4" w:space="0" w:color="808080"/>
                  </w:tcBorders>
                  <w:shd w:val="clear" w:color="auto" w:fill="auto"/>
                  <w:noWrap/>
                  <w:vAlign w:val="center"/>
                  <w:hideMark/>
                </w:tcPr>
                <w:p w14:paraId="7A3EAE6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70290</w:t>
                  </w:r>
                </w:p>
              </w:tc>
              <w:tc>
                <w:tcPr>
                  <w:tcW w:w="2120" w:type="dxa"/>
                  <w:tcBorders>
                    <w:top w:val="nil"/>
                    <w:left w:val="nil"/>
                    <w:bottom w:val="single" w:sz="4" w:space="0" w:color="808080"/>
                    <w:right w:val="single" w:sz="4" w:space="0" w:color="808080"/>
                  </w:tcBorders>
                  <w:shd w:val="clear" w:color="auto" w:fill="auto"/>
                  <w:noWrap/>
                  <w:vAlign w:val="center"/>
                  <w:hideMark/>
                </w:tcPr>
                <w:p w14:paraId="51B6C3C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6B81541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8</w:t>
                  </w:r>
                </w:p>
              </w:tc>
            </w:tr>
            <w:tr w:rsidR="00D602ED" w:rsidRPr="009D5633" w14:paraId="383AB415"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7F6D96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33FE5BA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Algeria</w:t>
                  </w:r>
                </w:p>
              </w:tc>
              <w:tc>
                <w:tcPr>
                  <w:tcW w:w="840" w:type="dxa"/>
                  <w:tcBorders>
                    <w:top w:val="nil"/>
                    <w:left w:val="nil"/>
                    <w:bottom w:val="single" w:sz="4" w:space="0" w:color="808080"/>
                    <w:right w:val="single" w:sz="4" w:space="0" w:color="808080"/>
                  </w:tcBorders>
                  <w:shd w:val="clear" w:color="auto" w:fill="auto"/>
                  <w:noWrap/>
                  <w:vAlign w:val="center"/>
                  <w:hideMark/>
                </w:tcPr>
                <w:p w14:paraId="400F8B8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148380</w:t>
                  </w:r>
                </w:p>
              </w:tc>
              <w:tc>
                <w:tcPr>
                  <w:tcW w:w="1400" w:type="dxa"/>
                  <w:tcBorders>
                    <w:top w:val="nil"/>
                    <w:left w:val="nil"/>
                    <w:bottom w:val="single" w:sz="4" w:space="0" w:color="808080"/>
                    <w:right w:val="single" w:sz="4" w:space="0" w:color="808080"/>
                  </w:tcBorders>
                  <w:shd w:val="clear" w:color="auto" w:fill="auto"/>
                  <w:noWrap/>
                  <w:vAlign w:val="center"/>
                  <w:hideMark/>
                </w:tcPr>
                <w:p w14:paraId="2F67D2A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49460</w:t>
                  </w:r>
                </w:p>
              </w:tc>
              <w:tc>
                <w:tcPr>
                  <w:tcW w:w="2120" w:type="dxa"/>
                  <w:tcBorders>
                    <w:top w:val="nil"/>
                    <w:left w:val="nil"/>
                    <w:bottom w:val="single" w:sz="4" w:space="0" w:color="808080"/>
                    <w:right w:val="single" w:sz="4" w:space="0" w:color="808080"/>
                  </w:tcBorders>
                  <w:shd w:val="clear" w:color="auto" w:fill="auto"/>
                  <w:noWrap/>
                  <w:vAlign w:val="center"/>
                  <w:hideMark/>
                </w:tcPr>
                <w:p w14:paraId="3D08C44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145FBF4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9</w:t>
                  </w:r>
                </w:p>
              </w:tc>
            </w:tr>
            <w:tr w:rsidR="00D602ED" w:rsidRPr="009D5633" w14:paraId="04CDCDB2"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3F1B4B9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152ECD8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Ethiopia</w:t>
                  </w:r>
                </w:p>
              </w:tc>
              <w:tc>
                <w:tcPr>
                  <w:tcW w:w="840" w:type="dxa"/>
                  <w:tcBorders>
                    <w:top w:val="nil"/>
                    <w:left w:val="nil"/>
                    <w:bottom w:val="single" w:sz="4" w:space="0" w:color="808080"/>
                    <w:right w:val="single" w:sz="4" w:space="0" w:color="808080"/>
                  </w:tcBorders>
                  <w:shd w:val="clear" w:color="auto" w:fill="auto"/>
                  <w:noWrap/>
                  <w:vAlign w:val="center"/>
                  <w:hideMark/>
                </w:tcPr>
                <w:p w14:paraId="3F8F4AF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147330</w:t>
                  </w:r>
                </w:p>
              </w:tc>
              <w:tc>
                <w:tcPr>
                  <w:tcW w:w="1400" w:type="dxa"/>
                  <w:tcBorders>
                    <w:top w:val="nil"/>
                    <w:left w:val="nil"/>
                    <w:bottom w:val="single" w:sz="4" w:space="0" w:color="808080"/>
                    <w:right w:val="single" w:sz="4" w:space="0" w:color="808080"/>
                  </w:tcBorders>
                  <w:shd w:val="clear" w:color="auto" w:fill="auto"/>
                  <w:noWrap/>
                  <w:vAlign w:val="center"/>
                  <w:hideMark/>
                </w:tcPr>
                <w:p w14:paraId="773BFC4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49110</w:t>
                  </w:r>
                </w:p>
              </w:tc>
              <w:tc>
                <w:tcPr>
                  <w:tcW w:w="2120" w:type="dxa"/>
                  <w:tcBorders>
                    <w:top w:val="nil"/>
                    <w:left w:val="nil"/>
                    <w:bottom w:val="single" w:sz="4" w:space="0" w:color="808080"/>
                    <w:right w:val="single" w:sz="4" w:space="0" w:color="808080"/>
                  </w:tcBorders>
                  <w:shd w:val="clear" w:color="auto" w:fill="auto"/>
                  <w:noWrap/>
                  <w:vAlign w:val="center"/>
                  <w:hideMark/>
                </w:tcPr>
                <w:p w14:paraId="53496CF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42E5CBF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w:t>
                  </w:r>
                </w:p>
              </w:tc>
            </w:tr>
            <w:tr w:rsidR="00D602ED" w:rsidRPr="009D5633" w14:paraId="237062E6"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6658E3C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7B27396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Ghana</w:t>
                  </w:r>
                </w:p>
              </w:tc>
              <w:tc>
                <w:tcPr>
                  <w:tcW w:w="840" w:type="dxa"/>
                  <w:tcBorders>
                    <w:top w:val="nil"/>
                    <w:left w:val="nil"/>
                    <w:bottom w:val="single" w:sz="4" w:space="0" w:color="808080"/>
                    <w:right w:val="single" w:sz="4" w:space="0" w:color="808080"/>
                  </w:tcBorders>
                  <w:shd w:val="clear" w:color="auto" w:fill="auto"/>
                  <w:noWrap/>
                  <w:vAlign w:val="center"/>
                  <w:hideMark/>
                </w:tcPr>
                <w:p w14:paraId="2AD15A9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133830</w:t>
                  </w:r>
                </w:p>
              </w:tc>
              <w:tc>
                <w:tcPr>
                  <w:tcW w:w="1400" w:type="dxa"/>
                  <w:tcBorders>
                    <w:top w:val="nil"/>
                    <w:left w:val="nil"/>
                    <w:bottom w:val="single" w:sz="4" w:space="0" w:color="808080"/>
                    <w:right w:val="single" w:sz="4" w:space="0" w:color="808080"/>
                  </w:tcBorders>
                  <w:shd w:val="clear" w:color="auto" w:fill="auto"/>
                  <w:noWrap/>
                  <w:vAlign w:val="center"/>
                  <w:hideMark/>
                </w:tcPr>
                <w:p w14:paraId="3C8E162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44610</w:t>
                  </w:r>
                </w:p>
              </w:tc>
              <w:tc>
                <w:tcPr>
                  <w:tcW w:w="2120" w:type="dxa"/>
                  <w:tcBorders>
                    <w:top w:val="nil"/>
                    <w:left w:val="nil"/>
                    <w:bottom w:val="single" w:sz="4" w:space="0" w:color="808080"/>
                    <w:right w:val="single" w:sz="4" w:space="0" w:color="808080"/>
                  </w:tcBorders>
                  <w:shd w:val="clear" w:color="auto" w:fill="auto"/>
                  <w:noWrap/>
                  <w:vAlign w:val="center"/>
                  <w:hideMark/>
                </w:tcPr>
                <w:p w14:paraId="31F5675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2E8AF1F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w:t>
                  </w:r>
                </w:p>
              </w:tc>
            </w:tr>
            <w:tr w:rsidR="00D602ED" w:rsidRPr="009D5633" w14:paraId="20A6F4FC"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298EDBC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68936E4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South Sudan</w:t>
                  </w:r>
                </w:p>
              </w:tc>
              <w:tc>
                <w:tcPr>
                  <w:tcW w:w="840" w:type="dxa"/>
                  <w:tcBorders>
                    <w:top w:val="nil"/>
                    <w:left w:val="nil"/>
                    <w:bottom w:val="single" w:sz="4" w:space="0" w:color="808080"/>
                    <w:right w:val="single" w:sz="4" w:space="0" w:color="808080"/>
                  </w:tcBorders>
                  <w:shd w:val="clear" w:color="auto" w:fill="auto"/>
                  <w:noWrap/>
                  <w:vAlign w:val="center"/>
                  <w:hideMark/>
                </w:tcPr>
                <w:p w14:paraId="7AF9E6E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133620</w:t>
                  </w:r>
                </w:p>
              </w:tc>
              <w:tc>
                <w:tcPr>
                  <w:tcW w:w="1400" w:type="dxa"/>
                  <w:tcBorders>
                    <w:top w:val="nil"/>
                    <w:left w:val="nil"/>
                    <w:bottom w:val="single" w:sz="4" w:space="0" w:color="808080"/>
                    <w:right w:val="single" w:sz="4" w:space="0" w:color="808080"/>
                  </w:tcBorders>
                  <w:shd w:val="clear" w:color="auto" w:fill="auto"/>
                  <w:noWrap/>
                  <w:vAlign w:val="center"/>
                  <w:hideMark/>
                </w:tcPr>
                <w:p w14:paraId="601C926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44540</w:t>
                  </w:r>
                </w:p>
              </w:tc>
              <w:tc>
                <w:tcPr>
                  <w:tcW w:w="2120" w:type="dxa"/>
                  <w:tcBorders>
                    <w:top w:val="nil"/>
                    <w:left w:val="nil"/>
                    <w:bottom w:val="single" w:sz="4" w:space="0" w:color="808080"/>
                    <w:right w:val="single" w:sz="4" w:space="0" w:color="808080"/>
                  </w:tcBorders>
                  <w:shd w:val="clear" w:color="auto" w:fill="auto"/>
                  <w:noWrap/>
                  <w:vAlign w:val="center"/>
                  <w:hideMark/>
                </w:tcPr>
                <w:p w14:paraId="4329226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1C19B0F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12</w:t>
                  </w:r>
                </w:p>
              </w:tc>
            </w:tr>
            <w:tr w:rsidR="00D602ED" w:rsidRPr="009D5633" w14:paraId="6CDD0656"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01127B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6D2C50F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Liberia</w:t>
                  </w:r>
                </w:p>
              </w:tc>
              <w:tc>
                <w:tcPr>
                  <w:tcW w:w="840" w:type="dxa"/>
                  <w:tcBorders>
                    <w:top w:val="nil"/>
                    <w:left w:val="nil"/>
                    <w:bottom w:val="single" w:sz="4" w:space="0" w:color="808080"/>
                    <w:right w:val="single" w:sz="4" w:space="0" w:color="808080"/>
                  </w:tcBorders>
                  <w:shd w:val="clear" w:color="auto" w:fill="auto"/>
                  <w:noWrap/>
                  <w:vAlign w:val="center"/>
                  <w:hideMark/>
                </w:tcPr>
                <w:p w14:paraId="582C1A1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128430</w:t>
                  </w:r>
                </w:p>
              </w:tc>
              <w:tc>
                <w:tcPr>
                  <w:tcW w:w="1400" w:type="dxa"/>
                  <w:tcBorders>
                    <w:top w:val="nil"/>
                    <w:left w:val="nil"/>
                    <w:bottom w:val="single" w:sz="4" w:space="0" w:color="808080"/>
                    <w:right w:val="single" w:sz="4" w:space="0" w:color="808080"/>
                  </w:tcBorders>
                  <w:shd w:val="clear" w:color="auto" w:fill="auto"/>
                  <w:noWrap/>
                  <w:vAlign w:val="center"/>
                  <w:hideMark/>
                </w:tcPr>
                <w:p w14:paraId="2EF2652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42810</w:t>
                  </w:r>
                </w:p>
              </w:tc>
              <w:tc>
                <w:tcPr>
                  <w:tcW w:w="2120" w:type="dxa"/>
                  <w:tcBorders>
                    <w:top w:val="nil"/>
                    <w:left w:val="nil"/>
                    <w:bottom w:val="single" w:sz="4" w:space="0" w:color="808080"/>
                    <w:right w:val="single" w:sz="4" w:space="0" w:color="808080"/>
                  </w:tcBorders>
                  <w:shd w:val="clear" w:color="auto" w:fill="auto"/>
                  <w:noWrap/>
                  <w:vAlign w:val="center"/>
                  <w:hideMark/>
                </w:tcPr>
                <w:p w14:paraId="241EB5B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492D608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13</w:t>
                  </w:r>
                </w:p>
              </w:tc>
            </w:tr>
            <w:tr w:rsidR="00D602ED" w:rsidRPr="009D5633" w14:paraId="3E39CF82"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64915A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6CD00CE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Burundi</w:t>
                  </w:r>
                </w:p>
              </w:tc>
              <w:tc>
                <w:tcPr>
                  <w:tcW w:w="840" w:type="dxa"/>
                  <w:tcBorders>
                    <w:top w:val="nil"/>
                    <w:left w:val="nil"/>
                    <w:bottom w:val="single" w:sz="4" w:space="0" w:color="808080"/>
                    <w:right w:val="single" w:sz="4" w:space="0" w:color="808080"/>
                  </w:tcBorders>
                  <w:shd w:val="clear" w:color="auto" w:fill="auto"/>
                  <w:noWrap/>
                  <w:vAlign w:val="center"/>
                  <w:hideMark/>
                </w:tcPr>
                <w:p w14:paraId="048C733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121080</w:t>
                  </w:r>
                </w:p>
              </w:tc>
              <w:tc>
                <w:tcPr>
                  <w:tcW w:w="1400" w:type="dxa"/>
                  <w:tcBorders>
                    <w:top w:val="nil"/>
                    <w:left w:val="nil"/>
                    <w:bottom w:val="single" w:sz="4" w:space="0" w:color="808080"/>
                    <w:right w:val="single" w:sz="4" w:space="0" w:color="808080"/>
                  </w:tcBorders>
                  <w:shd w:val="clear" w:color="auto" w:fill="auto"/>
                  <w:noWrap/>
                  <w:vAlign w:val="center"/>
                  <w:hideMark/>
                </w:tcPr>
                <w:p w14:paraId="1B2C780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40360</w:t>
                  </w:r>
                </w:p>
              </w:tc>
              <w:tc>
                <w:tcPr>
                  <w:tcW w:w="2120" w:type="dxa"/>
                  <w:tcBorders>
                    <w:top w:val="nil"/>
                    <w:left w:val="nil"/>
                    <w:bottom w:val="single" w:sz="4" w:space="0" w:color="808080"/>
                    <w:right w:val="single" w:sz="4" w:space="0" w:color="808080"/>
                  </w:tcBorders>
                  <w:shd w:val="clear" w:color="auto" w:fill="auto"/>
                  <w:noWrap/>
                  <w:vAlign w:val="center"/>
                  <w:hideMark/>
                </w:tcPr>
                <w:p w14:paraId="1405216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23DF07C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14</w:t>
                  </w:r>
                </w:p>
              </w:tc>
            </w:tr>
            <w:tr w:rsidR="00D602ED" w:rsidRPr="009D5633" w14:paraId="6D0B008A"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ADA77E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3A35E1C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Zambia</w:t>
                  </w:r>
                </w:p>
              </w:tc>
              <w:tc>
                <w:tcPr>
                  <w:tcW w:w="840" w:type="dxa"/>
                  <w:tcBorders>
                    <w:top w:val="nil"/>
                    <w:left w:val="nil"/>
                    <w:bottom w:val="single" w:sz="4" w:space="0" w:color="808080"/>
                    <w:right w:val="single" w:sz="4" w:space="0" w:color="808080"/>
                  </w:tcBorders>
                  <w:shd w:val="clear" w:color="auto" w:fill="auto"/>
                  <w:noWrap/>
                  <w:vAlign w:val="center"/>
                  <w:hideMark/>
                </w:tcPr>
                <w:p w14:paraId="402396D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110880</w:t>
                  </w:r>
                </w:p>
              </w:tc>
              <w:tc>
                <w:tcPr>
                  <w:tcW w:w="1400" w:type="dxa"/>
                  <w:tcBorders>
                    <w:top w:val="nil"/>
                    <w:left w:val="nil"/>
                    <w:bottom w:val="single" w:sz="4" w:space="0" w:color="808080"/>
                    <w:right w:val="single" w:sz="4" w:space="0" w:color="808080"/>
                  </w:tcBorders>
                  <w:shd w:val="clear" w:color="auto" w:fill="auto"/>
                  <w:noWrap/>
                  <w:vAlign w:val="center"/>
                  <w:hideMark/>
                </w:tcPr>
                <w:p w14:paraId="305E802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36960</w:t>
                  </w:r>
                </w:p>
              </w:tc>
              <w:tc>
                <w:tcPr>
                  <w:tcW w:w="2120" w:type="dxa"/>
                  <w:tcBorders>
                    <w:top w:val="nil"/>
                    <w:left w:val="nil"/>
                    <w:bottom w:val="single" w:sz="4" w:space="0" w:color="808080"/>
                    <w:right w:val="single" w:sz="4" w:space="0" w:color="808080"/>
                  </w:tcBorders>
                  <w:shd w:val="clear" w:color="auto" w:fill="auto"/>
                  <w:noWrap/>
                  <w:vAlign w:val="center"/>
                  <w:hideMark/>
                </w:tcPr>
                <w:p w14:paraId="346683E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5BDDF4F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15</w:t>
                  </w:r>
                </w:p>
              </w:tc>
            </w:tr>
            <w:tr w:rsidR="00D602ED" w:rsidRPr="009D5633" w14:paraId="1C6CAECD"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A20AE6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32CFCAC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Tunisia</w:t>
                  </w:r>
                </w:p>
              </w:tc>
              <w:tc>
                <w:tcPr>
                  <w:tcW w:w="840" w:type="dxa"/>
                  <w:tcBorders>
                    <w:top w:val="nil"/>
                    <w:left w:val="nil"/>
                    <w:bottom w:val="single" w:sz="4" w:space="0" w:color="808080"/>
                    <w:right w:val="single" w:sz="4" w:space="0" w:color="808080"/>
                  </w:tcBorders>
                  <w:shd w:val="clear" w:color="auto" w:fill="auto"/>
                  <w:noWrap/>
                  <w:vAlign w:val="center"/>
                  <w:hideMark/>
                </w:tcPr>
                <w:p w14:paraId="68A3564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104580</w:t>
                  </w:r>
                </w:p>
              </w:tc>
              <w:tc>
                <w:tcPr>
                  <w:tcW w:w="1400" w:type="dxa"/>
                  <w:tcBorders>
                    <w:top w:val="nil"/>
                    <w:left w:val="nil"/>
                    <w:bottom w:val="single" w:sz="4" w:space="0" w:color="808080"/>
                    <w:right w:val="single" w:sz="4" w:space="0" w:color="808080"/>
                  </w:tcBorders>
                  <w:shd w:val="clear" w:color="auto" w:fill="auto"/>
                  <w:noWrap/>
                  <w:vAlign w:val="center"/>
                  <w:hideMark/>
                </w:tcPr>
                <w:p w14:paraId="5D32237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34860</w:t>
                  </w:r>
                </w:p>
              </w:tc>
              <w:tc>
                <w:tcPr>
                  <w:tcW w:w="2120" w:type="dxa"/>
                  <w:tcBorders>
                    <w:top w:val="nil"/>
                    <w:left w:val="nil"/>
                    <w:bottom w:val="single" w:sz="4" w:space="0" w:color="808080"/>
                    <w:right w:val="single" w:sz="4" w:space="0" w:color="808080"/>
                  </w:tcBorders>
                  <w:shd w:val="clear" w:color="auto" w:fill="auto"/>
                  <w:noWrap/>
                  <w:vAlign w:val="center"/>
                  <w:hideMark/>
                </w:tcPr>
                <w:p w14:paraId="6788144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6A7EC58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16</w:t>
                  </w:r>
                </w:p>
              </w:tc>
            </w:tr>
            <w:tr w:rsidR="00D602ED" w:rsidRPr="009D5633" w14:paraId="3D56C8AA"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07AB16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4DF3DE4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Kenya</w:t>
                  </w:r>
                </w:p>
              </w:tc>
              <w:tc>
                <w:tcPr>
                  <w:tcW w:w="840" w:type="dxa"/>
                  <w:tcBorders>
                    <w:top w:val="nil"/>
                    <w:left w:val="nil"/>
                    <w:bottom w:val="single" w:sz="4" w:space="0" w:color="808080"/>
                    <w:right w:val="single" w:sz="4" w:space="0" w:color="808080"/>
                  </w:tcBorders>
                  <w:shd w:val="clear" w:color="auto" w:fill="auto"/>
                  <w:noWrap/>
                  <w:vAlign w:val="center"/>
                  <w:hideMark/>
                </w:tcPr>
                <w:p w14:paraId="1FA4512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84240</w:t>
                  </w:r>
                </w:p>
              </w:tc>
              <w:tc>
                <w:tcPr>
                  <w:tcW w:w="1400" w:type="dxa"/>
                  <w:tcBorders>
                    <w:top w:val="nil"/>
                    <w:left w:val="nil"/>
                    <w:bottom w:val="single" w:sz="4" w:space="0" w:color="808080"/>
                    <w:right w:val="single" w:sz="4" w:space="0" w:color="808080"/>
                  </w:tcBorders>
                  <w:shd w:val="clear" w:color="auto" w:fill="auto"/>
                  <w:noWrap/>
                  <w:vAlign w:val="center"/>
                  <w:hideMark/>
                </w:tcPr>
                <w:p w14:paraId="7DC9C71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28080</w:t>
                  </w:r>
                </w:p>
              </w:tc>
              <w:tc>
                <w:tcPr>
                  <w:tcW w:w="2120" w:type="dxa"/>
                  <w:tcBorders>
                    <w:top w:val="nil"/>
                    <w:left w:val="nil"/>
                    <w:bottom w:val="single" w:sz="4" w:space="0" w:color="808080"/>
                    <w:right w:val="single" w:sz="4" w:space="0" w:color="808080"/>
                  </w:tcBorders>
                  <w:shd w:val="clear" w:color="auto" w:fill="auto"/>
                  <w:noWrap/>
                  <w:vAlign w:val="center"/>
                  <w:hideMark/>
                </w:tcPr>
                <w:p w14:paraId="40E8991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36462DC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17</w:t>
                  </w:r>
                </w:p>
              </w:tc>
            </w:tr>
            <w:tr w:rsidR="00D602ED" w:rsidRPr="009D5633" w14:paraId="213EFA67"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455D036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1C57E0C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Senegal</w:t>
                  </w:r>
                </w:p>
              </w:tc>
              <w:tc>
                <w:tcPr>
                  <w:tcW w:w="840" w:type="dxa"/>
                  <w:tcBorders>
                    <w:top w:val="nil"/>
                    <w:left w:val="nil"/>
                    <w:bottom w:val="single" w:sz="4" w:space="0" w:color="808080"/>
                    <w:right w:val="single" w:sz="4" w:space="0" w:color="808080"/>
                  </w:tcBorders>
                  <w:shd w:val="clear" w:color="auto" w:fill="auto"/>
                  <w:noWrap/>
                  <w:vAlign w:val="center"/>
                  <w:hideMark/>
                </w:tcPr>
                <w:p w14:paraId="725811A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78480</w:t>
                  </w:r>
                </w:p>
              </w:tc>
              <w:tc>
                <w:tcPr>
                  <w:tcW w:w="1400" w:type="dxa"/>
                  <w:tcBorders>
                    <w:top w:val="nil"/>
                    <w:left w:val="nil"/>
                    <w:bottom w:val="single" w:sz="4" w:space="0" w:color="808080"/>
                    <w:right w:val="single" w:sz="4" w:space="0" w:color="808080"/>
                  </w:tcBorders>
                  <w:shd w:val="clear" w:color="auto" w:fill="auto"/>
                  <w:noWrap/>
                  <w:vAlign w:val="center"/>
                  <w:hideMark/>
                </w:tcPr>
                <w:p w14:paraId="37A942A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26160</w:t>
                  </w:r>
                </w:p>
              </w:tc>
              <w:tc>
                <w:tcPr>
                  <w:tcW w:w="2120" w:type="dxa"/>
                  <w:tcBorders>
                    <w:top w:val="nil"/>
                    <w:left w:val="nil"/>
                    <w:bottom w:val="single" w:sz="4" w:space="0" w:color="808080"/>
                    <w:right w:val="single" w:sz="4" w:space="0" w:color="808080"/>
                  </w:tcBorders>
                  <w:shd w:val="clear" w:color="auto" w:fill="auto"/>
                  <w:noWrap/>
                  <w:vAlign w:val="center"/>
                  <w:hideMark/>
                </w:tcPr>
                <w:p w14:paraId="736FC3F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21BE6BE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18</w:t>
                  </w:r>
                </w:p>
              </w:tc>
            </w:tr>
            <w:tr w:rsidR="00D602ED" w:rsidRPr="009D5633" w14:paraId="0FD4D346"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081907B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4349466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Gabon</w:t>
                  </w:r>
                </w:p>
              </w:tc>
              <w:tc>
                <w:tcPr>
                  <w:tcW w:w="840" w:type="dxa"/>
                  <w:tcBorders>
                    <w:top w:val="nil"/>
                    <w:left w:val="nil"/>
                    <w:bottom w:val="single" w:sz="4" w:space="0" w:color="808080"/>
                    <w:right w:val="single" w:sz="4" w:space="0" w:color="808080"/>
                  </w:tcBorders>
                  <w:shd w:val="clear" w:color="auto" w:fill="auto"/>
                  <w:noWrap/>
                  <w:vAlign w:val="center"/>
                  <w:hideMark/>
                </w:tcPr>
                <w:p w14:paraId="6D1EB83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59850</w:t>
                  </w:r>
                </w:p>
              </w:tc>
              <w:tc>
                <w:tcPr>
                  <w:tcW w:w="1400" w:type="dxa"/>
                  <w:tcBorders>
                    <w:top w:val="nil"/>
                    <w:left w:val="nil"/>
                    <w:bottom w:val="single" w:sz="4" w:space="0" w:color="808080"/>
                    <w:right w:val="single" w:sz="4" w:space="0" w:color="808080"/>
                  </w:tcBorders>
                  <w:shd w:val="clear" w:color="auto" w:fill="auto"/>
                  <w:noWrap/>
                  <w:vAlign w:val="center"/>
                  <w:hideMark/>
                </w:tcPr>
                <w:p w14:paraId="4E8E8EF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19950</w:t>
                  </w:r>
                </w:p>
              </w:tc>
              <w:tc>
                <w:tcPr>
                  <w:tcW w:w="2120" w:type="dxa"/>
                  <w:tcBorders>
                    <w:top w:val="nil"/>
                    <w:left w:val="nil"/>
                    <w:bottom w:val="single" w:sz="4" w:space="0" w:color="808080"/>
                    <w:right w:val="single" w:sz="4" w:space="0" w:color="808080"/>
                  </w:tcBorders>
                  <w:shd w:val="clear" w:color="auto" w:fill="auto"/>
                  <w:noWrap/>
                  <w:vAlign w:val="center"/>
                  <w:hideMark/>
                </w:tcPr>
                <w:p w14:paraId="4E0F8A5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453B526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19</w:t>
                  </w:r>
                </w:p>
              </w:tc>
            </w:tr>
            <w:tr w:rsidR="00D602ED" w:rsidRPr="009D5633" w14:paraId="3AB21ADC"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72B9CB1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Africa</w:t>
                  </w:r>
                </w:p>
              </w:tc>
              <w:tc>
                <w:tcPr>
                  <w:tcW w:w="1480" w:type="dxa"/>
                  <w:tcBorders>
                    <w:top w:val="nil"/>
                    <w:left w:val="nil"/>
                    <w:bottom w:val="single" w:sz="4" w:space="0" w:color="808080"/>
                    <w:right w:val="single" w:sz="4" w:space="0" w:color="808080"/>
                  </w:tcBorders>
                  <w:shd w:val="clear" w:color="auto" w:fill="auto"/>
                  <w:noWrap/>
                  <w:vAlign w:val="center"/>
                  <w:hideMark/>
                </w:tcPr>
                <w:p w14:paraId="5CB12711"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Uganda</w:t>
                  </w:r>
                </w:p>
              </w:tc>
              <w:tc>
                <w:tcPr>
                  <w:tcW w:w="840" w:type="dxa"/>
                  <w:tcBorders>
                    <w:top w:val="nil"/>
                    <w:left w:val="nil"/>
                    <w:bottom w:val="single" w:sz="4" w:space="0" w:color="808080"/>
                    <w:right w:val="single" w:sz="4" w:space="0" w:color="808080"/>
                  </w:tcBorders>
                  <w:shd w:val="clear" w:color="auto" w:fill="auto"/>
                  <w:noWrap/>
                  <w:vAlign w:val="center"/>
                  <w:hideMark/>
                </w:tcPr>
                <w:p w14:paraId="13349EC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18900</w:t>
                  </w:r>
                </w:p>
              </w:tc>
              <w:tc>
                <w:tcPr>
                  <w:tcW w:w="1400" w:type="dxa"/>
                  <w:tcBorders>
                    <w:top w:val="nil"/>
                    <w:left w:val="nil"/>
                    <w:bottom w:val="single" w:sz="4" w:space="0" w:color="808080"/>
                    <w:right w:val="single" w:sz="4" w:space="0" w:color="808080"/>
                  </w:tcBorders>
                  <w:shd w:val="clear" w:color="auto" w:fill="auto"/>
                  <w:noWrap/>
                  <w:vAlign w:val="center"/>
                  <w:hideMark/>
                </w:tcPr>
                <w:p w14:paraId="64BD005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6300</w:t>
                  </w:r>
                </w:p>
              </w:tc>
              <w:tc>
                <w:tcPr>
                  <w:tcW w:w="2120" w:type="dxa"/>
                  <w:tcBorders>
                    <w:top w:val="nil"/>
                    <w:left w:val="nil"/>
                    <w:bottom w:val="single" w:sz="4" w:space="0" w:color="808080"/>
                    <w:right w:val="single" w:sz="4" w:space="0" w:color="808080"/>
                  </w:tcBorders>
                  <w:shd w:val="clear" w:color="auto" w:fill="auto"/>
                  <w:noWrap/>
                  <w:vAlign w:val="center"/>
                  <w:hideMark/>
                </w:tcPr>
                <w:p w14:paraId="41C278E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c>
                <w:tcPr>
                  <w:tcW w:w="2600" w:type="dxa"/>
                  <w:tcBorders>
                    <w:top w:val="nil"/>
                    <w:left w:val="nil"/>
                    <w:bottom w:val="single" w:sz="4" w:space="0" w:color="808080"/>
                    <w:right w:val="single" w:sz="4" w:space="0" w:color="808080"/>
                  </w:tcBorders>
                  <w:shd w:val="clear" w:color="auto" w:fill="auto"/>
                  <w:noWrap/>
                  <w:vAlign w:val="center"/>
                  <w:hideMark/>
                </w:tcPr>
                <w:p w14:paraId="5CA4D5F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20</w:t>
                  </w:r>
                </w:p>
              </w:tc>
            </w:tr>
            <w:tr w:rsidR="00D602ED" w:rsidRPr="009D5633" w14:paraId="0FCF4762"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DBD3C7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Oceania</w:t>
                  </w:r>
                </w:p>
              </w:tc>
              <w:tc>
                <w:tcPr>
                  <w:tcW w:w="1480" w:type="dxa"/>
                  <w:tcBorders>
                    <w:top w:val="nil"/>
                    <w:left w:val="nil"/>
                    <w:bottom w:val="single" w:sz="4" w:space="0" w:color="808080"/>
                    <w:right w:val="single" w:sz="4" w:space="0" w:color="808080"/>
                  </w:tcBorders>
                  <w:shd w:val="clear" w:color="auto" w:fill="auto"/>
                  <w:noWrap/>
                  <w:vAlign w:val="center"/>
                  <w:hideMark/>
                </w:tcPr>
                <w:p w14:paraId="3FC68E0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Tuvalu</w:t>
                  </w:r>
                </w:p>
              </w:tc>
              <w:tc>
                <w:tcPr>
                  <w:tcW w:w="840" w:type="dxa"/>
                  <w:tcBorders>
                    <w:top w:val="nil"/>
                    <w:left w:val="nil"/>
                    <w:bottom w:val="single" w:sz="4" w:space="0" w:color="808080"/>
                    <w:right w:val="single" w:sz="4" w:space="0" w:color="808080"/>
                  </w:tcBorders>
                  <w:shd w:val="clear" w:color="auto" w:fill="auto"/>
                  <w:noWrap/>
                  <w:vAlign w:val="center"/>
                  <w:hideMark/>
                </w:tcPr>
                <w:p w14:paraId="3F44989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185460</w:t>
                  </w:r>
                </w:p>
              </w:tc>
              <w:tc>
                <w:tcPr>
                  <w:tcW w:w="1400" w:type="dxa"/>
                  <w:tcBorders>
                    <w:top w:val="nil"/>
                    <w:left w:val="nil"/>
                    <w:bottom w:val="single" w:sz="4" w:space="0" w:color="808080"/>
                    <w:right w:val="single" w:sz="4" w:space="0" w:color="808080"/>
                  </w:tcBorders>
                  <w:shd w:val="clear" w:color="auto" w:fill="auto"/>
                  <w:noWrap/>
                  <w:vAlign w:val="center"/>
                  <w:hideMark/>
                </w:tcPr>
                <w:p w14:paraId="459E82B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61820</w:t>
                  </w:r>
                </w:p>
              </w:tc>
              <w:tc>
                <w:tcPr>
                  <w:tcW w:w="2120" w:type="dxa"/>
                  <w:tcBorders>
                    <w:top w:val="nil"/>
                    <w:left w:val="nil"/>
                    <w:bottom w:val="single" w:sz="4" w:space="0" w:color="808080"/>
                    <w:right w:val="single" w:sz="4" w:space="0" w:color="808080"/>
                  </w:tcBorders>
                  <w:shd w:val="clear" w:color="auto" w:fill="auto"/>
                  <w:noWrap/>
                  <w:vAlign w:val="center"/>
                  <w:hideMark/>
                </w:tcPr>
                <w:p w14:paraId="6D0A7B1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w:t>
                  </w:r>
                </w:p>
              </w:tc>
              <w:tc>
                <w:tcPr>
                  <w:tcW w:w="2600" w:type="dxa"/>
                  <w:tcBorders>
                    <w:top w:val="nil"/>
                    <w:left w:val="nil"/>
                    <w:bottom w:val="single" w:sz="4" w:space="0" w:color="808080"/>
                    <w:right w:val="single" w:sz="4" w:space="0" w:color="808080"/>
                  </w:tcBorders>
                  <w:shd w:val="clear" w:color="auto" w:fill="auto"/>
                  <w:noWrap/>
                  <w:vAlign w:val="center"/>
                  <w:hideMark/>
                </w:tcPr>
                <w:p w14:paraId="46218A9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w:t>
                  </w:r>
                </w:p>
              </w:tc>
            </w:tr>
            <w:tr w:rsidR="00D602ED" w:rsidRPr="009D5633" w14:paraId="3753553E"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DF243B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Oceania</w:t>
                  </w:r>
                </w:p>
              </w:tc>
              <w:tc>
                <w:tcPr>
                  <w:tcW w:w="1480" w:type="dxa"/>
                  <w:tcBorders>
                    <w:top w:val="nil"/>
                    <w:left w:val="nil"/>
                    <w:bottom w:val="single" w:sz="4" w:space="0" w:color="808080"/>
                    <w:right w:val="single" w:sz="4" w:space="0" w:color="808080"/>
                  </w:tcBorders>
                  <w:shd w:val="clear" w:color="auto" w:fill="auto"/>
                  <w:noWrap/>
                  <w:vAlign w:val="center"/>
                  <w:hideMark/>
                </w:tcPr>
                <w:p w14:paraId="721D418F"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New Zealand</w:t>
                  </w:r>
                </w:p>
              </w:tc>
              <w:tc>
                <w:tcPr>
                  <w:tcW w:w="840" w:type="dxa"/>
                  <w:tcBorders>
                    <w:top w:val="nil"/>
                    <w:left w:val="nil"/>
                    <w:bottom w:val="single" w:sz="4" w:space="0" w:color="808080"/>
                    <w:right w:val="single" w:sz="4" w:space="0" w:color="808080"/>
                  </w:tcBorders>
                  <w:shd w:val="clear" w:color="auto" w:fill="auto"/>
                  <w:noWrap/>
                  <w:vAlign w:val="center"/>
                  <w:hideMark/>
                </w:tcPr>
                <w:p w14:paraId="676908F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98460</w:t>
                  </w:r>
                </w:p>
              </w:tc>
              <w:tc>
                <w:tcPr>
                  <w:tcW w:w="1400" w:type="dxa"/>
                  <w:tcBorders>
                    <w:top w:val="nil"/>
                    <w:left w:val="nil"/>
                    <w:bottom w:val="single" w:sz="4" w:space="0" w:color="808080"/>
                    <w:right w:val="single" w:sz="4" w:space="0" w:color="808080"/>
                  </w:tcBorders>
                  <w:shd w:val="clear" w:color="auto" w:fill="auto"/>
                  <w:noWrap/>
                  <w:vAlign w:val="center"/>
                  <w:hideMark/>
                </w:tcPr>
                <w:p w14:paraId="438A4CB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32820</w:t>
                  </w:r>
                </w:p>
              </w:tc>
              <w:tc>
                <w:tcPr>
                  <w:tcW w:w="2120" w:type="dxa"/>
                  <w:tcBorders>
                    <w:top w:val="nil"/>
                    <w:left w:val="nil"/>
                    <w:bottom w:val="single" w:sz="4" w:space="0" w:color="808080"/>
                    <w:right w:val="single" w:sz="4" w:space="0" w:color="808080"/>
                  </w:tcBorders>
                  <w:shd w:val="clear" w:color="auto" w:fill="auto"/>
                  <w:noWrap/>
                  <w:vAlign w:val="center"/>
                  <w:hideMark/>
                </w:tcPr>
                <w:p w14:paraId="2BAEDA69"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w:t>
                  </w:r>
                </w:p>
              </w:tc>
              <w:tc>
                <w:tcPr>
                  <w:tcW w:w="2600" w:type="dxa"/>
                  <w:tcBorders>
                    <w:top w:val="nil"/>
                    <w:left w:val="nil"/>
                    <w:bottom w:val="single" w:sz="4" w:space="0" w:color="808080"/>
                    <w:right w:val="single" w:sz="4" w:space="0" w:color="808080"/>
                  </w:tcBorders>
                  <w:shd w:val="clear" w:color="auto" w:fill="auto"/>
                  <w:noWrap/>
                  <w:vAlign w:val="center"/>
                  <w:hideMark/>
                </w:tcPr>
                <w:p w14:paraId="6DFDA94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w:t>
                  </w:r>
                </w:p>
              </w:tc>
            </w:tr>
            <w:tr w:rsidR="00D602ED" w:rsidRPr="009D5633" w14:paraId="413620CD"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12FA0690"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lastRenderedPageBreak/>
                    <w:t>Oceania</w:t>
                  </w:r>
                </w:p>
              </w:tc>
              <w:tc>
                <w:tcPr>
                  <w:tcW w:w="1480" w:type="dxa"/>
                  <w:tcBorders>
                    <w:top w:val="nil"/>
                    <w:left w:val="nil"/>
                    <w:bottom w:val="single" w:sz="4" w:space="0" w:color="808080"/>
                    <w:right w:val="single" w:sz="4" w:space="0" w:color="808080"/>
                  </w:tcBorders>
                  <w:shd w:val="clear" w:color="auto" w:fill="auto"/>
                  <w:noWrap/>
                  <w:vAlign w:val="center"/>
                  <w:hideMark/>
                </w:tcPr>
                <w:p w14:paraId="1CDA9064"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Australia</w:t>
                  </w:r>
                </w:p>
              </w:tc>
              <w:tc>
                <w:tcPr>
                  <w:tcW w:w="840" w:type="dxa"/>
                  <w:tcBorders>
                    <w:top w:val="nil"/>
                    <w:left w:val="nil"/>
                    <w:bottom w:val="single" w:sz="4" w:space="0" w:color="808080"/>
                    <w:right w:val="single" w:sz="4" w:space="0" w:color="808080"/>
                  </w:tcBorders>
                  <w:shd w:val="clear" w:color="auto" w:fill="auto"/>
                  <w:noWrap/>
                  <w:vAlign w:val="center"/>
                  <w:hideMark/>
                </w:tcPr>
                <w:p w14:paraId="07E20A2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97770</w:t>
                  </w:r>
                </w:p>
              </w:tc>
              <w:tc>
                <w:tcPr>
                  <w:tcW w:w="1400" w:type="dxa"/>
                  <w:tcBorders>
                    <w:top w:val="nil"/>
                    <w:left w:val="nil"/>
                    <w:bottom w:val="single" w:sz="4" w:space="0" w:color="808080"/>
                    <w:right w:val="single" w:sz="4" w:space="0" w:color="808080"/>
                  </w:tcBorders>
                  <w:shd w:val="clear" w:color="auto" w:fill="auto"/>
                  <w:noWrap/>
                  <w:vAlign w:val="center"/>
                  <w:hideMark/>
                </w:tcPr>
                <w:p w14:paraId="05AC01AA"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32590</w:t>
                  </w:r>
                </w:p>
              </w:tc>
              <w:tc>
                <w:tcPr>
                  <w:tcW w:w="2120" w:type="dxa"/>
                  <w:tcBorders>
                    <w:top w:val="nil"/>
                    <w:left w:val="nil"/>
                    <w:bottom w:val="single" w:sz="4" w:space="0" w:color="808080"/>
                    <w:right w:val="single" w:sz="4" w:space="0" w:color="808080"/>
                  </w:tcBorders>
                  <w:shd w:val="clear" w:color="auto" w:fill="auto"/>
                  <w:noWrap/>
                  <w:vAlign w:val="center"/>
                  <w:hideMark/>
                </w:tcPr>
                <w:p w14:paraId="32C8908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w:t>
                  </w:r>
                </w:p>
              </w:tc>
              <w:tc>
                <w:tcPr>
                  <w:tcW w:w="2600" w:type="dxa"/>
                  <w:tcBorders>
                    <w:top w:val="nil"/>
                    <w:left w:val="nil"/>
                    <w:bottom w:val="single" w:sz="4" w:space="0" w:color="808080"/>
                    <w:right w:val="single" w:sz="4" w:space="0" w:color="808080"/>
                  </w:tcBorders>
                  <w:shd w:val="clear" w:color="auto" w:fill="auto"/>
                  <w:noWrap/>
                  <w:vAlign w:val="center"/>
                  <w:hideMark/>
                </w:tcPr>
                <w:p w14:paraId="535D669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3</w:t>
                  </w:r>
                </w:p>
              </w:tc>
            </w:tr>
            <w:tr w:rsidR="00D602ED" w:rsidRPr="009D5633" w14:paraId="50692C50"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54951FCE"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Oceania</w:t>
                  </w:r>
                </w:p>
              </w:tc>
              <w:tc>
                <w:tcPr>
                  <w:tcW w:w="1480" w:type="dxa"/>
                  <w:tcBorders>
                    <w:top w:val="nil"/>
                    <w:left w:val="nil"/>
                    <w:bottom w:val="single" w:sz="4" w:space="0" w:color="808080"/>
                    <w:right w:val="single" w:sz="4" w:space="0" w:color="808080"/>
                  </w:tcBorders>
                  <w:shd w:val="clear" w:color="auto" w:fill="auto"/>
                  <w:noWrap/>
                  <w:vAlign w:val="center"/>
                  <w:hideMark/>
                </w:tcPr>
                <w:p w14:paraId="77F1F8A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Guam</w:t>
                  </w:r>
                </w:p>
              </w:tc>
              <w:tc>
                <w:tcPr>
                  <w:tcW w:w="840" w:type="dxa"/>
                  <w:tcBorders>
                    <w:top w:val="nil"/>
                    <w:left w:val="nil"/>
                    <w:bottom w:val="single" w:sz="4" w:space="0" w:color="808080"/>
                    <w:right w:val="single" w:sz="4" w:space="0" w:color="808080"/>
                  </w:tcBorders>
                  <w:shd w:val="clear" w:color="auto" w:fill="auto"/>
                  <w:noWrap/>
                  <w:vAlign w:val="center"/>
                  <w:hideMark/>
                </w:tcPr>
                <w:p w14:paraId="18DDF2B2"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59760</w:t>
                  </w:r>
                </w:p>
              </w:tc>
              <w:tc>
                <w:tcPr>
                  <w:tcW w:w="1400" w:type="dxa"/>
                  <w:tcBorders>
                    <w:top w:val="nil"/>
                    <w:left w:val="nil"/>
                    <w:bottom w:val="single" w:sz="4" w:space="0" w:color="808080"/>
                    <w:right w:val="single" w:sz="4" w:space="0" w:color="808080"/>
                  </w:tcBorders>
                  <w:shd w:val="clear" w:color="auto" w:fill="auto"/>
                  <w:noWrap/>
                  <w:vAlign w:val="center"/>
                  <w:hideMark/>
                </w:tcPr>
                <w:p w14:paraId="15B4553B"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19920</w:t>
                  </w:r>
                </w:p>
              </w:tc>
              <w:tc>
                <w:tcPr>
                  <w:tcW w:w="2120" w:type="dxa"/>
                  <w:tcBorders>
                    <w:top w:val="nil"/>
                    <w:left w:val="nil"/>
                    <w:bottom w:val="single" w:sz="4" w:space="0" w:color="808080"/>
                    <w:right w:val="single" w:sz="4" w:space="0" w:color="808080"/>
                  </w:tcBorders>
                  <w:shd w:val="clear" w:color="auto" w:fill="auto"/>
                  <w:noWrap/>
                  <w:vAlign w:val="center"/>
                  <w:hideMark/>
                </w:tcPr>
                <w:p w14:paraId="4236859C"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w:t>
                  </w:r>
                </w:p>
              </w:tc>
              <w:tc>
                <w:tcPr>
                  <w:tcW w:w="2600" w:type="dxa"/>
                  <w:tcBorders>
                    <w:top w:val="nil"/>
                    <w:left w:val="nil"/>
                    <w:bottom w:val="single" w:sz="4" w:space="0" w:color="808080"/>
                    <w:right w:val="single" w:sz="4" w:space="0" w:color="808080"/>
                  </w:tcBorders>
                  <w:shd w:val="clear" w:color="auto" w:fill="auto"/>
                  <w:noWrap/>
                  <w:vAlign w:val="center"/>
                  <w:hideMark/>
                </w:tcPr>
                <w:p w14:paraId="40B08EF5"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4</w:t>
                  </w:r>
                </w:p>
              </w:tc>
            </w:tr>
            <w:tr w:rsidR="00D602ED" w:rsidRPr="009D5633" w14:paraId="5E49E31E" w14:textId="77777777" w:rsidTr="00366D58">
              <w:trPr>
                <w:trHeight w:val="204"/>
                <w:jc w:val="center"/>
              </w:trPr>
              <w:tc>
                <w:tcPr>
                  <w:tcW w:w="720" w:type="dxa"/>
                  <w:tcBorders>
                    <w:top w:val="nil"/>
                    <w:left w:val="single" w:sz="4" w:space="0" w:color="808080"/>
                    <w:bottom w:val="single" w:sz="4" w:space="0" w:color="808080"/>
                    <w:right w:val="single" w:sz="4" w:space="0" w:color="808080"/>
                  </w:tcBorders>
                  <w:shd w:val="clear" w:color="auto" w:fill="auto"/>
                  <w:noWrap/>
                  <w:vAlign w:val="center"/>
                  <w:hideMark/>
                </w:tcPr>
                <w:p w14:paraId="6DD5D4B3"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Oceania</w:t>
                  </w:r>
                </w:p>
              </w:tc>
              <w:tc>
                <w:tcPr>
                  <w:tcW w:w="1480" w:type="dxa"/>
                  <w:tcBorders>
                    <w:top w:val="nil"/>
                    <w:left w:val="nil"/>
                    <w:bottom w:val="single" w:sz="4" w:space="0" w:color="808080"/>
                    <w:right w:val="single" w:sz="4" w:space="0" w:color="808080"/>
                  </w:tcBorders>
                  <w:shd w:val="clear" w:color="auto" w:fill="auto"/>
                  <w:noWrap/>
                  <w:vAlign w:val="center"/>
                  <w:hideMark/>
                </w:tcPr>
                <w:p w14:paraId="3F4DB67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French Polynesia</w:t>
                  </w:r>
                </w:p>
              </w:tc>
              <w:tc>
                <w:tcPr>
                  <w:tcW w:w="840" w:type="dxa"/>
                  <w:tcBorders>
                    <w:top w:val="nil"/>
                    <w:left w:val="nil"/>
                    <w:bottom w:val="single" w:sz="4" w:space="0" w:color="808080"/>
                    <w:right w:val="single" w:sz="4" w:space="0" w:color="808080"/>
                  </w:tcBorders>
                  <w:shd w:val="clear" w:color="auto" w:fill="auto"/>
                  <w:noWrap/>
                  <w:vAlign w:val="center"/>
                  <w:hideMark/>
                </w:tcPr>
                <w:p w14:paraId="235E9CC6"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28800</w:t>
                  </w:r>
                </w:p>
              </w:tc>
              <w:tc>
                <w:tcPr>
                  <w:tcW w:w="1400" w:type="dxa"/>
                  <w:tcBorders>
                    <w:top w:val="nil"/>
                    <w:left w:val="nil"/>
                    <w:bottom w:val="single" w:sz="4" w:space="0" w:color="808080"/>
                    <w:right w:val="single" w:sz="4" w:space="0" w:color="808080"/>
                  </w:tcBorders>
                  <w:shd w:val="clear" w:color="auto" w:fill="auto"/>
                  <w:noWrap/>
                  <w:vAlign w:val="center"/>
                  <w:hideMark/>
                </w:tcPr>
                <w:p w14:paraId="7FB116B7"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9600</w:t>
                  </w:r>
                </w:p>
              </w:tc>
              <w:tc>
                <w:tcPr>
                  <w:tcW w:w="2120" w:type="dxa"/>
                  <w:tcBorders>
                    <w:top w:val="nil"/>
                    <w:left w:val="nil"/>
                    <w:bottom w:val="single" w:sz="4" w:space="0" w:color="808080"/>
                    <w:right w:val="single" w:sz="4" w:space="0" w:color="808080"/>
                  </w:tcBorders>
                  <w:shd w:val="clear" w:color="auto" w:fill="auto"/>
                  <w:noWrap/>
                  <w:vAlign w:val="center"/>
                  <w:hideMark/>
                </w:tcPr>
                <w:p w14:paraId="47C172ED"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w:t>
                  </w:r>
                </w:p>
              </w:tc>
              <w:tc>
                <w:tcPr>
                  <w:tcW w:w="2600" w:type="dxa"/>
                  <w:tcBorders>
                    <w:top w:val="nil"/>
                    <w:left w:val="nil"/>
                    <w:bottom w:val="single" w:sz="4" w:space="0" w:color="808080"/>
                    <w:right w:val="single" w:sz="4" w:space="0" w:color="808080"/>
                  </w:tcBorders>
                  <w:shd w:val="clear" w:color="auto" w:fill="auto"/>
                  <w:noWrap/>
                  <w:vAlign w:val="center"/>
                  <w:hideMark/>
                </w:tcPr>
                <w:p w14:paraId="6362BF18" w14:textId="77777777" w:rsidR="00D602ED" w:rsidRPr="009D5633" w:rsidRDefault="00D602ED" w:rsidP="00366D58">
                  <w:pPr>
                    <w:spacing w:after="0" w:line="240" w:lineRule="auto"/>
                    <w:jc w:val="center"/>
                    <w:rPr>
                      <w:rFonts w:ascii="Calibri" w:eastAsia="Times New Roman" w:hAnsi="Calibri" w:cs="Calibri"/>
                      <w:color w:val="000000"/>
                      <w:sz w:val="16"/>
                      <w:szCs w:val="16"/>
                      <w:lang w:val="en-GB" w:eastAsia="en-GB"/>
                    </w:rPr>
                  </w:pPr>
                  <w:r w:rsidRPr="009D5633">
                    <w:rPr>
                      <w:rFonts w:ascii="Calibri" w:eastAsia="Times New Roman" w:hAnsi="Calibri" w:cs="Calibri"/>
                      <w:color w:val="000000"/>
                      <w:sz w:val="16"/>
                      <w:szCs w:val="16"/>
                      <w:lang w:val="en-GB" w:eastAsia="en-GB"/>
                    </w:rPr>
                    <w:t>5</w:t>
                  </w:r>
                </w:p>
              </w:tc>
            </w:tr>
          </w:tbl>
          <w:p w14:paraId="539AE936" w14:textId="77777777" w:rsidR="00D602ED" w:rsidRDefault="00D602ED" w:rsidP="00366D58">
            <w:pPr>
              <w:jc w:val="center"/>
            </w:pPr>
          </w:p>
        </w:tc>
      </w:tr>
    </w:tbl>
    <w:p w14:paraId="57991A26" w14:textId="278D018B" w:rsidR="00727E69" w:rsidRDefault="00727E69" w:rsidP="003B1247"/>
    <w:p w14:paraId="21CE5926" w14:textId="7175B939" w:rsidR="00261ADD" w:rsidRPr="00261ADD" w:rsidRDefault="000343E5" w:rsidP="00261ADD">
      <w:pPr>
        <w:pStyle w:val="ListParagraph"/>
        <w:ind w:left="360"/>
        <w:jc w:val="center"/>
        <w:rPr>
          <w:b/>
          <w:bCs/>
        </w:rPr>
      </w:pPr>
      <w:r>
        <w:rPr>
          <w:b/>
          <w:bCs/>
        </w:rPr>
        <w:t>NTILE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7"/>
      </w:tblGrid>
      <w:tr w:rsidR="00B53F4E" w14:paraId="43A616DF" w14:textId="77777777" w:rsidTr="003A2D12">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46C951" w14:textId="428DEB59" w:rsidR="00B53F4E" w:rsidRPr="00B53F4E" w:rsidRDefault="00B53F4E" w:rsidP="00B53F4E">
            <w:pPr>
              <w:jc w:val="center"/>
              <w:rPr>
                <w:b/>
                <w:bCs/>
              </w:rPr>
            </w:pPr>
            <w:r w:rsidRPr="00B53F4E">
              <w:rPr>
                <w:b/>
                <w:bCs/>
              </w:rPr>
              <w:t>Natural language</w:t>
            </w:r>
          </w:p>
        </w:tc>
      </w:tr>
      <w:tr w:rsidR="00B53F4E" w14:paraId="4FC36278" w14:textId="77777777" w:rsidTr="003A2D12">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D3E07EF" w14:textId="43BC7D66" w:rsidR="00EA5EE0" w:rsidRDefault="00EA5EE0" w:rsidP="002E1234">
            <w:r w:rsidRPr="00EA5EE0">
              <w:t>Order the countries according to sales dollar amount</w:t>
            </w:r>
            <w:r w:rsidR="00E47919">
              <w:t xml:space="preserve">, </w:t>
            </w:r>
            <w:r w:rsidR="00C06548" w:rsidRPr="00C06548">
              <w:t>from highest to lowest</w:t>
            </w:r>
            <w:r w:rsidR="00E47919">
              <w:t>,</w:t>
            </w:r>
            <w:r w:rsidRPr="00EA5EE0">
              <w:t xml:space="preserve"> in the last </w:t>
            </w:r>
            <w:r w:rsidR="00D0736B">
              <w:t>3</w:t>
            </w:r>
            <w:r w:rsidRPr="00EA5EE0">
              <w:t xml:space="preserve"> years (2018-2020) and </w:t>
            </w:r>
            <w:r w:rsidR="002963BE">
              <w:t>partition</w:t>
            </w:r>
            <w:r w:rsidRPr="00EA5EE0">
              <w:t xml:space="preserve"> the list of countries into 4 parts.</w:t>
            </w:r>
          </w:p>
        </w:tc>
      </w:tr>
      <w:tr w:rsidR="006B0315" w14:paraId="52D1968D" w14:textId="77777777" w:rsidTr="003A2D12">
        <w:tc>
          <w:tcPr>
            <w:tcW w:w="10627" w:type="dxa"/>
            <w:tcBorders>
              <w:top w:val="single" w:sz="4" w:space="0" w:color="808080" w:themeColor="background1" w:themeShade="80"/>
              <w:bottom w:val="single" w:sz="4" w:space="0" w:color="808080" w:themeColor="background1" w:themeShade="80"/>
            </w:tcBorders>
          </w:tcPr>
          <w:p w14:paraId="3CA64C80" w14:textId="77777777" w:rsidR="006B0315" w:rsidRPr="00B53F4E" w:rsidRDefault="006B0315" w:rsidP="006B0315">
            <w:pPr>
              <w:jc w:val="center"/>
              <w:rPr>
                <w:b/>
                <w:bCs/>
              </w:rPr>
            </w:pPr>
          </w:p>
        </w:tc>
      </w:tr>
      <w:tr w:rsidR="00B53F4E" w14:paraId="71C0E21C" w14:textId="77777777" w:rsidTr="003A2D12">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4A53A78" w14:textId="0E8AA411" w:rsidR="00B53F4E" w:rsidRPr="00B53F4E" w:rsidRDefault="00B53F4E" w:rsidP="006B0315">
            <w:pPr>
              <w:jc w:val="center"/>
              <w:rPr>
                <w:b/>
                <w:bCs/>
              </w:rPr>
            </w:pPr>
            <w:r w:rsidRPr="00B53F4E">
              <w:rPr>
                <w:b/>
                <w:bCs/>
              </w:rPr>
              <w:t>SQL codes</w:t>
            </w:r>
          </w:p>
        </w:tc>
      </w:tr>
      <w:tr w:rsidR="00B53F4E" w14:paraId="4E161A3E" w14:textId="77777777" w:rsidTr="003A2D12">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867224A" w14:textId="0D74A942" w:rsidR="003F7042" w:rsidRDefault="003F7042" w:rsidP="003F7042">
            <w:r>
              <w:t>SELECT country, SUM (</w:t>
            </w:r>
            <w:proofErr w:type="spellStart"/>
            <w:r>
              <w:t>sales_dollar</w:t>
            </w:r>
            <w:proofErr w:type="spellEnd"/>
            <w:r>
              <w:t xml:space="preserve">) as </w:t>
            </w:r>
            <w:proofErr w:type="spellStart"/>
            <w:r w:rsidR="005B7E94">
              <w:t>sales_dollar</w:t>
            </w:r>
            <w:proofErr w:type="spellEnd"/>
            <w:r>
              <w:t>, SUM (</w:t>
            </w:r>
            <w:proofErr w:type="spellStart"/>
            <w:r>
              <w:t>minutes_subscribed</w:t>
            </w:r>
            <w:proofErr w:type="spellEnd"/>
            <w:r>
              <w:t xml:space="preserve">) as </w:t>
            </w:r>
            <w:proofErr w:type="spellStart"/>
            <w:r w:rsidR="005B7E94">
              <w:t>minutes_subscribed</w:t>
            </w:r>
            <w:proofErr w:type="spellEnd"/>
            <w:r>
              <w:t>, NTILE (4) OVER (ORDER BY SUM (</w:t>
            </w:r>
            <w:proofErr w:type="spellStart"/>
            <w:r>
              <w:t>sales_dollar</w:t>
            </w:r>
            <w:proofErr w:type="spellEnd"/>
            <w:r>
              <w:t>) DESC)</w:t>
            </w:r>
          </w:p>
          <w:p w14:paraId="079B62A1" w14:textId="69B9F57A" w:rsidR="003F7042" w:rsidRDefault="003F7042" w:rsidP="003F7042">
            <w:r>
              <w:t xml:space="preserve">FROM </w:t>
            </w:r>
            <w:proofErr w:type="spellStart"/>
            <w:r>
              <w:t>fact_sales</w:t>
            </w:r>
            <w:proofErr w:type="spellEnd"/>
            <w:r>
              <w:t xml:space="preserve"> </w:t>
            </w:r>
            <w:r w:rsidR="00B426AC">
              <w:t>JOIN</w:t>
            </w:r>
            <w:r>
              <w:t xml:space="preserve"> </w:t>
            </w:r>
            <w:proofErr w:type="spellStart"/>
            <w:r>
              <w:t>dim_</w:t>
            </w:r>
            <w:r w:rsidR="0082578C">
              <w:t>customer</w:t>
            </w:r>
            <w:proofErr w:type="spellEnd"/>
            <w:r>
              <w:t xml:space="preserve"> </w:t>
            </w:r>
            <w:r w:rsidR="00B426AC">
              <w:t>USING</w:t>
            </w:r>
            <w:r>
              <w:t xml:space="preserve"> (</w:t>
            </w:r>
            <w:proofErr w:type="spellStart"/>
            <w:r w:rsidR="0082578C">
              <w:t>customer</w:t>
            </w:r>
            <w:r>
              <w:t>_id</w:t>
            </w:r>
            <w:proofErr w:type="spellEnd"/>
            <w:r>
              <w:t xml:space="preserve">) JOIN </w:t>
            </w:r>
            <w:proofErr w:type="spellStart"/>
            <w:r>
              <w:t>dim_user_account</w:t>
            </w:r>
            <w:proofErr w:type="spellEnd"/>
            <w:r>
              <w:t xml:space="preserve"> USING (</w:t>
            </w:r>
            <w:proofErr w:type="spellStart"/>
            <w:r>
              <w:t>user_id</w:t>
            </w:r>
            <w:proofErr w:type="spellEnd"/>
            <w:r>
              <w:t xml:space="preserve">) JOIN </w:t>
            </w:r>
            <w:proofErr w:type="spellStart"/>
            <w:r>
              <w:t>dim_date</w:t>
            </w:r>
            <w:proofErr w:type="spellEnd"/>
            <w:r>
              <w:t xml:space="preserve"> USING (</w:t>
            </w:r>
            <w:proofErr w:type="spellStart"/>
            <w:r>
              <w:t>date_id</w:t>
            </w:r>
            <w:proofErr w:type="spellEnd"/>
            <w:r>
              <w:t>)</w:t>
            </w:r>
          </w:p>
          <w:p w14:paraId="6F23639F" w14:textId="77777777" w:rsidR="003F7042" w:rsidRDefault="003F7042" w:rsidP="003F7042">
            <w:r>
              <w:t>WHERE year IN (2018, 2019, 2020)</w:t>
            </w:r>
          </w:p>
          <w:p w14:paraId="5270D7DD" w14:textId="3BB1C040" w:rsidR="00B53F4E" w:rsidRDefault="003F7042" w:rsidP="003F7042">
            <w:r>
              <w:t>GROUP BY (country)</w:t>
            </w:r>
          </w:p>
        </w:tc>
      </w:tr>
      <w:tr w:rsidR="006B0315" w14:paraId="08C40C3C" w14:textId="77777777" w:rsidTr="003A2D12">
        <w:tc>
          <w:tcPr>
            <w:tcW w:w="10627" w:type="dxa"/>
            <w:tcBorders>
              <w:top w:val="single" w:sz="4" w:space="0" w:color="808080" w:themeColor="background1" w:themeShade="80"/>
              <w:bottom w:val="single" w:sz="4" w:space="0" w:color="808080" w:themeColor="background1" w:themeShade="80"/>
            </w:tcBorders>
          </w:tcPr>
          <w:p w14:paraId="2A0123B8" w14:textId="77777777" w:rsidR="006B0315" w:rsidRPr="00B53F4E" w:rsidRDefault="006B0315" w:rsidP="00B53F4E">
            <w:pPr>
              <w:rPr>
                <w:b/>
                <w:bCs/>
              </w:rPr>
            </w:pPr>
          </w:p>
        </w:tc>
      </w:tr>
      <w:tr w:rsidR="00F356B7" w14:paraId="183E5E7E" w14:textId="77777777" w:rsidTr="003A2D12">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497C9D" w14:textId="5280D4E4" w:rsidR="00F356B7" w:rsidRPr="00B53F4E" w:rsidRDefault="00F356B7" w:rsidP="006B0315">
            <w:pPr>
              <w:jc w:val="center"/>
              <w:rPr>
                <w:b/>
                <w:bCs/>
              </w:rPr>
            </w:pPr>
            <w:r w:rsidRPr="00B53F4E">
              <w:rPr>
                <w:b/>
                <w:bCs/>
              </w:rPr>
              <w:t>Results</w:t>
            </w:r>
          </w:p>
        </w:tc>
      </w:tr>
      <w:tr w:rsidR="00F356B7" w14:paraId="57D8350B" w14:textId="77777777" w:rsidTr="003A2D12">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208377F" w14:textId="77777777" w:rsidR="00F356B7" w:rsidRPr="005B7E94" w:rsidRDefault="00F356B7" w:rsidP="00A94A4F">
            <w:pPr>
              <w:jc w:val="center"/>
              <w:rPr>
                <w:rFonts w:ascii="Calibri" w:eastAsia="Times New Roman" w:hAnsi="Calibri" w:cs="Times New Roman"/>
                <w:b/>
                <w:bCs/>
                <w:color w:val="000000"/>
                <w:sz w:val="16"/>
                <w:szCs w:val="16"/>
                <w:lang w:val="en-GB" w:eastAsia="en-GB"/>
              </w:rPr>
            </w:pPr>
          </w:p>
          <w:tbl>
            <w:tblPr>
              <w:tblW w:w="4120" w:type="dxa"/>
              <w:jc w:val="center"/>
              <w:tblLook w:val="04A0" w:firstRow="1" w:lastRow="0" w:firstColumn="1" w:lastColumn="0" w:noHBand="0" w:noVBand="1"/>
            </w:tblPr>
            <w:tblGrid>
              <w:gridCol w:w="1660"/>
              <w:gridCol w:w="1009"/>
              <w:gridCol w:w="1552"/>
              <w:gridCol w:w="517"/>
            </w:tblGrid>
            <w:tr w:rsidR="00A94A4F" w:rsidRPr="005B7E94" w14:paraId="6D095FA6" w14:textId="77777777" w:rsidTr="00A94A4F">
              <w:trPr>
                <w:trHeight w:val="240"/>
                <w:jc w:val="center"/>
              </w:trPr>
              <w:tc>
                <w:tcPr>
                  <w:tcW w:w="1660" w:type="dxa"/>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1EF8BF00" w14:textId="77777777" w:rsidR="00A94A4F" w:rsidRPr="00E47919" w:rsidRDefault="00A94A4F" w:rsidP="00A94A4F">
                  <w:pPr>
                    <w:spacing w:after="0" w:line="240" w:lineRule="auto"/>
                    <w:jc w:val="center"/>
                    <w:rPr>
                      <w:rFonts w:ascii="Calibri" w:eastAsia="Times New Roman" w:hAnsi="Calibri" w:cs="Times New Roman"/>
                      <w:b/>
                      <w:bCs/>
                      <w:color w:val="000000"/>
                      <w:sz w:val="16"/>
                      <w:szCs w:val="16"/>
                      <w:lang w:val="en-GB" w:eastAsia="en-GB"/>
                    </w:rPr>
                  </w:pPr>
                  <w:r w:rsidRPr="00E47919">
                    <w:rPr>
                      <w:rFonts w:ascii="Calibri" w:eastAsia="Times New Roman" w:hAnsi="Calibri" w:cs="Times New Roman"/>
                      <w:b/>
                      <w:bCs/>
                      <w:color w:val="000000"/>
                      <w:sz w:val="16"/>
                      <w:szCs w:val="16"/>
                      <w:lang w:val="en-GB" w:eastAsia="en-GB"/>
                    </w:rPr>
                    <w:t>country</w:t>
                  </w:r>
                </w:p>
              </w:tc>
              <w:tc>
                <w:tcPr>
                  <w:tcW w:w="920" w:type="dxa"/>
                  <w:tcBorders>
                    <w:top w:val="single" w:sz="4" w:space="0" w:color="808080"/>
                    <w:left w:val="nil"/>
                    <w:bottom w:val="single" w:sz="4" w:space="0" w:color="808080"/>
                    <w:right w:val="single" w:sz="4" w:space="0" w:color="808080"/>
                  </w:tcBorders>
                  <w:shd w:val="clear" w:color="auto" w:fill="auto"/>
                  <w:noWrap/>
                  <w:vAlign w:val="bottom"/>
                  <w:hideMark/>
                </w:tcPr>
                <w:p w14:paraId="47C41DBE" w14:textId="25774250" w:rsidR="00A94A4F" w:rsidRPr="00E47919" w:rsidRDefault="005B7E94" w:rsidP="00A94A4F">
                  <w:pPr>
                    <w:spacing w:after="0" w:line="240" w:lineRule="auto"/>
                    <w:jc w:val="center"/>
                    <w:rPr>
                      <w:rFonts w:ascii="Calibri" w:eastAsia="Times New Roman" w:hAnsi="Calibri" w:cs="Times New Roman"/>
                      <w:b/>
                      <w:bCs/>
                      <w:color w:val="000000"/>
                      <w:sz w:val="16"/>
                      <w:szCs w:val="16"/>
                      <w:lang w:val="en-GB" w:eastAsia="en-GB"/>
                    </w:rPr>
                  </w:pPr>
                  <w:proofErr w:type="spellStart"/>
                  <w:r w:rsidRPr="005B7E94">
                    <w:rPr>
                      <w:rFonts w:ascii="Calibri" w:eastAsia="Times New Roman" w:hAnsi="Calibri" w:cs="Times New Roman"/>
                      <w:b/>
                      <w:bCs/>
                      <w:color w:val="000000"/>
                      <w:sz w:val="16"/>
                      <w:szCs w:val="16"/>
                      <w:lang w:val="en-GB" w:eastAsia="en-GB"/>
                    </w:rPr>
                    <w:t>sales_dollar</w:t>
                  </w:r>
                  <w:proofErr w:type="spellEnd"/>
                </w:p>
              </w:tc>
              <w:tc>
                <w:tcPr>
                  <w:tcW w:w="1100" w:type="dxa"/>
                  <w:tcBorders>
                    <w:top w:val="single" w:sz="4" w:space="0" w:color="808080"/>
                    <w:left w:val="nil"/>
                    <w:bottom w:val="single" w:sz="4" w:space="0" w:color="808080"/>
                    <w:right w:val="single" w:sz="4" w:space="0" w:color="808080"/>
                  </w:tcBorders>
                  <w:shd w:val="clear" w:color="auto" w:fill="auto"/>
                  <w:noWrap/>
                  <w:vAlign w:val="bottom"/>
                  <w:hideMark/>
                </w:tcPr>
                <w:p w14:paraId="49B5EB73" w14:textId="159EF9DE" w:rsidR="00A94A4F" w:rsidRPr="00E47919" w:rsidRDefault="005B7E94" w:rsidP="00A94A4F">
                  <w:pPr>
                    <w:spacing w:after="0" w:line="240" w:lineRule="auto"/>
                    <w:jc w:val="center"/>
                    <w:rPr>
                      <w:rFonts w:ascii="Calibri" w:eastAsia="Times New Roman" w:hAnsi="Calibri" w:cs="Times New Roman"/>
                      <w:b/>
                      <w:bCs/>
                      <w:color w:val="000000"/>
                      <w:sz w:val="16"/>
                      <w:szCs w:val="16"/>
                      <w:lang w:val="en-GB" w:eastAsia="en-GB"/>
                    </w:rPr>
                  </w:pPr>
                  <w:proofErr w:type="spellStart"/>
                  <w:r w:rsidRPr="005B7E94">
                    <w:rPr>
                      <w:rFonts w:ascii="Calibri" w:eastAsia="Times New Roman" w:hAnsi="Calibri" w:cs="Times New Roman"/>
                      <w:b/>
                      <w:bCs/>
                      <w:color w:val="000000"/>
                      <w:sz w:val="16"/>
                      <w:szCs w:val="16"/>
                      <w:lang w:val="en-GB" w:eastAsia="en-GB"/>
                    </w:rPr>
                    <w:t>minutes_subscribed</w:t>
                  </w:r>
                  <w:proofErr w:type="spellEnd"/>
                </w:p>
              </w:tc>
              <w:tc>
                <w:tcPr>
                  <w:tcW w:w="440" w:type="dxa"/>
                  <w:tcBorders>
                    <w:top w:val="single" w:sz="4" w:space="0" w:color="808080"/>
                    <w:left w:val="nil"/>
                    <w:bottom w:val="single" w:sz="4" w:space="0" w:color="808080"/>
                    <w:right w:val="single" w:sz="4" w:space="0" w:color="808080"/>
                  </w:tcBorders>
                  <w:shd w:val="clear" w:color="auto" w:fill="auto"/>
                  <w:noWrap/>
                  <w:vAlign w:val="bottom"/>
                  <w:hideMark/>
                </w:tcPr>
                <w:p w14:paraId="6316640E" w14:textId="77777777" w:rsidR="00A94A4F" w:rsidRPr="00E47919" w:rsidRDefault="00A94A4F" w:rsidP="00A94A4F">
                  <w:pPr>
                    <w:spacing w:after="0" w:line="240" w:lineRule="auto"/>
                    <w:jc w:val="center"/>
                    <w:rPr>
                      <w:rFonts w:ascii="Calibri" w:eastAsia="Times New Roman" w:hAnsi="Calibri" w:cs="Times New Roman"/>
                      <w:b/>
                      <w:bCs/>
                      <w:color w:val="000000"/>
                      <w:sz w:val="16"/>
                      <w:szCs w:val="16"/>
                      <w:lang w:val="en-GB" w:eastAsia="en-GB"/>
                    </w:rPr>
                  </w:pPr>
                  <w:proofErr w:type="spellStart"/>
                  <w:r w:rsidRPr="00E47919">
                    <w:rPr>
                      <w:rFonts w:ascii="Calibri" w:eastAsia="Times New Roman" w:hAnsi="Calibri" w:cs="Times New Roman"/>
                      <w:b/>
                      <w:bCs/>
                      <w:color w:val="000000"/>
                      <w:sz w:val="16"/>
                      <w:szCs w:val="16"/>
                      <w:lang w:val="en-GB" w:eastAsia="en-GB"/>
                    </w:rPr>
                    <w:t>ntile</w:t>
                  </w:r>
                  <w:proofErr w:type="spellEnd"/>
                </w:p>
              </w:tc>
            </w:tr>
            <w:tr w:rsidR="00A94A4F" w:rsidRPr="00E47919" w14:paraId="54F6A948"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1BA7591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China</w:t>
                  </w:r>
                </w:p>
              </w:tc>
              <w:tc>
                <w:tcPr>
                  <w:tcW w:w="920" w:type="dxa"/>
                  <w:tcBorders>
                    <w:top w:val="nil"/>
                    <w:left w:val="nil"/>
                    <w:bottom w:val="single" w:sz="4" w:space="0" w:color="808080"/>
                    <w:right w:val="single" w:sz="4" w:space="0" w:color="808080"/>
                  </w:tcBorders>
                  <w:shd w:val="clear" w:color="auto" w:fill="auto"/>
                  <w:noWrap/>
                  <w:vAlign w:val="bottom"/>
                  <w:hideMark/>
                </w:tcPr>
                <w:p w14:paraId="7E11B5D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6641910</w:t>
                  </w:r>
                </w:p>
              </w:tc>
              <w:tc>
                <w:tcPr>
                  <w:tcW w:w="1100" w:type="dxa"/>
                  <w:tcBorders>
                    <w:top w:val="nil"/>
                    <w:left w:val="nil"/>
                    <w:bottom w:val="single" w:sz="4" w:space="0" w:color="808080"/>
                    <w:right w:val="single" w:sz="4" w:space="0" w:color="808080"/>
                  </w:tcBorders>
                  <w:shd w:val="clear" w:color="auto" w:fill="auto"/>
                  <w:noWrap/>
                  <w:vAlign w:val="bottom"/>
                  <w:hideMark/>
                </w:tcPr>
                <w:p w14:paraId="087B292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2213970</w:t>
                  </w:r>
                </w:p>
              </w:tc>
              <w:tc>
                <w:tcPr>
                  <w:tcW w:w="440" w:type="dxa"/>
                  <w:tcBorders>
                    <w:top w:val="nil"/>
                    <w:left w:val="nil"/>
                    <w:bottom w:val="single" w:sz="4" w:space="0" w:color="808080"/>
                    <w:right w:val="single" w:sz="4" w:space="0" w:color="808080"/>
                  </w:tcBorders>
                  <w:shd w:val="clear" w:color="auto" w:fill="auto"/>
                  <w:noWrap/>
                  <w:vAlign w:val="bottom"/>
                  <w:hideMark/>
                </w:tcPr>
                <w:p w14:paraId="77E6311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7718441E"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15C90C4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United States</w:t>
                  </w:r>
                </w:p>
              </w:tc>
              <w:tc>
                <w:tcPr>
                  <w:tcW w:w="920" w:type="dxa"/>
                  <w:tcBorders>
                    <w:top w:val="nil"/>
                    <w:left w:val="nil"/>
                    <w:bottom w:val="single" w:sz="4" w:space="0" w:color="808080"/>
                    <w:right w:val="single" w:sz="4" w:space="0" w:color="808080"/>
                  </w:tcBorders>
                  <w:shd w:val="clear" w:color="auto" w:fill="auto"/>
                  <w:noWrap/>
                  <w:vAlign w:val="bottom"/>
                  <w:hideMark/>
                </w:tcPr>
                <w:p w14:paraId="5CE96A9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5735310</w:t>
                  </w:r>
                </w:p>
              </w:tc>
              <w:tc>
                <w:tcPr>
                  <w:tcW w:w="1100" w:type="dxa"/>
                  <w:tcBorders>
                    <w:top w:val="nil"/>
                    <w:left w:val="nil"/>
                    <w:bottom w:val="single" w:sz="4" w:space="0" w:color="808080"/>
                    <w:right w:val="single" w:sz="4" w:space="0" w:color="808080"/>
                  </w:tcBorders>
                  <w:shd w:val="clear" w:color="auto" w:fill="auto"/>
                  <w:noWrap/>
                  <w:vAlign w:val="bottom"/>
                  <w:hideMark/>
                </w:tcPr>
                <w:p w14:paraId="01AC134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1911770</w:t>
                  </w:r>
                </w:p>
              </w:tc>
              <w:tc>
                <w:tcPr>
                  <w:tcW w:w="440" w:type="dxa"/>
                  <w:tcBorders>
                    <w:top w:val="nil"/>
                    <w:left w:val="nil"/>
                    <w:bottom w:val="single" w:sz="4" w:space="0" w:color="808080"/>
                    <w:right w:val="single" w:sz="4" w:space="0" w:color="808080"/>
                  </w:tcBorders>
                  <w:shd w:val="clear" w:color="auto" w:fill="auto"/>
                  <w:noWrap/>
                  <w:vAlign w:val="bottom"/>
                  <w:hideMark/>
                </w:tcPr>
                <w:p w14:paraId="416C698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2610467C"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8FA23F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India</w:t>
                  </w:r>
                </w:p>
              </w:tc>
              <w:tc>
                <w:tcPr>
                  <w:tcW w:w="920" w:type="dxa"/>
                  <w:tcBorders>
                    <w:top w:val="nil"/>
                    <w:left w:val="nil"/>
                    <w:bottom w:val="single" w:sz="4" w:space="0" w:color="808080"/>
                    <w:right w:val="single" w:sz="4" w:space="0" w:color="808080"/>
                  </w:tcBorders>
                  <w:shd w:val="clear" w:color="auto" w:fill="auto"/>
                  <w:noWrap/>
                  <w:vAlign w:val="bottom"/>
                  <w:hideMark/>
                </w:tcPr>
                <w:p w14:paraId="2F42985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3619320</w:t>
                  </w:r>
                </w:p>
              </w:tc>
              <w:tc>
                <w:tcPr>
                  <w:tcW w:w="1100" w:type="dxa"/>
                  <w:tcBorders>
                    <w:top w:val="nil"/>
                    <w:left w:val="nil"/>
                    <w:bottom w:val="single" w:sz="4" w:space="0" w:color="808080"/>
                    <w:right w:val="single" w:sz="4" w:space="0" w:color="808080"/>
                  </w:tcBorders>
                  <w:shd w:val="clear" w:color="auto" w:fill="auto"/>
                  <w:noWrap/>
                  <w:vAlign w:val="bottom"/>
                  <w:hideMark/>
                </w:tcPr>
                <w:p w14:paraId="28DA305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1206440</w:t>
                  </w:r>
                </w:p>
              </w:tc>
              <w:tc>
                <w:tcPr>
                  <w:tcW w:w="440" w:type="dxa"/>
                  <w:tcBorders>
                    <w:top w:val="nil"/>
                    <w:left w:val="nil"/>
                    <w:bottom w:val="single" w:sz="4" w:space="0" w:color="808080"/>
                    <w:right w:val="single" w:sz="4" w:space="0" w:color="808080"/>
                  </w:tcBorders>
                  <w:shd w:val="clear" w:color="auto" w:fill="auto"/>
                  <w:noWrap/>
                  <w:vAlign w:val="bottom"/>
                  <w:hideMark/>
                </w:tcPr>
                <w:p w14:paraId="557C8BE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363BF30F"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596CB88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Brazil</w:t>
                  </w:r>
                </w:p>
              </w:tc>
              <w:tc>
                <w:tcPr>
                  <w:tcW w:w="920" w:type="dxa"/>
                  <w:tcBorders>
                    <w:top w:val="nil"/>
                    <w:left w:val="nil"/>
                    <w:bottom w:val="single" w:sz="4" w:space="0" w:color="808080"/>
                    <w:right w:val="single" w:sz="4" w:space="0" w:color="808080"/>
                  </w:tcBorders>
                  <w:shd w:val="clear" w:color="auto" w:fill="auto"/>
                  <w:noWrap/>
                  <w:vAlign w:val="bottom"/>
                  <w:hideMark/>
                </w:tcPr>
                <w:p w14:paraId="3AF0A0D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3410460</w:t>
                  </w:r>
                </w:p>
              </w:tc>
              <w:tc>
                <w:tcPr>
                  <w:tcW w:w="1100" w:type="dxa"/>
                  <w:tcBorders>
                    <w:top w:val="nil"/>
                    <w:left w:val="nil"/>
                    <w:bottom w:val="single" w:sz="4" w:space="0" w:color="808080"/>
                    <w:right w:val="single" w:sz="4" w:space="0" w:color="808080"/>
                  </w:tcBorders>
                  <w:shd w:val="clear" w:color="auto" w:fill="auto"/>
                  <w:noWrap/>
                  <w:vAlign w:val="bottom"/>
                  <w:hideMark/>
                </w:tcPr>
                <w:p w14:paraId="3C57F52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1136820</w:t>
                  </w:r>
                </w:p>
              </w:tc>
              <w:tc>
                <w:tcPr>
                  <w:tcW w:w="440" w:type="dxa"/>
                  <w:tcBorders>
                    <w:top w:val="nil"/>
                    <w:left w:val="nil"/>
                    <w:bottom w:val="single" w:sz="4" w:space="0" w:color="808080"/>
                    <w:right w:val="single" w:sz="4" w:space="0" w:color="808080"/>
                  </w:tcBorders>
                  <w:shd w:val="clear" w:color="auto" w:fill="auto"/>
                  <w:noWrap/>
                  <w:vAlign w:val="bottom"/>
                  <w:hideMark/>
                </w:tcPr>
                <w:p w14:paraId="1563F1B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3F0394F1"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34E8658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Mexico</w:t>
                  </w:r>
                </w:p>
              </w:tc>
              <w:tc>
                <w:tcPr>
                  <w:tcW w:w="920" w:type="dxa"/>
                  <w:tcBorders>
                    <w:top w:val="nil"/>
                    <w:left w:val="nil"/>
                    <w:bottom w:val="single" w:sz="4" w:space="0" w:color="808080"/>
                    <w:right w:val="single" w:sz="4" w:space="0" w:color="808080"/>
                  </w:tcBorders>
                  <w:shd w:val="clear" w:color="auto" w:fill="auto"/>
                  <w:noWrap/>
                  <w:vAlign w:val="bottom"/>
                  <w:hideMark/>
                </w:tcPr>
                <w:p w14:paraId="528BFF8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1540200</w:t>
                  </w:r>
                </w:p>
              </w:tc>
              <w:tc>
                <w:tcPr>
                  <w:tcW w:w="1100" w:type="dxa"/>
                  <w:tcBorders>
                    <w:top w:val="nil"/>
                    <w:left w:val="nil"/>
                    <w:bottom w:val="single" w:sz="4" w:space="0" w:color="808080"/>
                    <w:right w:val="single" w:sz="4" w:space="0" w:color="808080"/>
                  </w:tcBorders>
                  <w:shd w:val="clear" w:color="auto" w:fill="auto"/>
                  <w:noWrap/>
                  <w:vAlign w:val="bottom"/>
                  <w:hideMark/>
                </w:tcPr>
                <w:p w14:paraId="5FD5BD5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513400</w:t>
                  </w:r>
                </w:p>
              </w:tc>
              <w:tc>
                <w:tcPr>
                  <w:tcW w:w="440" w:type="dxa"/>
                  <w:tcBorders>
                    <w:top w:val="nil"/>
                    <w:left w:val="nil"/>
                    <w:bottom w:val="single" w:sz="4" w:space="0" w:color="808080"/>
                    <w:right w:val="single" w:sz="4" w:space="0" w:color="808080"/>
                  </w:tcBorders>
                  <w:shd w:val="clear" w:color="auto" w:fill="auto"/>
                  <w:noWrap/>
                  <w:vAlign w:val="bottom"/>
                  <w:hideMark/>
                </w:tcPr>
                <w:p w14:paraId="25CCDB3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1F89322A"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0775BCF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Japan</w:t>
                  </w:r>
                </w:p>
              </w:tc>
              <w:tc>
                <w:tcPr>
                  <w:tcW w:w="920" w:type="dxa"/>
                  <w:tcBorders>
                    <w:top w:val="nil"/>
                    <w:left w:val="nil"/>
                    <w:bottom w:val="single" w:sz="4" w:space="0" w:color="808080"/>
                    <w:right w:val="single" w:sz="4" w:space="0" w:color="808080"/>
                  </w:tcBorders>
                  <w:shd w:val="clear" w:color="auto" w:fill="auto"/>
                  <w:noWrap/>
                  <w:vAlign w:val="bottom"/>
                  <w:hideMark/>
                </w:tcPr>
                <w:p w14:paraId="4ADF1A4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1533570</w:t>
                  </w:r>
                </w:p>
              </w:tc>
              <w:tc>
                <w:tcPr>
                  <w:tcW w:w="1100" w:type="dxa"/>
                  <w:tcBorders>
                    <w:top w:val="nil"/>
                    <w:left w:val="nil"/>
                    <w:bottom w:val="single" w:sz="4" w:space="0" w:color="808080"/>
                    <w:right w:val="single" w:sz="4" w:space="0" w:color="808080"/>
                  </w:tcBorders>
                  <w:shd w:val="clear" w:color="auto" w:fill="auto"/>
                  <w:noWrap/>
                  <w:vAlign w:val="bottom"/>
                  <w:hideMark/>
                </w:tcPr>
                <w:p w14:paraId="6C00321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511190</w:t>
                  </w:r>
                </w:p>
              </w:tc>
              <w:tc>
                <w:tcPr>
                  <w:tcW w:w="440" w:type="dxa"/>
                  <w:tcBorders>
                    <w:top w:val="nil"/>
                    <w:left w:val="nil"/>
                    <w:bottom w:val="single" w:sz="4" w:space="0" w:color="808080"/>
                    <w:right w:val="single" w:sz="4" w:space="0" w:color="808080"/>
                  </w:tcBorders>
                  <w:shd w:val="clear" w:color="auto" w:fill="auto"/>
                  <w:noWrap/>
                  <w:vAlign w:val="bottom"/>
                  <w:hideMark/>
                </w:tcPr>
                <w:p w14:paraId="5E8E98C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3DDEA749"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D563D7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Russia</w:t>
                  </w:r>
                </w:p>
              </w:tc>
              <w:tc>
                <w:tcPr>
                  <w:tcW w:w="920" w:type="dxa"/>
                  <w:tcBorders>
                    <w:top w:val="nil"/>
                    <w:left w:val="nil"/>
                    <w:bottom w:val="single" w:sz="4" w:space="0" w:color="808080"/>
                    <w:right w:val="single" w:sz="4" w:space="0" w:color="808080"/>
                  </w:tcBorders>
                  <w:shd w:val="clear" w:color="auto" w:fill="auto"/>
                  <w:noWrap/>
                  <w:vAlign w:val="bottom"/>
                  <w:hideMark/>
                </w:tcPr>
                <w:p w14:paraId="2081C22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1116270</w:t>
                  </w:r>
                </w:p>
              </w:tc>
              <w:tc>
                <w:tcPr>
                  <w:tcW w:w="1100" w:type="dxa"/>
                  <w:tcBorders>
                    <w:top w:val="nil"/>
                    <w:left w:val="nil"/>
                    <w:bottom w:val="single" w:sz="4" w:space="0" w:color="808080"/>
                    <w:right w:val="single" w:sz="4" w:space="0" w:color="808080"/>
                  </w:tcBorders>
                  <w:shd w:val="clear" w:color="auto" w:fill="auto"/>
                  <w:noWrap/>
                  <w:vAlign w:val="bottom"/>
                  <w:hideMark/>
                </w:tcPr>
                <w:p w14:paraId="2D01E84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372090</w:t>
                  </w:r>
                </w:p>
              </w:tc>
              <w:tc>
                <w:tcPr>
                  <w:tcW w:w="440" w:type="dxa"/>
                  <w:tcBorders>
                    <w:top w:val="nil"/>
                    <w:left w:val="nil"/>
                    <w:bottom w:val="single" w:sz="4" w:space="0" w:color="808080"/>
                    <w:right w:val="single" w:sz="4" w:space="0" w:color="808080"/>
                  </w:tcBorders>
                  <w:shd w:val="clear" w:color="auto" w:fill="auto"/>
                  <w:noWrap/>
                  <w:vAlign w:val="bottom"/>
                  <w:hideMark/>
                </w:tcPr>
                <w:p w14:paraId="3D388F4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7A57C515"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1C4705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Nigeria</w:t>
                  </w:r>
                </w:p>
              </w:tc>
              <w:tc>
                <w:tcPr>
                  <w:tcW w:w="920" w:type="dxa"/>
                  <w:tcBorders>
                    <w:top w:val="nil"/>
                    <w:left w:val="nil"/>
                    <w:bottom w:val="single" w:sz="4" w:space="0" w:color="808080"/>
                    <w:right w:val="single" w:sz="4" w:space="0" w:color="808080"/>
                  </w:tcBorders>
                  <w:shd w:val="clear" w:color="auto" w:fill="auto"/>
                  <w:noWrap/>
                  <w:vAlign w:val="bottom"/>
                  <w:hideMark/>
                </w:tcPr>
                <w:p w14:paraId="081684C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1063830</w:t>
                  </w:r>
                </w:p>
              </w:tc>
              <w:tc>
                <w:tcPr>
                  <w:tcW w:w="1100" w:type="dxa"/>
                  <w:tcBorders>
                    <w:top w:val="nil"/>
                    <w:left w:val="nil"/>
                    <w:bottom w:val="single" w:sz="4" w:space="0" w:color="808080"/>
                    <w:right w:val="single" w:sz="4" w:space="0" w:color="808080"/>
                  </w:tcBorders>
                  <w:shd w:val="clear" w:color="auto" w:fill="auto"/>
                  <w:noWrap/>
                  <w:vAlign w:val="bottom"/>
                  <w:hideMark/>
                </w:tcPr>
                <w:p w14:paraId="62EFE76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354610</w:t>
                  </w:r>
                </w:p>
              </w:tc>
              <w:tc>
                <w:tcPr>
                  <w:tcW w:w="440" w:type="dxa"/>
                  <w:tcBorders>
                    <w:top w:val="nil"/>
                    <w:left w:val="nil"/>
                    <w:bottom w:val="single" w:sz="4" w:space="0" w:color="808080"/>
                    <w:right w:val="single" w:sz="4" w:space="0" w:color="808080"/>
                  </w:tcBorders>
                  <w:shd w:val="clear" w:color="auto" w:fill="auto"/>
                  <w:noWrap/>
                  <w:vAlign w:val="bottom"/>
                  <w:hideMark/>
                </w:tcPr>
                <w:p w14:paraId="288E68D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7D740EF2"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1430A87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Turkey</w:t>
                  </w:r>
                </w:p>
              </w:tc>
              <w:tc>
                <w:tcPr>
                  <w:tcW w:w="920" w:type="dxa"/>
                  <w:tcBorders>
                    <w:top w:val="nil"/>
                    <w:left w:val="nil"/>
                    <w:bottom w:val="single" w:sz="4" w:space="0" w:color="808080"/>
                    <w:right w:val="single" w:sz="4" w:space="0" w:color="808080"/>
                  </w:tcBorders>
                  <w:shd w:val="clear" w:color="auto" w:fill="auto"/>
                  <w:noWrap/>
                  <w:vAlign w:val="bottom"/>
                  <w:hideMark/>
                </w:tcPr>
                <w:p w14:paraId="29BAF3F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906120</w:t>
                  </w:r>
                </w:p>
              </w:tc>
              <w:tc>
                <w:tcPr>
                  <w:tcW w:w="1100" w:type="dxa"/>
                  <w:tcBorders>
                    <w:top w:val="nil"/>
                    <w:left w:val="nil"/>
                    <w:bottom w:val="single" w:sz="4" w:space="0" w:color="808080"/>
                    <w:right w:val="single" w:sz="4" w:space="0" w:color="808080"/>
                  </w:tcBorders>
                  <w:shd w:val="clear" w:color="auto" w:fill="auto"/>
                  <w:noWrap/>
                  <w:vAlign w:val="bottom"/>
                  <w:hideMark/>
                </w:tcPr>
                <w:p w14:paraId="042DCFF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302040</w:t>
                  </w:r>
                </w:p>
              </w:tc>
              <w:tc>
                <w:tcPr>
                  <w:tcW w:w="440" w:type="dxa"/>
                  <w:tcBorders>
                    <w:top w:val="nil"/>
                    <w:left w:val="nil"/>
                    <w:bottom w:val="single" w:sz="4" w:space="0" w:color="808080"/>
                    <w:right w:val="single" w:sz="4" w:space="0" w:color="808080"/>
                  </w:tcBorders>
                  <w:shd w:val="clear" w:color="auto" w:fill="auto"/>
                  <w:noWrap/>
                  <w:vAlign w:val="bottom"/>
                  <w:hideMark/>
                </w:tcPr>
                <w:p w14:paraId="6C9078B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152CED68"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86E4D8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Italy</w:t>
                  </w:r>
                </w:p>
              </w:tc>
              <w:tc>
                <w:tcPr>
                  <w:tcW w:w="920" w:type="dxa"/>
                  <w:tcBorders>
                    <w:top w:val="nil"/>
                    <w:left w:val="nil"/>
                    <w:bottom w:val="single" w:sz="4" w:space="0" w:color="808080"/>
                    <w:right w:val="single" w:sz="4" w:space="0" w:color="808080"/>
                  </w:tcBorders>
                  <w:shd w:val="clear" w:color="auto" w:fill="auto"/>
                  <w:noWrap/>
                  <w:vAlign w:val="bottom"/>
                  <w:hideMark/>
                </w:tcPr>
                <w:p w14:paraId="6AA1185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779730</w:t>
                  </w:r>
                </w:p>
              </w:tc>
              <w:tc>
                <w:tcPr>
                  <w:tcW w:w="1100" w:type="dxa"/>
                  <w:tcBorders>
                    <w:top w:val="nil"/>
                    <w:left w:val="nil"/>
                    <w:bottom w:val="single" w:sz="4" w:space="0" w:color="808080"/>
                    <w:right w:val="single" w:sz="4" w:space="0" w:color="808080"/>
                  </w:tcBorders>
                  <w:shd w:val="clear" w:color="auto" w:fill="auto"/>
                  <w:noWrap/>
                  <w:vAlign w:val="bottom"/>
                  <w:hideMark/>
                </w:tcPr>
                <w:p w14:paraId="4130D6A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259910</w:t>
                  </w:r>
                </w:p>
              </w:tc>
              <w:tc>
                <w:tcPr>
                  <w:tcW w:w="440" w:type="dxa"/>
                  <w:tcBorders>
                    <w:top w:val="nil"/>
                    <w:left w:val="nil"/>
                    <w:bottom w:val="single" w:sz="4" w:space="0" w:color="808080"/>
                    <w:right w:val="single" w:sz="4" w:space="0" w:color="808080"/>
                  </w:tcBorders>
                  <w:shd w:val="clear" w:color="auto" w:fill="auto"/>
                  <w:noWrap/>
                  <w:vAlign w:val="bottom"/>
                  <w:hideMark/>
                </w:tcPr>
                <w:p w14:paraId="09A8360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41F7AF09"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79C59D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Indonesia</w:t>
                  </w:r>
                </w:p>
              </w:tc>
              <w:tc>
                <w:tcPr>
                  <w:tcW w:w="920" w:type="dxa"/>
                  <w:tcBorders>
                    <w:top w:val="nil"/>
                    <w:left w:val="nil"/>
                    <w:bottom w:val="single" w:sz="4" w:space="0" w:color="808080"/>
                    <w:right w:val="single" w:sz="4" w:space="0" w:color="808080"/>
                  </w:tcBorders>
                  <w:shd w:val="clear" w:color="auto" w:fill="auto"/>
                  <w:noWrap/>
                  <w:vAlign w:val="bottom"/>
                  <w:hideMark/>
                </w:tcPr>
                <w:p w14:paraId="44305E2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672660</w:t>
                  </w:r>
                </w:p>
              </w:tc>
              <w:tc>
                <w:tcPr>
                  <w:tcW w:w="1100" w:type="dxa"/>
                  <w:tcBorders>
                    <w:top w:val="nil"/>
                    <w:left w:val="nil"/>
                    <w:bottom w:val="single" w:sz="4" w:space="0" w:color="808080"/>
                    <w:right w:val="single" w:sz="4" w:space="0" w:color="808080"/>
                  </w:tcBorders>
                  <w:shd w:val="clear" w:color="auto" w:fill="auto"/>
                  <w:noWrap/>
                  <w:vAlign w:val="bottom"/>
                  <w:hideMark/>
                </w:tcPr>
                <w:p w14:paraId="0E98191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224220</w:t>
                  </w:r>
                </w:p>
              </w:tc>
              <w:tc>
                <w:tcPr>
                  <w:tcW w:w="440" w:type="dxa"/>
                  <w:tcBorders>
                    <w:top w:val="nil"/>
                    <w:left w:val="nil"/>
                    <w:bottom w:val="single" w:sz="4" w:space="0" w:color="808080"/>
                    <w:right w:val="single" w:sz="4" w:space="0" w:color="808080"/>
                  </w:tcBorders>
                  <w:shd w:val="clear" w:color="auto" w:fill="auto"/>
                  <w:noWrap/>
                  <w:vAlign w:val="bottom"/>
                  <w:hideMark/>
                </w:tcPr>
                <w:p w14:paraId="7C075FE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78BE3ADE"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5602BF1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United Kingdom</w:t>
                  </w:r>
                </w:p>
              </w:tc>
              <w:tc>
                <w:tcPr>
                  <w:tcW w:w="920" w:type="dxa"/>
                  <w:tcBorders>
                    <w:top w:val="nil"/>
                    <w:left w:val="nil"/>
                    <w:bottom w:val="single" w:sz="4" w:space="0" w:color="808080"/>
                    <w:right w:val="single" w:sz="4" w:space="0" w:color="808080"/>
                  </w:tcBorders>
                  <w:shd w:val="clear" w:color="auto" w:fill="auto"/>
                  <w:noWrap/>
                  <w:vAlign w:val="bottom"/>
                  <w:hideMark/>
                </w:tcPr>
                <w:p w14:paraId="4268BE0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662700</w:t>
                  </w:r>
                </w:p>
              </w:tc>
              <w:tc>
                <w:tcPr>
                  <w:tcW w:w="1100" w:type="dxa"/>
                  <w:tcBorders>
                    <w:top w:val="nil"/>
                    <w:left w:val="nil"/>
                    <w:bottom w:val="single" w:sz="4" w:space="0" w:color="808080"/>
                    <w:right w:val="single" w:sz="4" w:space="0" w:color="808080"/>
                  </w:tcBorders>
                  <w:shd w:val="clear" w:color="auto" w:fill="auto"/>
                  <w:noWrap/>
                  <w:vAlign w:val="bottom"/>
                  <w:hideMark/>
                </w:tcPr>
                <w:p w14:paraId="474DE32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220900</w:t>
                  </w:r>
                </w:p>
              </w:tc>
              <w:tc>
                <w:tcPr>
                  <w:tcW w:w="440" w:type="dxa"/>
                  <w:tcBorders>
                    <w:top w:val="nil"/>
                    <w:left w:val="nil"/>
                    <w:bottom w:val="single" w:sz="4" w:space="0" w:color="808080"/>
                    <w:right w:val="single" w:sz="4" w:space="0" w:color="808080"/>
                  </w:tcBorders>
                  <w:shd w:val="clear" w:color="auto" w:fill="auto"/>
                  <w:noWrap/>
                  <w:vAlign w:val="bottom"/>
                  <w:hideMark/>
                </w:tcPr>
                <w:p w14:paraId="120F871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7C989BA8"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34E55BB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Venezuela</w:t>
                  </w:r>
                </w:p>
              </w:tc>
              <w:tc>
                <w:tcPr>
                  <w:tcW w:w="920" w:type="dxa"/>
                  <w:tcBorders>
                    <w:top w:val="nil"/>
                    <w:left w:val="nil"/>
                    <w:bottom w:val="single" w:sz="4" w:space="0" w:color="808080"/>
                    <w:right w:val="single" w:sz="4" w:space="0" w:color="808080"/>
                  </w:tcBorders>
                  <w:shd w:val="clear" w:color="auto" w:fill="auto"/>
                  <w:noWrap/>
                  <w:vAlign w:val="bottom"/>
                  <w:hideMark/>
                </w:tcPr>
                <w:p w14:paraId="5DFC927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638640</w:t>
                  </w:r>
                </w:p>
              </w:tc>
              <w:tc>
                <w:tcPr>
                  <w:tcW w:w="1100" w:type="dxa"/>
                  <w:tcBorders>
                    <w:top w:val="nil"/>
                    <w:left w:val="nil"/>
                    <w:bottom w:val="single" w:sz="4" w:space="0" w:color="808080"/>
                    <w:right w:val="single" w:sz="4" w:space="0" w:color="808080"/>
                  </w:tcBorders>
                  <w:shd w:val="clear" w:color="auto" w:fill="auto"/>
                  <w:noWrap/>
                  <w:vAlign w:val="bottom"/>
                  <w:hideMark/>
                </w:tcPr>
                <w:p w14:paraId="3D8B92E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212880</w:t>
                  </w:r>
                </w:p>
              </w:tc>
              <w:tc>
                <w:tcPr>
                  <w:tcW w:w="440" w:type="dxa"/>
                  <w:tcBorders>
                    <w:top w:val="nil"/>
                    <w:left w:val="nil"/>
                    <w:bottom w:val="single" w:sz="4" w:space="0" w:color="808080"/>
                    <w:right w:val="single" w:sz="4" w:space="0" w:color="808080"/>
                  </w:tcBorders>
                  <w:shd w:val="clear" w:color="auto" w:fill="auto"/>
                  <w:noWrap/>
                  <w:vAlign w:val="bottom"/>
                  <w:hideMark/>
                </w:tcPr>
                <w:p w14:paraId="2E909B0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34A4683A"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059871B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Taiwan</w:t>
                  </w:r>
                </w:p>
              </w:tc>
              <w:tc>
                <w:tcPr>
                  <w:tcW w:w="920" w:type="dxa"/>
                  <w:tcBorders>
                    <w:top w:val="nil"/>
                    <w:left w:val="nil"/>
                    <w:bottom w:val="single" w:sz="4" w:space="0" w:color="808080"/>
                    <w:right w:val="single" w:sz="4" w:space="0" w:color="808080"/>
                  </w:tcBorders>
                  <w:shd w:val="clear" w:color="auto" w:fill="auto"/>
                  <w:noWrap/>
                  <w:vAlign w:val="bottom"/>
                  <w:hideMark/>
                </w:tcPr>
                <w:p w14:paraId="44506DA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558900</w:t>
                  </w:r>
                </w:p>
              </w:tc>
              <w:tc>
                <w:tcPr>
                  <w:tcW w:w="1100" w:type="dxa"/>
                  <w:tcBorders>
                    <w:top w:val="nil"/>
                    <w:left w:val="nil"/>
                    <w:bottom w:val="single" w:sz="4" w:space="0" w:color="808080"/>
                    <w:right w:val="single" w:sz="4" w:space="0" w:color="808080"/>
                  </w:tcBorders>
                  <w:shd w:val="clear" w:color="auto" w:fill="auto"/>
                  <w:noWrap/>
                  <w:vAlign w:val="bottom"/>
                  <w:hideMark/>
                </w:tcPr>
                <w:p w14:paraId="5C8B5B2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186300</w:t>
                  </w:r>
                </w:p>
              </w:tc>
              <w:tc>
                <w:tcPr>
                  <w:tcW w:w="440" w:type="dxa"/>
                  <w:tcBorders>
                    <w:top w:val="nil"/>
                    <w:left w:val="nil"/>
                    <w:bottom w:val="single" w:sz="4" w:space="0" w:color="808080"/>
                    <w:right w:val="single" w:sz="4" w:space="0" w:color="808080"/>
                  </w:tcBorders>
                  <w:shd w:val="clear" w:color="auto" w:fill="auto"/>
                  <w:noWrap/>
                  <w:vAlign w:val="bottom"/>
                  <w:hideMark/>
                </w:tcPr>
                <w:p w14:paraId="6935164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4F169115"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23F490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France</w:t>
                  </w:r>
                </w:p>
              </w:tc>
              <w:tc>
                <w:tcPr>
                  <w:tcW w:w="920" w:type="dxa"/>
                  <w:tcBorders>
                    <w:top w:val="nil"/>
                    <w:left w:val="nil"/>
                    <w:bottom w:val="single" w:sz="4" w:space="0" w:color="808080"/>
                    <w:right w:val="single" w:sz="4" w:space="0" w:color="808080"/>
                  </w:tcBorders>
                  <w:shd w:val="clear" w:color="auto" w:fill="auto"/>
                  <w:noWrap/>
                  <w:vAlign w:val="bottom"/>
                  <w:hideMark/>
                </w:tcPr>
                <w:p w14:paraId="70E1176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552390</w:t>
                  </w:r>
                </w:p>
              </w:tc>
              <w:tc>
                <w:tcPr>
                  <w:tcW w:w="1100" w:type="dxa"/>
                  <w:tcBorders>
                    <w:top w:val="nil"/>
                    <w:left w:val="nil"/>
                    <w:bottom w:val="single" w:sz="4" w:space="0" w:color="808080"/>
                    <w:right w:val="single" w:sz="4" w:space="0" w:color="808080"/>
                  </w:tcBorders>
                  <w:shd w:val="clear" w:color="auto" w:fill="auto"/>
                  <w:noWrap/>
                  <w:vAlign w:val="bottom"/>
                  <w:hideMark/>
                </w:tcPr>
                <w:p w14:paraId="064B114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184130</w:t>
                  </w:r>
                </w:p>
              </w:tc>
              <w:tc>
                <w:tcPr>
                  <w:tcW w:w="440" w:type="dxa"/>
                  <w:tcBorders>
                    <w:top w:val="nil"/>
                    <w:left w:val="nil"/>
                    <w:bottom w:val="single" w:sz="4" w:space="0" w:color="808080"/>
                    <w:right w:val="single" w:sz="4" w:space="0" w:color="808080"/>
                  </w:tcBorders>
                  <w:shd w:val="clear" w:color="auto" w:fill="auto"/>
                  <w:noWrap/>
                  <w:vAlign w:val="bottom"/>
                  <w:hideMark/>
                </w:tcPr>
                <w:p w14:paraId="08E1877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1DC679D9"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FC8BCF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Iran</w:t>
                  </w:r>
                </w:p>
              </w:tc>
              <w:tc>
                <w:tcPr>
                  <w:tcW w:w="920" w:type="dxa"/>
                  <w:tcBorders>
                    <w:top w:val="nil"/>
                    <w:left w:val="nil"/>
                    <w:bottom w:val="single" w:sz="4" w:space="0" w:color="808080"/>
                    <w:right w:val="single" w:sz="4" w:space="0" w:color="808080"/>
                  </w:tcBorders>
                  <w:shd w:val="clear" w:color="auto" w:fill="auto"/>
                  <w:noWrap/>
                  <w:vAlign w:val="bottom"/>
                  <w:hideMark/>
                </w:tcPr>
                <w:p w14:paraId="4305ACD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540570</w:t>
                  </w:r>
                </w:p>
              </w:tc>
              <w:tc>
                <w:tcPr>
                  <w:tcW w:w="1100" w:type="dxa"/>
                  <w:tcBorders>
                    <w:top w:val="nil"/>
                    <w:left w:val="nil"/>
                    <w:bottom w:val="single" w:sz="4" w:space="0" w:color="808080"/>
                    <w:right w:val="single" w:sz="4" w:space="0" w:color="808080"/>
                  </w:tcBorders>
                  <w:shd w:val="clear" w:color="auto" w:fill="auto"/>
                  <w:noWrap/>
                  <w:vAlign w:val="bottom"/>
                  <w:hideMark/>
                </w:tcPr>
                <w:p w14:paraId="4BC38F0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180190</w:t>
                  </w:r>
                </w:p>
              </w:tc>
              <w:tc>
                <w:tcPr>
                  <w:tcW w:w="440" w:type="dxa"/>
                  <w:tcBorders>
                    <w:top w:val="nil"/>
                    <w:left w:val="nil"/>
                    <w:bottom w:val="single" w:sz="4" w:space="0" w:color="808080"/>
                    <w:right w:val="single" w:sz="4" w:space="0" w:color="808080"/>
                  </w:tcBorders>
                  <w:shd w:val="clear" w:color="auto" w:fill="auto"/>
                  <w:noWrap/>
                  <w:vAlign w:val="bottom"/>
                  <w:hideMark/>
                </w:tcPr>
                <w:p w14:paraId="2853468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758D83DB"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23D3F8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Argentina</w:t>
                  </w:r>
                </w:p>
              </w:tc>
              <w:tc>
                <w:tcPr>
                  <w:tcW w:w="920" w:type="dxa"/>
                  <w:tcBorders>
                    <w:top w:val="nil"/>
                    <w:left w:val="nil"/>
                    <w:bottom w:val="single" w:sz="4" w:space="0" w:color="808080"/>
                    <w:right w:val="single" w:sz="4" w:space="0" w:color="808080"/>
                  </w:tcBorders>
                  <w:shd w:val="clear" w:color="auto" w:fill="auto"/>
                  <w:noWrap/>
                  <w:vAlign w:val="bottom"/>
                  <w:hideMark/>
                </w:tcPr>
                <w:p w14:paraId="62BA81F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520620</w:t>
                  </w:r>
                </w:p>
              </w:tc>
              <w:tc>
                <w:tcPr>
                  <w:tcW w:w="1100" w:type="dxa"/>
                  <w:tcBorders>
                    <w:top w:val="nil"/>
                    <w:left w:val="nil"/>
                    <w:bottom w:val="single" w:sz="4" w:space="0" w:color="808080"/>
                    <w:right w:val="single" w:sz="4" w:space="0" w:color="808080"/>
                  </w:tcBorders>
                  <w:shd w:val="clear" w:color="auto" w:fill="auto"/>
                  <w:noWrap/>
                  <w:vAlign w:val="bottom"/>
                  <w:hideMark/>
                </w:tcPr>
                <w:p w14:paraId="2817F65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173540</w:t>
                  </w:r>
                </w:p>
              </w:tc>
              <w:tc>
                <w:tcPr>
                  <w:tcW w:w="440" w:type="dxa"/>
                  <w:tcBorders>
                    <w:top w:val="nil"/>
                    <w:left w:val="nil"/>
                    <w:bottom w:val="single" w:sz="4" w:space="0" w:color="808080"/>
                    <w:right w:val="single" w:sz="4" w:space="0" w:color="808080"/>
                  </w:tcBorders>
                  <w:shd w:val="clear" w:color="auto" w:fill="auto"/>
                  <w:noWrap/>
                  <w:vAlign w:val="bottom"/>
                  <w:hideMark/>
                </w:tcPr>
                <w:p w14:paraId="3A51F76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0A78C3FB"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51086D6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Canada</w:t>
                  </w:r>
                </w:p>
              </w:tc>
              <w:tc>
                <w:tcPr>
                  <w:tcW w:w="920" w:type="dxa"/>
                  <w:tcBorders>
                    <w:top w:val="nil"/>
                    <w:left w:val="nil"/>
                    <w:bottom w:val="single" w:sz="4" w:space="0" w:color="808080"/>
                    <w:right w:val="single" w:sz="4" w:space="0" w:color="808080"/>
                  </w:tcBorders>
                  <w:shd w:val="clear" w:color="auto" w:fill="auto"/>
                  <w:noWrap/>
                  <w:vAlign w:val="bottom"/>
                  <w:hideMark/>
                </w:tcPr>
                <w:p w14:paraId="4B5A0A9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494520</w:t>
                  </w:r>
                </w:p>
              </w:tc>
              <w:tc>
                <w:tcPr>
                  <w:tcW w:w="1100" w:type="dxa"/>
                  <w:tcBorders>
                    <w:top w:val="nil"/>
                    <w:left w:val="nil"/>
                    <w:bottom w:val="single" w:sz="4" w:space="0" w:color="808080"/>
                    <w:right w:val="single" w:sz="4" w:space="0" w:color="808080"/>
                  </w:tcBorders>
                  <w:shd w:val="clear" w:color="auto" w:fill="auto"/>
                  <w:noWrap/>
                  <w:vAlign w:val="bottom"/>
                  <w:hideMark/>
                </w:tcPr>
                <w:p w14:paraId="58544A1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164840</w:t>
                  </w:r>
                </w:p>
              </w:tc>
              <w:tc>
                <w:tcPr>
                  <w:tcW w:w="440" w:type="dxa"/>
                  <w:tcBorders>
                    <w:top w:val="nil"/>
                    <w:left w:val="nil"/>
                    <w:bottom w:val="single" w:sz="4" w:space="0" w:color="808080"/>
                    <w:right w:val="single" w:sz="4" w:space="0" w:color="808080"/>
                  </w:tcBorders>
                  <w:shd w:val="clear" w:color="auto" w:fill="auto"/>
                  <w:noWrap/>
                  <w:vAlign w:val="bottom"/>
                  <w:hideMark/>
                </w:tcPr>
                <w:p w14:paraId="34AA75D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02A6AF2B"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5603311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Vietnam</w:t>
                  </w:r>
                </w:p>
              </w:tc>
              <w:tc>
                <w:tcPr>
                  <w:tcW w:w="920" w:type="dxa"/>
                  <w:tcBorders>
                    <w:top w:val="nil"/>
                    <w:left w:val="nil"/>
                    <w:bottom w:val="single" w:sz="4" w:space="0" w:color="808080"/>
                    <w:right w:val="single" w:sz="4" w:space="0" w:color="808080"/>
                  </w:tcBorders>
                  <w:shd w:val="clear" w:color="auto" w:fill="auto"/>
                  <w:noWrap/>
                  <w:vAlign w:val="bottom"/>
                  <w:hideMark/>
                </w:tcPr>
                <w:p w14:paraId="537F7FC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474960</w:t>
                  </w:r>
                </w:p>
              </w:tc>
              <w:tc>
                <w:tcPr>
                  <w:tcW w:w="1100" w:type="dxa"/>
                  <w:tcBorders>
                    <w:top w:val="nil"/>
                    <w:left w:val="nil"/>
                    <w:bottom w:val="single" w:sz="4" w:space="0" w:color="808080"/>
                    <w:right w:val="single" w:sz="4" w:space="0" w:color="808080"/>
                  </w:tcBorders>
                  <w:shd w:val="clear" w:color="auto" w:fill="auto"/>
                  <w:noWrap/>
                  <w:vAlign w:val="bottom"/>
                  <w:hideMark/>
                </w:tcPr>
                <w:p w14:paraId="5D5593C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158320</w:t>
                  </w:r>
                </w:p>
              </w:tc>
              <w:tc>
                <w:tcPr>
                  <w:tcW w:w="440" w:type="dxa"/>
                  <w:tcBorders>
                    <w:top w:val="nil"/>
                    <w:left w:val="nil"/>
                    <w:bottom w:val="single" w:sz="4" w:space="0" w:color="808080"/>
                    <w:right w:val="single" w:sz="4" w:space="0" w:color="808080"/>
                  </w:tcBorders>
                  <w:shd w:val="clear" w:color="auto" w:fill="auto"/>
                  <w:noWrap/>
                  <w:vAlign w:val="bottom"/>
                  <w:hideMark/>
                </w:tcPr>
                <w:p w14:paraId="3713837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05DA8A68"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4F9AB6A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Malaysia</w:t>
                  </w:r>
                </w:p>
              </w:tc>
              <w:tc>
                <w:tcPr>
                  <w:tcW w:w="920" w:type="dxa"/>
                  <w:tcBorders>
                    <w:top w:val="nil"/>
                    <w:left w:val="nil"/>
                    <w:bottom w:val="single" w:sz="4" w:space="0" w:color="808080"/>
                    <w:right w:val="single" w:sz="4" w:space="0" w:color="808080"/>
                  </w:tcBorders>
                  <w:shd w:val="clear" w:color="auto" w:fill="auto"/>
                  <w:noWrap/>
                  <w:vAlign w:val="bottom"/>
                  <w:hideMark/>
                </w:tcPr>
                <w:p w14:paraId="7D5ECB3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455370</w:t>
                  </w:r>
                </w:p>
              </w:tc>
              <w:tc>
                <w:tcPr>
                  <w:tcW w:w="1100" w:type="dxa"/>
                  <w:tcBorders>
                    <w:top w:val="nil"/>
                    <w:left w:val="nil"/>
                    <w:bottom w:val="single" w:sz="4" w:space="0" w:color="808080"/>
                    <w:right w:val="single" w:sz="4" w:space="0" w:color="808080"/>
                  </w:tcBorders>
                  <w:shd w:val="clear" w:color="auto" w:fill="auto"/>
                  <w:noWrap/>
                  <w:vAlign w:val="bottom"/>
                  <w:hideMark/>
                </w:tcPr>
                <w:p w14:paraId="38A6C89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151790</w:t>
                  </w:r>
                </w:p>
              </w:tc>
              <w:tc>
                <w:tcPr>
                  <w:tcW w:w="440" w:type="dxa"/>
                  <w:tcBorders>
                    <w:top w:val="nil"/>
                    <w:left w:val="nil"/>
                    <w:bottom w:val="single" w:sz="4" w:space="0" w:color="808080"/>
                    <w:right w:val="single" w:sz="4" w:space="0" w:color="808080"/>
                  </w:tcBorders>
                  <w:shd w:val="clear" w:color="auto" w:fill="auto"/>
                  <w:noWrap/>
                  <w:vAlign w:val="bottom"/>
                  <w:hideMark/>
                </w:tcPr>
                <w:p w14:paraId="7169E09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4C5D0366"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BFC611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Germany</w:t>
                  </w:r>
                </w:p>
              </w:tc>
              <w:tc>
                <w:tcPr>
                  <w:tcW w:w="920" w:type="dxa"/>
                  <w:tcBorders>
                    <w:top w:val="nil"/>
                    <w:left w:val="nil"/>
                    <w:bottom w:val="single" w:sz="4" w:space="0" w:color="808080"/>
                    <w:right w:val="single" w:sz="4" w:space="0" w:color="808080"/>
                  </w:tcBorders>
                  <w:shd w:val="clear" w:color="auto" w:fill="auto"/>
                  <w:noWrap/>
                  <w:vAlign w:val="bottom"/>
                  <w:hideMark/>
                </w:tcPr>
                <w:p w14:paraId="0C24A63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450000</w:t>
                  </w:r>
                </w:p>
              </w:tc>
              <w:tc>
                <w:tcPr>
                  <w:tcW w:w="1100" w:type="dxa"/>
                  <w:tcBorders>
                    <w:top w:val="nil"/>
                    <w:left w:val="nil"/>
                    <w:bottom w:val="single" w:sz="4" w:space="0" w:color="808080"/>
                    <w:right w:val="single" w:sz="4" w:space="0" w:color="808080"/>
                  </w:tcBorders>
                  <w:shd w:val="clear" w:color="auto" w:fill="auto"/>
                  <w:noWrap/>
                  <w:vAlign w:val="bottom"/>
                  <w:hideMark/>
                </w:tcPr>
                <w:p w14:paraId="750A3C9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150000</w:t>
                  </w:r>
                </w:p>
              </w:tc>
              <w:tc>
                <w:tcPr>
                  <w:tcW w:w="440" w:type="dxa"/>
                  <w:tcBorders>
                    <w:top w:val="nil"/>
                    <w:left w:val="nil"/>
                    <w:bottom w:val="single" w:sz="4" w:space="0" w:color="808080"/>
                    <w:right w:val="single" w:sz="4" w:space="0" w:color="808080"/>
                  </w:tcBorders>
                  <w:shd w:val="clear" w:color="auto" w:fill="auto"/>
                  <w:noWrap/>
                  <w:vAlign w:val="bottom"/>
                  <w:hideMark/>
                </w:tcPr>
                <w:p w14:paraId="24C2485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3A9F433F"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7582DD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South Africa</w:t>
                  </w:r>
                </w:p>
              </w:tc>
              <w:tc>
                <w:tcPr>
                  <w:tcW w:w="920" w:type="dxa"/>
                  <w:tcBorders>
                    <w:top w:val="nil"/>
                    <w:left w:val="nil"/>
                    <w:bottom w:val="single" w:sz="4" w:space="0" w:color="808080"/>
                    <w:right w:val="single" w:sz="4" w:space="0" w:color="808080"/>
                  </w:tcBorders>
                  <w:shd w:val="clear" w:color="auto" w:fill="auto"/>
                  <w:noWrap/>
                  <w:vAlign w:val="bottom"/>
                  <w:hideMark/>
                </w:tcPr>
                <w:p w14:paraId="7CE30CA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442950</w:t>
                  </w:r>
                </w:p>
              </w:tc>
              <w:tc>
                <w:tcPr>
                  <w:tcW w:w="1100" w:type="dxa"/>
                  <w:tcBorders>
                    <w:top w:val="nil"/>
                    <w:left w:val="nil"/>
                    <w:bottom w:val="single" w:sz="4" w:space="0" w:color="808080"/>
                    <w:right w:val="single" w:sz="4" w:space="0" w:color="808080"/>
                  </w:tcBorders>
                  <w:shd w:val="clear" w:color="auto" w:fill="auto"/>
                  <w:noWrap/>
                  <w:vAlign w:val="bottom"/>
                  <w:hideMark/>
                </w:tcPr>
                <w:p w14:paraId="2D6A7A4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147650</w:t>
                  </w:r>
                </w:p>
              </w:tc>
              <w:tc>
                <w:tcPr>
                  <w:tcW w:w="440" w:type="dxa"/>
                  <w:tcBorders>
                    <w:top w:val="nil"/>
                    <w:left w:val="nil"/>
                    <w:bottom w:val="single" w:sz="4" w:space="0" w:color="808080"/>
                    <w:right w:val="single" w:sz="4" w:space="0" w:color="808080"/>
                  </w:tcBorders>
                  <w:shd w:val="clear" w:color="auto" w:fill="auto"/>
                  <w:noWrap/>
                  <w:vAlign w:val="bottom"/>
                  <w:hideMark/>
                </w:tcPr>
                <w:p w14:paraId="68E1D46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1EEDF8F4"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0AE3A61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Spain</w:t>
                  </w:r>
                </w:p>
              </w:tc>
              <w:tc>
                <w:tcPr>
                  <w:tcW w:w="920" w:type="dxa"/>
                  <w:tcBorders>
                    <w:top w:val="nil"/>
                    <w:left w:val="nil"/>
                    <w:bottom w:val="single" w:sz="4" w:space="0" w:color="808080"/>
                    <w:right w:val="single" w:sz="4" w:space="0" w:color="808080"/>
                  </w:tcBorders>
                  <w:shd w:val="clear" w:color="auto" w:fill="auto"/>
                  <w:noWrap/>
                  <w:vAlign w:val="bottom"/>
                  <w:hideMark/>
                </w:tcPr>
                <w:p w14:paraId="5A66E6B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366240</w:t>
                  </w:r>
                </w:p>
              </w:tc>
              <w:tc>
                <w:tcPr>
                  <w:tcW w:w="1100" w:type="dxa"/>
                  <w:tcBorders>
                    <w:top w:val="nil"/>
                    <w:left w:val="nil"/>
                    <w:bottom w:val="single" w:sz="4" w:space="0" w:color="808080"/>
                    <w:right w:val="single" w:sz="4" w:space="0" w:color="808080"/>
                  </w:tcBorders>
                  <w:shd w:val="clear" w:color="auto" w:fill="auto"/>
                  <w:noWrap/>
                  <w:vAlign w:val="bottom"/>
                  <w:hideMark/>
                </w:tcPr>
                <w:p w14:paraId="38AED79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122080</w:t>
                  </w:r>
                </w:p>
              </w:tc>
              <w:tc>
                <w:tcPr>
                  <w:tcW w:w="440" w:type="dxa"/>
                  <w:tcBorders>
                    <w:top w:val="nil"/>
                    <w:left w:val="nil"/>
                    <w:bottom w:val="single" w:sz="4" w:space="0" w:color="808080"/>
                    <w:right w:val="single" w:sz="4" w:space="0" w:color="808080"/>
                  </w:tcBorders>
                  <w:shd w:val="clear" w:color="auto" w:fill="auto"/>
                  <w:noWrap/>
                  <w:vAlign w:val="bottom"/>
                  <w:hideMark/>
                </w:tcPr>
                <w:p w14:paraId="2690DFF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6F951011"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A746EC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Egypt</w:t>
                  </w:r>
                </w:p>
              </w:tc>
              <w:tc>
                <w:tcPr>
                  <w:tcW w:w="920" w:type="dxa"/>
                  <w:tcBorders>
                    <w:top w:val="nil"/>
                    <w:left w:val="nil"/>
                    <w:bottom w:val="single" w:sz="4" w:space="0" w:color="808080"/>
                    <w:right w:val="single" w:sz="4" w:space="0" w:color="808080"/>
                  </w:tcBorders>
                  <w:shd w:val="clear" w:color="auto" w:fill="auto"/>
                  <w:noWrap/>
                  <w:vAlign w:val="bottom"/>
                  <w:hideMark/>
                </w:tcPr>
                <w:p w14:paraId="4FCA7C5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358590</w:t>
                  </w:r>
                </w:p>
              </w:tc>
              <w:tc>
                <w:tcPr>
                  <w:tcW w:w="1100" w:type="dxa"/>
                  <w:tcBorders>
                    <w:top w:val="nil"/>
                    <w:left w:val="nil"/>
                    <w:bottom w:val="single" w:sz="4" w:space="0" w:color="808080"/>
                    <w:right w:val="single" w:sz="4" w:space="0" w:color="808080"/>
                  </w:tcBorders>
                  <w:shd w:val="clear" w:color="auto" w:fill="auto"/>
                  <w:noWrap/>
                  <w:vAlign w:val="bottom"/>
                  <w:hideMark/>
                </w:tcPr>
                <w:p w14:paraId="2612053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119530</w:t>
                  </w:r>
                </w:p>
              </w:tc>
              <w:tc>
                <w:tcPr>
                  <w:tcW w:w="440" w:type="dxa"/>
                  <w:tcBorders>
                    <w:top w:val="nil"/>
                    <w:left w:val="nil"/>
                    <w:bottom w:val="single" w:sz="4" w:space="0" w:color="808080"/>
                    <w:right w:val="single" w:sz="4" w:space="0" w:color="808080"/>
                  </w:tcBorders>
                  <w:shd w:val="clear" w:color="auto" w:fill="auto"/>
                  <w:noWrap/>
                  <w:vAlign w:val="bottom"/>
                  <w:hideMark/>
                </w:tcPr>
                <w:p w14:paraId="1C5E7AA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w:t>
                  </w:r>
                </w:p>
              </w:tc>
            </w:tr>
            <w:tr w:rsidR="00A94A4F" w:rsidRPr="00E47919" w14:paraId="1D8151E8"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4496587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Philippines</w:t>
                  </w:r>
                </w:p>
              </w:tc>
              <w:tc>
                <w:tcPr>
                  <w:tcW w:w="920" w:type="dxa"/>
                  <w:tcBorders>
                    <w:top w:val="nil"/>
                    <w:left w:val="nil"/>
                    <w:bottom w:val="single" w:sz="4" w:space="0" w:color="808080"/>
                    <w:right w:val="single" w:sz="4" w:space="0" w:color="808080"/>
                  </w:tcBorders>
                  <w:shd w:val="clear" w:color="auto" w:fill="auto"/>
                  <w:noWrap/>
                  <w:vAlign w:val="bottom"/>
                  <w:hideMark/>
                </w:tcPr>
                <w:p w14:paraId="56CD4DB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354840</w:t>
                  </w:r>
                </w:p>
              </w:tc>
              <w:tc>
                <w:tcPr>
                  <w:tcW w:w="1100" w:type="dxa"/>
                  <w:tcBorders>
                    <w:top w:val="nil"/>
                    <w:left w:val="nil"/>
                    <w:bottom w:val="single" w:sz="4" w:space="0" w:color="808080"/>
                    <w:right w:val="single" w:sz="4" w:space="0" w:color="808080"/>
                  </w:tcBorders>
                  <w:shd w:val="clear" w:color="auto" w:fill="auto"/>
                  <w:noWrap/>
                  <w:vAlign w:val="bottom"/>
                  <w:hideMark/>
                </w:tcPr>
                <w:p w14:paraId="1D2B0F9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118280</w:t>
                  </w:r>
                </w:p>
              </w:tc>
              <w:tc>
                <w:tcPr>
                  <w:tcW w:w="440" w:type="dxa"/>
                  <w:tcBorders>
                    <w:top w:val="nil"/>
                    <w:left w:val="nil"/>
                    <w:bottom w:val="single" w:sz="4" w:space="0" w:color="808080"/>
                    <w:right w:val="single" w:sz="4" w:space="0" w:color="808080"/>
                  </w:tcBorders>
                  <w:shd w:val="clear" w:color="auto" w:fill="auto"/>
                  <w:noWrap/>
                  <w:vAlign w:val="bottom"/>
                  <w:hideMark/>
                </w:tcPr>
                <w:p w14:paraId="1801F0D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1C05651E"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052FF70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Peru</w:t>
                  </w:r>
                </w:p>
              </w:tc>
              <w:tc>
                <w:tcPr>
                  <w:tcW w:w="920" w:type="dxa"/>
                  <w:tcBorders>
                    <w:top w:val="nil"/>
                    <w:left w:val="nil"/>
                    <w:bottom w:val="single" w:sz="4" w:space="0" w:color="808080"/>
                    <w:right w:val="single" w:sz="4" w:space="0" w:color="808080"/>
                  </w:tcBorders>
                  <w:shd w:val="clear" w:color="auto" w:fill="auto"/>
                  <w:noWrap/>
                  <w:vAlign w:val="bottom"/>
                  <w:hideMark/>
                </w:tcPr>
                <w:p w14:paraId="1C25189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350040</w:t>
                  </w:r>
                </w:p>
              </w:tc>
              <w:tc>
                <w:tcPr>
                  <w:tcW w:w="1100" w:type="dxa"/>
                  <w:tcBorders>
                    <w:top w:val="nil"/>
                    <w:left w:val="nil"/>
                    <w:bottom w:val="single" w:sz="4" w:space="0" w:color="808080"/>
                    <w:right w:val="single" w:sz="4" w:space="0" w:color="808080"/>
                  </w:tcBorders>
                  <w:shd w:val="clear" w:color="auto" w:fill="auto"/>
                  <w:noWrap/>
                  <w:vAlign w:val="bottom"/>
                  <w:hideMark/>
                </w:tcPr>
                <w:p w14:paraId="562D508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116680</w:t>
                  </w:r>
                </w:p>
              </w:tc>
              <w:tc>
                <w:tcPr>
                  <w:tcW w:w="440" w:type="dxa"/>
                  <w:tcBorders>
                    <w:top w:val="nil"/>
                    <w:left w:val="nil"/>
                    <w:bottom w:val="single" w:sz="4" w:space="0" w:color="808080"/>
                    <w:right w:val="single" w:sz="4" w:space="0" w:color="808080"/>
                  </w:tcBorders>
                  <w:shd w:val="clear" w:color="auto" w:fill="auto"/>
                  <w:noWrap/>
                  <w:vAlign w:val="bottom"/>
                  <w:hideMark/>
                </w:tcPr>
                <w:p w14:paraId="2376B4D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6BA91B66"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1604F9C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Cameroon</w:t>
                  </w:r>
                </w:p>
              </w:tc>
              <w:tc>
                <w:tcPr>
                  <w:tcW w:w="920" w:type="dxa"/>
                  <w:tcBorders>
                    <w:top w:val="nil"/>
                    <w:left w:val="nil"/>
                    <w:bottom w:val="single" w:sz="4" w:space="0" w:color="808080"/>
                    <w:right w:val="single" w:sz="4" w:space="0" w:color="808080"/>
                  </w:tcBorders>
                  <w:shd w:val="clear" w:color="auto" w:fill="auto"/>
                  <w:noWrap/>
                  <w:vAlign w:val="bottom"/>
                  <w:hideMark/>
                </w:tcPr>
                <w:p w14:paraId="57EF24E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347190</w:t>
                  </w:r>
                </w:p>
              </w:tc>
              <w:tc>
                <w:tcPr>
                  <w:tcW w:w="1100" w:type="dxa"/>
                  <w:tcBorders>
                    <w:top w:val="nil"/>
                    <w:left w:val="nil"/>
                    <w:bottom w:val="single" w:sz="4" w:space="0" w:color="808080"/>
                    <w:right w:val="single" w:sz="4" w:space="0" w:color="808080"/>
                  </w:tcBorders>
                  <w:shd w:val="clear" w:color="auto" w:fill="auto"/>
                  <w:noWrap/>
                  <w:vAlign w:val="bottom"/>
                  <w:hideMark/>
                </w:tcPr>
                <w:p w14:paraId="0C66A09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115730</w:t>
                  </w:r>
                </w:p>
              </w:tc>
              <w:tc>
                <w:tcPr>
                  <w:tcW w:w="440" w:type="dxa"/>
                  <w:tcBorders>
                    <w:top w:val="nil"/>
                    <w:left w:val="nil"/>
                    <w:bottom w:val="single" w:sz="4" w:space="0" w:color="808080"/>
                    <w:right w:val="single" w:sz="4" w:space="0" w:color="808080"/>
                  </w:tcBorders>
                  <w:shd w:val="clear" w:color="auto" w:fill="auto"/>
                  <w:noWrap/>
                  <w:vAlign w:val="bottom"/>
                  <w:hideMark/>
                </w:tcPr>
                <w:p w14:paraId="582A591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67A67CE6"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518D19E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Ecuador</w:t>
                  </w:r>
                </w:p>
              </w:tc>
              <w:tc>
                <w:tcPr>
                  <w:tcW w:w="920" w:type="dxa"/>
                  <w:tcBorders>
                    <w:top w:val="nil"/>
                    <w:left w:val="nil"/>
                    <w:bottom w:val="single" w:sz="4" w:space="0" w:color="808080"/>
                    <w:right w:val="single" w:sz="4" w:space="0" w:color="808080"/>
                  </w:tcBorders>
                  <w:shd w:val="clear" w:color="auto" w:fill="auto"/>
                  <w:noWrap/>
                  <w:vAlign w:val="bottom"/>
                  <w:hideMark/>
                </w:tcPr>
                <w:p w14:paraId="2D27AAE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334080</w:t>
                  </w:r>
                </w:p>
              </w:tc>
              <w:tc>
                <w:tcPr>
                  <w:tcW w:w="1100" w:type="dxa"/>
                  <w:tcBorders>
                    <w:top w:val="nil"/>
                    <w:left w:val="nil"/>
                    <w:bottom w:val="single" w:sz="4" w:space="0" w:color="808080"/>
                    <w:right w:val="single" w:sz="4" w:space="0" w:color="808080"/>
                  </w:tcBorders>
                  <w:shd w:val="clear" w:color="auto" w:fill="auto"/>
                  <w:noWrap/>
                  <w:vAlign w:val="bottom"/>
                  <w:hideMark/>
                </w:tcPr>
                <w:p w14:paraId="65D34C2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111360</w:t>
                  </w:r>
                </w:p>
              </w:tc>
              <w:tc>
                <w:tcPr>
                  <w:tcW w:w="440" w:type="dxa"/>
                  <w:tcBorders>
                    <w:top w:val="nil"/>
                    <w:left w:val="nil"/>
                    <w:bottom w:val="single" w:sz="4" w:space="0" w:color="808080"/>
                    <w:right w:val="single" w:sz="4" w:space="0" w:color="808080"/>
                  </w:tcBorders>
                  <w:shd w:val="clear" w:color="auto" w:fill="auto"/>
                  <w:noWrap/>
                  <w:vAlign w:val="bottom"/>
                  <w:hideMark/>
                </w:tcPr>
                <w:p w14:paraId="761D933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4BCF57AE"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912799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Uzbekistan</w:t>
                  </w:r>
                </w:p>
              </w:tc>
              <w:tc>
                <w:tcPr>
                  <w:tcW w:w="920" w:type="dxa"/>
                  <w:tcBorders>
                    <w:top w:val="nil"/>
                    <w:left w:val="nil"/>
                    <w:bottom w:val="single" w:sz="4" w:space="0" w:color="808080"/>
                    <w:right w:val="single" w:sz="4" w:space="0" w:color="808080"/>
                  </w:tcBorders>
                  <w:shd w:val="clear" w:color="auto" w:fill="auto"/>
                  <w:noWrap/>
                  <w:vAlign w:val="bottom"/>
                  <w:hideMark/>
                </w:tcPr>
                <w:p w14:paraId="54CE8CB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316920</w:t>
                  </w:r>
                </w:p>
              </w:tc>
              <w:tc>
                <w:tcPr>
                  <w:tcW w:w="1100" w:type="dxa"/>
                  <w:tcBorders>
                    <w:top w:val="nil"/>
                    <w:left w:val="nil"/>
                    <w:bottom w:val="single" w:sz="4" w:space="0" w:color="808080"/>
                    <w:right w:val="single" w:sz="4" w:space="0" w:color="808080"/>
                  </w:tcBorders>
                  <w:shd w:val="clear" w:color="auto" w:fill="auto"/>
                  <w:noWrap/>
                  <w:vAlign w:val="bottom"/>
                  <w:hideMark/>
                </w:tcPr>
                <w:p w14:paraId="12F9F93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105640</w:t>
                  </w:r>
                </w:p>
              </w:tc>
              <w:tc>
                <w:tcPr>
                  <w:tcW w:w="440" w:type="dxa"/>
                  <w:tcBorders>
                    <w:top w:val="nil"/>
                    <w:left w:val="nil"/>
                    <w:bottom w:val="single" w:sz="4" w:space="0" w:color="808080"/>
                    <w:right w:val="single" w:sz="4" w:space="0" w:color="808080"/>
                  </w:tcBorders>
                  <w:shd w:val="clear" w:color="auto" w:fill="auto"/>
                  <w:noWrap/>
                  <w:vAlign w:val="bottom"/>
                  <w:hideMark/>
                </w:tcPr>
                <w:p w14:paraId="1ADA828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6EDAFD7B"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C637CB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Colombia</w:t>
                  </w:r>
                </w:p>
              </w:tc>
              <w:tc>
                <w:tcPr>
                  <w:tcW w:w="920" w:type="dxa"/>
                  <w:tcBorders>
                    <w:top w:val="nil"/>
                    <w:left w:val="nil"/>
                    <w:bottom w:val="single" w:sz="4" w:space="0" w:color="808080"/>
                    <w:right w:val="single" w:sz="4" w:space="0" w:color="808080"/>
                  </w:tcBorders>
                  <w:shd w:val="clear" w:color="auto" w:fill="auto"/>
                  <w:noWrap/>
                  <w:vAlign w:val="bottom"/>
                  <w:hideMark/>
                </w:tcPr>
                <w:p w14:paraId="3FB51FE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305280</w:t>
                  </w:r>
                </w:p>
              </w:tc>
              <w:tc>
                <w:tcPr>
                  <w:tcW w:w="1100" w:type="dxa"/>
                  <w:tcBorders>
                    <w:top w:val="nil"/>
                    <w:left w:val="nil"/>
                    <w:bottom w:val="single" w:sz="4" w:space="0" w:color="808080"/>
                    <w:right w:val="single" w:sz="4" w:space="0" w:color="808080"/>
                  </w:tcBorders>
                  <w:shd w:val="clear" w:color="auto" w:fill="auto"/>
                  <w:noWrap/>
                  <w:vAlign w:val="bottom"/>
                  <w:hideMark/>
                </w:tcPr>
                <w:p w14:paraId="229682A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101760</w:t>
                  </w:r>
                </w:p>
              </w:tc>
              <w:tc>
                <w:tcPr>
                  <w:tcW w:w="440" w:type="dxa"/>
                  <w:tcBorders>
                    <w:top w:val="nil"/>
                    <w:left w:val="nil"/>
                    <w:bottom w:val="single" w:sz="4" w:space="0" w:color="808080"/>
                    <w:right w:val="single" w:sz="4" w:space="0" w:color="808080"/>
                  </w:tcBorders>
                  <w:shd w:val="clear" w:color="auto" w:fill="auto"/>
                  <w:noWrap/>
                  <w:vAlign w:val="bottom"/>
                  <w:hideMark/>
                </w:tcPr>
                <w:p w14:paraId="031F9D1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17090A9D"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23B4E5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Saudi Arabia</w:t>
                  </w:r>
                </w:p>
              </w:tc>
              <w:tc>
                <w:tcPr>
                  <w:tcW w:w="920" w:type="dxa"/>
                  <w:tcBorders>
                    <w:top w:val="nil"/>
                    <w:left w:val="nil"/>
                    <w:bottom w:val="single" w:sz="4" w:space="0" w:color="808080"/>
                    <w:right w:val="single" w:sz="4" w:space="0" w:color="808080"/>
                  </w:tcBorders>
                  <w:shd w:val="clear" w:color="auto" w:fill="auto"/>
                  <w:noWrap/>
                  <w:vAlign w:val="bottom"/>
                  <w:hideMark/>
                </w:tcPr>
                <w:p w14:paraId="183A78A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256560</w:t>
                  </w:r>
                </w:p>
              </w:tc>
              <w:tc>
                <w:tcPr>
                  <w:tcW w:w="1100" w:type="dxa"/>
                  <w:tcBorders>
                    <w:top w:val="nil"/>
                    <w:left w:val="nil"/>
                    <w:bottom w:val="single" w:sz="4" w:space="0" w:color="808080"/>
                    <w:right w:val="single" w:sz="4" w:space="0" w:color="808080"/>
                  </w:tcBorders>
                  <w:shd w:val="clear" w:color="auto" w:fill="auto"/>
                  <w:noWrap/>
                  <w:vAlign w:val="bottom"/>
                  <w:hideMark/>
                </w:tcPr>
                <w:p w14:paraId="1632F52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85520</w:t>
                  </w:r>
                </w:p>
              </w:tc>
              <w:tc>
                <w:tcPr>
                  <w:tcW w:w="440" w:type="dxa"/>
                  <w:tcBorders>
                    <w:top w:val="nil"/>
                    <w:left w:val="nil"/>
                    <w:bottom w:val="single" w:sz="4" w:space="0" w:color="808080"/>
                    <w:right w:val="single" w:sz="4" w:space="0" w:color="808080"/>
                  </w:tcBorders>
                  <w:shd w:val="clear" w:color="auto" w:fill="auto"/>
                  <w:noWrap/>
                  <w:vAlign w:val="bottom"/>
                  <w:hideMark/>
                </w:tcPr>
                <w:p w14:paraId="3BF3E79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23020FDF"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50E8F2B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Mali</w:t>
                  </w:r>
                </w:p>
              </w:tc>
              <w:tc>
                <w:tcPr>
                  <w:tcW w:w="920" w:type="dxa"/>
                  <w:tcBorders>
                    <w:top w:val="nil"/>
                    <w:left w:val="nil"/>
                    <w:bottom w:val="single" w:sz="4" w:space="0" w:color="808080"/>
                    <w:right w:val="single" w:sz="4" w:space="0" w:color="808080"/>
                  </w:tcBorders>
                  <w:shd w:val="clear" w:color="auto" w:fill="auto"/>
                  <w:noWrap/>
                  <w:vAlign w:val="bottom"/>
                  <w:hideMark/>
                </w:tcPr>
                <w:p w14:paraId="13B338F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255300</w:t>
                  </w:r>
                </w:p>
              </w:tc>
              <w:tc>
                <w:tcPr>
                  <w:tcW w:w="1100" w:type="dxa"/>
                  <w:tcBorders>
                    <w:top w:val="nil"/>
                    <w:left w:val="nil"/>
                    <w:bottom w:val="single" w:sz="4" w:space="0" w:color="808080"/>
                    <w:right w:val="single" w:sz="4" w:space="0" w:color="808080"/>
                  </w:tcBorders>
                  <w:shd w:val="clear" w:color="auto" w:fill="auto"/>
                  <w:noWrap/>
                  <w:vAlign w:val="bottom"/>
                  <w:hideMark/>
                </w:tcPr>
                <w:p w14:paraId="5D9DD65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85100</w:t>
                  </w:r>
                </w:p>
              </w:tc>
              <w:tc>
                <w:tcPr>
                  <w:tcW w:w="440" w:type="dxa"/>
                  <w:tcBorders>
                    <w:top w:val="nil"/>
                    <w:left w:val="nil"/>
                    <w:bottom w:val="single" w:sz="4" w:space="0" w:color="808080"/>
                    <w:right w:val="single" w:sz="4" w:space="0" w:color="808080"/>
                  </w:tcBorders>
                  <w:shd w:val="clear" w:color="auto" w:fill="auto"/>
                  <w:noWrap/>
                  <w:vAlign w:val="bottom"/>
                  <w:hideMark/>
                </w:tcPr>
                <w:p w14:paraId="0B359E2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6FC5355C"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127AA9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Morocco</w:t>
                  </w:r>
                </w:p>
              </w:tc>
              <w:tc>
                <w:tcPr>
                  <w:tcW w:w="920" w:type="dxa"/>
                  <w:tcBorders>
                    <w:top w:val="nil"/>
                    <w:left w:val="nil"/>
                    <w:bottom w:val="single" w:sz="4" w:space="0" w:color="808080"/>
                    <w:right w:val="single" w:sz="4" w:space="0" w:color="808080"/>
                  </w:tcBorders>
                  <w:shd w:val="clear" w:color="auto" w:fill="auto"/>
                  <w:noWrap/>
                  <w:vAlign w:val="bottom"/>
                  <w:hideMark/>
                </w:tcPr>
                <w:p w14:paraId="09C82EC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248520</w:t>
                  </w:r>
                </w:p>
              </w:tc>
              <w:tc>
                <w:tcPr>
                  <w:tcW w:w="1100" w:type="dxa"/>
                  <w:tcBorders>
                    <w:top w:val="nil"/>
                    <w:left w:val="nil"/>
                    <w:bottom w:val="single" w:sz="4" w:space="0" w:color="808080"/>
                    <w:right w:val="single" w:sz="4" w:space="0" w:color="808080"/>
                  </w:tcBorders>
                  <w:shd w:val="clear" w:color="auto" w:fill="auto"/>
                  <w:noWrap/>
                  <w:vAlign w:val="bottom"/>
                  <w:hideMark/>
                </w:tcPr>
                <w:p w14:paraId="5FB6A26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82840</w:t>
                  </w:r>
                </w:p>
              </w:tc>
              <w:tc>
                <w:tcPr>
                  <w:tcW w:w="440" w:type="dxa"/>
                  <w:tcBorders>
                    <w:top w:val="nil"/>
                    <w:left w:val="nil"/>
                    <w:bottom w:val="single" w:sz="4" w:space="0" w:color="808080"/>
                    <w:right w:val="single" w:sz="4" w:space="0" w:color="808080"/>
                  </w:tcBorders>
                  <w:shd w:val="clear" w:color="auto" w:fill="auto"/>
                  <w:noWrap/>
                  <w:vAlign w:val="bottom"/>
                  <w:hideMark/>
                </w:tcPr>
                <w:p w14:paraId="7C80AEF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7B6692CD"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B9CFF8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lastRenderedPageBreak/>
                    <w:t>United Arab Emirates</w:t>
                  </w:r>
                </w:p>
              </w:tc>
              <w:tc>
                <w:tcPr>
                  <w:tcW w:w="920" w:type="dxa"/>
                  <w:tcBorders>
                    <w:top w:val="nil"/>
                    <w:left w:val="nil"/>
                    <w:bottom w:val="single" w:sz="4" w:space="0" w:color="808080"/>
                    <w:right w:val="single" w:sz="4" w:space="0" w:color="808080"/>
                  </w:tcBorders>
                  <w:shd w:val="clear" w:color="auto" w:fill="auto"/>
                  <w:noWrap/>
                  <w:vAlign w:val="bottom"/>
                  <w:hideMark/>
                </w:tcPr>
                <w:p w14:paraId="5104010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246030</w:t>
                  </w:r>
                </w:p>
              </w:tc>
              <w:tc>
                <w:tcPr>
                  <w:tcW w:w="1100" w:type="dxa"/>
                  <w:tcBorders>
                    <w:top w:val="nil"/>
                    <w:left w:val="nil"/>
                    <w:bottom w:val="single" w:sz="4" w:space="0" w:color="808080"/>
                    <w:right w:val="single" w:sz="4" w:space="0" w:color="808080"/>
                  </w:tcBorders>
                  <w:shd w:val="clear" w:color="auto" w:fill="auto"/>
                  <w:noWrap/>
                  <w:vAlign w:val="bottom"/>
                  <w:hideMark/>
                </w:tcPr>
                <w:p w14:paraId="21A7ACA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82010</w:t>
                  </w:r>
                </w:p>
              </w:tc>
              <w:tc>
                <w:tcPr>
                  <w:tcW w:w="440" w:type="dxa"/>
                  <w:tcBorders>
                    <w:top w:val="nil"/>
                    <w:left w:val="nil"/>
                    <w:bottom w:val="single" w:sz="4" w:space="0" w:color="808080"/>
                    <w:right w:val="single" w:sz="4" w:space="0" w:color="808080"/>
                  </w:tcBorders>
                  <w:shd w:val="clear" w:color="auto" w:fill="auto"/>
                  <w:noWrap/>
                  <w:vAlign w:val="bottom"/>
                  <w:hideMark/>
                </w:tcPr>
                <w:p w14:paraId="38965C7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7D55F829"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91AC48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Angola</w:t>
                  </w:r>
                </w:p>
              </w:tc>
              <w:tc>
                <w:tcPr>
                  <w:tcW w:w="920" w:type="dxa"/>
                  <w:tcBorders>
                    <w:top w:val="nil"/>
                    <w:left w:val="nil"/>
                    <w:bottom w:val="single" w:sz="4" w:space="0" w:color="808080"/>
                    <w:right w:val="single" w:sz="4" w:space="0" w:color="808080"/>
                  </w:tcBorders>
                  <w:shd w:val="clear" w:color="auto" w:fill="auto"/>
                  <w:noWrap/>
                  <w:vAlign w:val="bottom"/>
                  <w:hideMark/>
                </w:tcPr>
                <w:p w14:paraId="02F3154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233190</w:t>
                  </w:r>
                </w:p>
              </w:tc>
              <w:tc>
                <w:tcPr>
                  <w:tcW w:w="1100" w:type="dxa"/>
                  <w:tcBorders>
                    <w:top w:val="nil"/>
                    <w:left w:val="nil"/>
                    <w:bottom w:val="single" w:sz="4" w:space="0" w:color="808080"/>
                    <w:right w:val="single" w:sz="4" w:space="0" w:color="808080"/>
                  </w:tcBorders>
                  <w:shd w:val="clear" w:color="auto" w:fill="auto"/>
                  <w:noWrap/>
                  <w:vAlign w:val="bottom"/>
                  <w:hideMark/>
                </w:tcPr>
                <w:p w14:paraId="428476F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77730</w:t>
                  </w:r>
                </w:p>
              </w:tc>
              <w:tc>
                <w:tcPr>
                  <w:tcW w:w="440" w:type="dxa"/>
                  <w:tcBorders>
                    <w:top w:val="nil"/>
                    <w:left w:val="nil"/>
                    <w:bottom w:val="single" w:sz="4" w:space="0" w:color="808080"/>
                    <w:right w:val="single" w:sz="4" w:space="0" w:color="808080"/>
                  </w:tcBorders>
                  <w:shd w:val="clear" w:color="auto" w:fill="auto"/>
                  <w:noWrap/>
                  <w:vAlign w:val="bottom"/>
                  <w:hideMark/>
                </w:tcPr>
                <w:p w14:paraId="6ED5060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64FB76E2"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61E3C3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Kazakhstan</w:t>
                  </w:r>
                </w:p>
              </w:tc>
              <w:tc>
                <w:tcPr>
                  <w:tcW w:w="920" w:type="dxa"/>
                  <w:tcBorders>
                    <w:top w:val="nil"/>
                    <w:left w:val="nil"/>
                    <w:bottom w:val="single" w:sz="4" w:space="0" w:color="808080"/>
                    <w:right w:val="single" w:sz="4" w:space="0" w:color="808080"/>
                  </w:tcBorders>
                  <w:shd w:val="clear" w:color="auto" w:fill="auto"/>
                  <w:noWrap/>
                  <w:vAlign w:val="bottom"/>
                  <w:hideMark/>
                </w:tcPr>
                <w:p w14:paraId="30F83B6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229470</w:t>
                  </w:r>
                </w:p>
              </w:tc>
              <w:tc>
                <w:tcPr>
                  <w:tcW w:w="1100" w:type="dxa"/>
                  <w:tcBorders>
                    <w:top w:val="nil"/>
                    <w:left w:val="nil"/>
                    <w:bottom w:val="single" w:sz="4" w:space="0" w:color="808080"/>
                    <w:right w:val="single" w:sz="4" w:space="0" w:color="808080"/>
                  </w:tcBorders>
                  <w:shd w:val="clear" w:color="auto" w:fill="auto"/>
                  <w:noWrap/>
                  <w:vAlign w:val="bottom"/>
                  <w:hideMark/>
                </w:tcPr>
                <w:p w14:paraId="3E0AE3B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76490</w:t>
                  </w:r>
                </w:p>
              </w:tc>
              <w:tc>
                <w:tcPr>
                  <w:tcW w:w="440" w:type="dxa"/>
                  <w:tcBorders>
                    <w:top w:val="nil"/>
                    <w:left w:val="nil"/>
                    <w:bottom w:val="single" w:sz="4" w:space="0" w:color="808080"/>
                    <w:right w:val="single" w:sz="4" w:space="0" w:color="808080"/>
                  </w:tcBorders>
                  <w:shd w:val="clear" w:color="auto" w:fill="auto"/>
                  <w:noWrap/>
                  <w:vAlign w:val="bottom"/>
                  <w:hideMark/>
                </w:tcPr>
                <w:p w14:paraId="42CD9C8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6D0B51F9"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1E0C95A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Poland</w:t>
                  </w:r>
                </w:p>
              </w:tc>
              <w:tc>
                <w:tcPr>
                  <w:tcW w:w="920" w:type="dxa"/>
                  <w:tcBorders>
                    <w:top w:val="nil"/>
                    <w:left w:val="nil"/>
                    <w:bottom w:val="single" w:sz="4" w:space="0" w:color="808080"/>
                    <w:right w:val="single" w:sz="4" w:space="0" w:color="808080"/>
                  </w:tcBorders>
                  <w:shd w:val="clear" w:color="auto" w:fill="auto"/>
                  <w:noWrap/>
                  <w:vAlign w:val="bottom"/>
                  <w:hideMark/>
                </w:tcPr>
                <w:p w14:paraId="63D590B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227250</w:t>
                  </w:r>
                </w:p>
              </w:tc>
              <w:tc>
                <w:tcPr>
                  <w:tcW w:w="1100" w:type="dxa"/>
                  <w:tcBorders>
                    <w:top w:val="nil"/>
                    <w:left w:val="nil"/>
                    <w:bottom w:val="single" w:sz="4" w:space="0" w:color="808080"/>
                    <w:right w:val="single" w:sz="4" w:space="0" w:color="808080"/>
                  </w:tcBorders>
                  <w:shd w:val="clear" w:color="auto" w:fill="auto"/>
                  <w:noWrap/>
                  <w:vAlign w:val="bottom"/>
                  <w:hideMark/>
                </w:tcPr>
                <w:p w14:paraId="131E8C8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75750</w:t>
                  </w:r>
                </w:p>
              </w:tc>
              <w:tc>
                <w:tcPr>
                  <w:tcW w:w="440" w:type="dxa"/>
                  <w:tcBorders>
                    <w:top w:val="nil"/>
                    <w:left w:val="nil"/>
                    <w:bottom w:val="single" w:sz="4" w:space="0" w:color="808080"/>
                    <w:right w:val="single" w:sz="4" w:space="0" w:color="808080"/>
                  </w:tcBorders>
                  <w:shd w:val="clear" w:color="auto" w:fill="auto"/>
                  <w:noWrap/>
                  <w:vAlign w:val="bottom"/>
                  <w:hideMark/>
                </w:tcPr>
                <w:p w14:paraId="1602308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598F11DB"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654B57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Mongolia</w:t>
                  </w:r>
                </w:p>
              </w:tc>
              <w:tc>
                <w:tcPr>
                  <w:tcW w:w="920" w:type="dxa"/>
                  <w:tcBorders>
                    <w:top w:val="nil"/>
                    <w:left w:val="nil"/>
                    <w:bottom w:val="single" w:sz="4" w:space="0" w:color="808080"/>
                    <w:right w:val="single" w:sz="4" w:space="0" w:color="808080"/>
                  </w:tcBorders>
                  <w:shd w:val="clear" w:color="auto" w:fill="auto"/>
                  <w:noWrap/>
                  <w:vAlign w:val="bottom"/>
                  <w:hideMark/>
                </w:tcPr>
                <w:p w14:paraId="5AC37C5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225480</w:t>
                  </w:r>
                </w:p>
              </w:tc>
              <w:tc>
                <w:tcPr>
                  <w:tcW w:w="1100" w:type="dxa"/>
                  <w:tcBorders>
                    <w:top w:val="nil"/>
                    <w:left w:val="nil"/>
                    <w:bottom w:val="single" w:sz="4" w:space="0" w:color="808080"/>
                    <w:right w:val="single" w:sz="4" w:space="0" w:color="808080"/>
                  </w:tcBorders>
                  <w:shd w:val="clear" w:color="auto" w:fill="auto"/>
                  <w:noWrap/>
                  <w:vAlign w:val="bottom"/>
                  <w:hideMark/>
                </w:tcPr>
                <w:p w14:paraId="1884E53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75160</w:t>
                  </w:r>
                </w:p>
              </w:tc>
              <w:tc>
                <w:tcPr>
                  <w:tcW w:w="440" w:type="dxa"/>
                  <w:tcBorders>
                    <w:top w:val="nil"/>
                    <w:left w:val="nil"/>
                    <w:bottom w:val="single" w:sz="4" w:space="0" w:color="808080"/>
                    <w:right w:val="single" w:sz="4" w:space="0" w:color="808080"/>
                  </w:tcBorders>
                  <w:shd w:val="clear" w:color="auto" w:fill="auto"/>
                  <w:noWrap/>
                  <w:vAlign w:val="bottom"/>
                  <w:hideMark/>
                </w:tcPr>
                <w:p w14:paraId="3D5AA59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684203F8"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0ACD86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Tanzania</w:t>
                  </w:r>
                </w:p>
              </w:tc>
              <w:tc>
                <w:tcPr>
                  <w:tcW w:w="920" w:type="dxa"/>
                  <w:tcBorders>
                    <w:top w:val="nil"/>
                    <w:left w:val="nil"/>
                    <w:bottom w:val="single" w:sz="4" w:space="0" w:color="808080"/>
                    <w:right w:val="single" w:sz="4" w:space="0" w:color="808080"/>
                  </w:tcBorders>
                  <w:shd w:val="clear" w:color="auto" w:fill="auto"/>
                  <w:noWrap/>
                  <w:vAlign w:val="bottom"/>
                  <w:hideMark/>
                </w:tcPr>
                <w:p w14:paraId="61F692B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210870</w:t>
                  </w:r>
                </w:p>
              </w:tc>
              <w:tc>
                <w:tcPr>
                  <w:tcW w:w="1100" w:type="dxa"/>
                  <w:tcBorders>
                    <w:top w:val="nil"/>
                    <w:left w:val="nil"/>
                    <w:bottom w:val="single" w:sz="4" w:space="0" w:color="808080"/>
                    <w:right w:val="single" w:sz="4" w:space="0" w:color="808080"/>
                  </w:tcBorders>
                  <w:shd w:val="clear" w:color="auto" w:fill="auto"/>
                  <w:noWrap/>
                  <w:vAlign w:val="bottom"/>
                  <w:hideMark/>
                </w:tcPr>
                <w:p w14:paraId="4B67C2F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70290</w:t>
                  </w:r>
                </w:p>
              </w:tc>
              <w:tc>
                <w:tcPr>
                  <w:tcW w:w="440" w:type="dxa"/>
                  <w:tcBorders>
                    <w:top w:val="nil"/>
                    <w:left w:val="nil"/>
                    <w:bottom w:val="single" w:sz="4" w:space="0" w:color="808080"/>
                    <w:right w:val="single" w:sz="4" w:space="0" w:color="808080"/>
                  </w:tcBorders>
                  <w:shd w:val="clear" w:color="auto" w:fill="auto"/>
                  <w:noWrap/>
                  <w:vAlign w:val="bottom"/>
                  <w:hideMark/>
                </w:tcPr>
                <w:p w14:paraId="66AF259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51E28E7B"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479F336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Chile</w:t>
                  </w:r>
                </w:p>
              </w:tc>
              <w:tc>
                <w:tcPr>
                  <w:tcW w:w="920" w:type="dxa"/>
                  <w:tcBorders>
                    <w:top w:val="nil"/>
                    <w:left w:val="nil"/>
                    <w:bottom w:val="single" w:sz="4" w:space="0" w:color="808080"/>
                    <w:right w:val="single" w:sz="4" w:space="0" w:color="808080"/>
                  </w:tcBorders>
                  <w:shd w:val="clear" w:color="auto" w:fill="auto"/>
                  <w:noWrap/>
                  <w:vAlign w:val="bottom"/>
                  <w:hideMark/>
                </w:tcPr>
                <w:p w14:paraId="41850A3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210660</w:t>
                  </w:r>
                </w:p>
              </w:tc>
              <w:tc>
                <w:tcPr>
                  <w:tcW w:w="1100" w:type="dxa"/>
                  <w:tcBorders>
                    <w:top w:val="nil"/>
                    <w:left w:val="nil"/>
                    <w:bottom w:val="single" w:sz="4" w:space="0" w:color="808080"/>
                    <w:right w:val="single" w:sz="4" w:space="0" w:color="808080"/>
                  </w:tcBorders>
                  <w:shd w:val="clear" w:color="auto" w:fill="auto"/>
                  <w:noWrap/>
                  <w:vAlign w:val="bottom"/>
                  <w:hideMark/>
                </w:tcPr>
                <w:p w14:paraId="27E567C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70220</w:t>
                  </w:r>
                </w:p>
              </w:tc>
              <w:tc>
                <w:tcPr>
                  <w:tcW w:w="440" w:type="dxa"/>
                  <w:tcBorders>
                    <w:top w:val="nil"/>
                    <w:left w:val="nil"/>
                    <w:bottom w:val="single" w:sz="4" w:space="0" w:color="808080"/>
                    <w:right w:val="single" w:sz="4" w:space="0" w:color="808080"/>
                  </w:tcBorders>
                  <w:shd w:val="clear" w:color="auto" w:fill="auto"/>
                  <w:noWrap/>
                  <w:vAlign w:val="bottom"/>
                  <w:hideMark/>
                </w:tcPr>
                <w:p w14:paraId="26CAEC9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7F1392FB"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B80DEA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Pakistan</w:t>
                  </w:r>
                </w:p>
              </w:tc>
              <w:tc>
                <w:tcPr>
                  <w:tcW w:w="920" w:type="dxa"/>
                  <w:tcBorders>
                    <w:top w:val="nil"/>
                    <w:left w:val="nil"/>
                    <w:bottom w:val="single" w:sz="4" w:space="0" w:color="808080"/>
                    <w:right w:val="single" w:sz="4" w:space="0" w:color="808080"/>
                  </w:tcBorders>
                  <w:shd w:val="clear" w:color="auto" w:fill="auto"/>
                  <w:noWrap/>
                  <w:vAlign w:val="bottom"/>
                  <w:hideMark/>
                </w:tcPr>
                <w:p w14:paraId="19EB4C1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208920</w:t>
                  </w:r>
                </w:p>
              </w:tc>
              <w:tc>
                <w:tcPr>
                  <w:tcW w:w="1100" w:type="dxa"/>
                  <w:tcBorders>
                    <w:top w:val="nil"/>
                    <w:left w:val="nil"/>
                    <w:bottom w:val="single" w:sz="4" w:space="0" w:color="808080"/>
                    <w:right w:val="single" w:sz="4" w:space="0" w:color="808080"/>
                  </w:tcBorders>
                  <w:shd w:val="clear" w:color="auto" w:fill="auto"/>
                  <w:noWrap/>
                  <w:vAlign w:val="bottom"/>
                  <w:hideMark/>
                </w:tcPr>
                <w:p w14:paraId="72D305D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69640</w:t>
                  </w:r>
                </w:p>
              </w:tc>
              <w:tc>
                <w:tcPr>
                  <w:tcW w:w="440" w:type="dxa"/>
                  <w:tcBorders>
                    <w:top w:val="nil"/>
                    <w:left w:val="nil"/>
                    <w:bottom w:val="single" w:sz="4" w:space="0" w:color="808080"/>
                    <w:right w:val="single" w:sz="4" w:space="0" w:color="808080"/>
                  </w:tcBorders>
                  <w:shd w:val="clear" w:color="auto" w:fill="auto"/>
                  <w:noWrap/>
                  <w:vAlign w:val="bottom"/>
                  <w:hideMark/>
                </w:tcPr>
                <w:p w14:paraId="2494E4A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29894B47"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CFAA49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Sweden</w:t>
                  </w:r>
                </w:p>
              </w:tc>
              <w:tc>
                <w:tcPr>
                  <w:tcW w:w="920" w:type="dxa"/>
                  <w:tcBorders>
                    <w:top w:val="nil"/>
                    <w:left w:val="nil"/>
                    <w:bottom w:val="single" w:sz="4" w:space="0" w:color="808080"/>
                    <w:right w:val="single" w:sz="4" w:space="0" w:color="808080"/>
                  </w:tcBorders>
                  <w:shd w:val="clear" w:color="auto" w:fill="auto"/>
                  <w:noWrap/>
                  <w:vAlign w:val="bottom"/>
                  <w:hideMark/>
                </w:tcPr>
                <w:p w14:paraId="2689F79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202950</w:t>
                  </w:r>
                </w:p>
              </w:tc>
              <w:tc>
                <w:tcPr>
                  <w:tcW w:w="1100" w:type="dxa"/>
                  <w:tcBorders>
                    <w:top w:val="nil"/>
                    <w:left w:val="nil"/>
                    <w:bottom w:val="single" w:sz="4" w:space="0" w:color="808080"/>
                    <w:right w:val="single" w:sz="4" w:space="0" w:color="808080"/>
                  </w:tcBorders>
                  <w:shd w:val="clear" w:color="auto" w:fill="auto"/>
                  <w:noWrap/>
                  <w:vAlign w:val="bottom"/>
                  <w:hideMark/>
                </w:tcPr>
                <w:p w14:paraId="15EB826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67650</w:t>
                  </w:r>
                </w:p>
              </w:tc>
              <w:tc>
                <w:tcPr>
                  <w:tcW w:w="440" w:type="dxa"/>
                  <w:tcBorders>
                    <w:top w:val="nil"/>
                    <w:left w:val="nil"/>
                    <w:bottom w:val="single" w:sz="4" w:space="0" w:color="808080"/>
                    <w:right w:val="single" w:sz="4" w:space="0" w:color="808080"/>
                  </w:tcBorders>
                  <w:shd w:val="clear" w:color="auto" w:fill="auto"/>
                  <w:noWrap/>
                  <w:vAlign w:val="bottom"/>
                  <w:hideMark/>
                </w:tcPr>
                <w:p w14:paraId="06F614D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405B1605"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1319A2D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Barbados</w:t>
                  </w:r>
                </w:p>
              </w:tc>
              <w:tc>
                <w:tcPr>
                  <w:tcW w:w="920" w:type="dxa"/>
                  <w:tcBorders>
                    <w:top w:val="nil"/>
                    <w:left w:val="nil"/>
                    <w:bottom w:val="single" w:sz="4" w:space="0" w:color="808080"/>
                    <w:right w:val="single" w:sz="4" w:space="0" w:color="808080"/>
                  </w:tcBorders>
                  <w:shd w:val="clear" w:color="auto" w:fill="auto"/>
                  <w:noWrap/>
                  <w:vAlign w:val="bottom"/>
                  <w:hideMark/>
                </w:tcPr>
                <w:p w14:paraId="5989910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199890</w:t>
                  </w:r>
                </w:p>
              </w:tc>
              <w:tc>
                <w:tcPr>
                  <w:tcW w:w="1100" w:type="dxa"/>
                  <w:tcBorders>
                    <w:top w:val="nil"/>
                    <w:left w:val="nil"/>
                    <w:bottom w:val="single" w:sz="4" w:space="0" w:color="808080"/>
                    <w:right w:val="single" w:sz="4" w:space="0" w:color="808080"/>
                  </w:tcBorders>
                  <w:shd w:val="clear" w:color="auto" w:fill="auto"/>
                  <w:noWrap/>
                  <w:vAlign w:val="bottom"/>
                  <w:hideMark/>
                </w:tcPr>
                <w:p w14:paraId="0D8CF7A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66630</w:t>
                  </w:r>
                </w:p>
              </w:tc>
              <w:tc>
                <w:tcPr>
                  <w:tcW w:w="440" w:type="dxa"/>
                  <w:tcBorders>
                    <w:top w:val="nil"/>
                    <w:left w:val="nil"/>
                    <w:bottom w:val="single" w:sz="4" w:space="0" w:color="808080"/>
                    <w:right w:val="single" w:sz="4" w:space="0" w:color="808080"/>
                  </w:tcBorders>
                  <w:shd w:val="clear" w:color="auto" w:fill="auto"/>
                  <w:noWrap/>
                  <w:vAlign w:val="bottom"/>
                  <w:hideMark/>
                </w:tcPr>
                <w:p w14:paraId="7406B50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4924EFC1"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0168A73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Tuvalu</w:t>
                  </w:r>
                </w:p>
              </w:tc>
              <w:tc>
                <w:tcPr>
                  <w:tcW w:w="920" w:type="dxa"/>
                  <w:tcBorders>
                    <w:top w:val="nil"/>
                    <w:left w:val="nil"/>
                    <w:bottom w:val="single" w:sz="4" w:space="0" w:color="808080"/>
                    <w:right w:val="single" w:sz="4" w:space="0" w:color="808080"/>
                  </w:tcBorders>
                  <w:shd w:val="clear" w:color="auto" w:fill="auto"/>
                  <w:noWrap/>
                  <w:vAlign w:val="bottom"/>
                  <w:hideMark/>
                </w:tcPr>
                <w:p w14:paraId="26E4BEC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185460</w:t>
                  </w:r>
                </w:p>
              </w:tc>
              <w:tc>
                <w:tcPr>
                  <w:tcW w:w="1100" w:type="dxa"/>
                  <w:tcBorders>
                    <w:top w:val="nil"/>
                    <w:left w:val="nil"/>
                    <w:bottom w:val="single" w:sz="4" w:space="0" w:color="808080"/>
                    <w:right w:val="single" w:sz="4" w:space="0" w:color="808080"/>
                  </w:tcBorders>
                  <w:shd w:val="clear" w:color="auto" w:fill="auto"/>
                  <w:noWrap/>
                  <w:vAlign w:val="bottom"/>
                  <w:hideMark/>
                </w:tcPr>
                <w:p w14:paraId="3078B10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61820</w:t>
                  </w:r>
                </w:p>
              </w:tc>
              <w:tc>
                <w:tcPr>
                  <w:tcW w:w="440" w:type="dxa"/>
                  <w:tcBorders>
                    <w:top w:val="nil"/>
                    <w:left w:val="nil"/>
                    <w:bottom w:val="single" w:sz="4" w:space="0" w:color="808080"/>
                    <w:right w:val="single" w:sz="4" w:space="0" w:color="808080"/>
                  </w:tcBorders>
                  <w:shd w:val="clear" w:color="auto" w:fill="auto"/>
                  <w:noWrap/>
                  <w:vAlign w:val="bottom"/>
                  <w:hideMark/>
                </w:tcPr>
                <w:p w14:paraId="212CA78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50555459"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90E964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Syria</w:t>
                  </w:r>
                </w:p>
              </w:tc>
              <w:tc>
                <w:tcPr>
                  <w:tcW w:w="920" w:type="dxa"/>
                  <w:tcBorders>
                    <w:top w:val="nil"/>
                    <w:left w:val="nil"/>
                    <w:bottom w:val="single" w:sz="4" w:space="0" w:color="808080"/>
                    <w:right w:val="single" w:sz="4" w:space="0" w:color="808080"/>
                  </w:tcBorders>
                  <w:shd w:val="clear" w:color="auto" w:fill="auto"/>
                  <w:noWrap/>
                  <w:vAlign w:val="bottom"/>
                  <w:hideMark/>
                </w:tcPr>
                <w:p w14:paraId="2FA88ED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172350</w:t>
                  </w:r>
                </w:p>
              </w:tc>
              <w:tc>
                <w:tcPr>
                  <w:tcW w:w="1100" w:type="dxa"/>
                  <w:tcBorders>
                    <w:top w:val="nil"/>
                    <w:left w:val="nil"/>
                    <w:bottom w:val="single" w:sz="4" w:space="0" w:color="808080"/>
                    <w:right w:val="single" w:sz="4" w:space="0" w:color="808080"/>
                  </w:tcBorders>
                  <w:shd w:val="clear" w:color="auto" w:fill="auto"/>
                  <w:noWrap/>
                  <w:vAlign w:val="bottom"/>
                  <w:hideMark/>
                </w:tcPr>
                <w:p w14:paraId="707DA96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57450</w:t>
                  </w:r>
                </w:p>
              </w:tc>
              <w:tc>
                <w:tcPr>
                  <w:tcW w:w="440" w:type="dxa"/>
                  <w:tcBorders>
                    <w:top w:val="nil"/>
                    <w:left w:val="nil"/>
                    <w:bottom w:val="single" w:sz="4" w:space="0" w:color="808080"/>
                    <w:right w:val="single" w:sz="4" w:space="0" w:color="808080"/>
                  </w:tcBorders>
                  <w:shd w:val="clear" w:color="auto" w:fill="auto"/>
                  <w:noWrap/>
                  <w:vAlign w:val="bottom"/>
                  <w:hideMark/>
                </w:tcPr>
                <w:p w14:paraId="1FD8843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3C7585BF"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491CBC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Greece</w:t>
                  </w:r>
                </w:p>
              </w:tc>
              <w:tc>
                <w:tcPr>
                  <w:tcW w:w="920" w:type="dxa"/>
                  <w:tcBorders>
                    <w:top w:val="nil"/>
                    <w:left w:val="nil"/>
                    <w:bottom w:val="single" w:sz="4" w:space="0" w:color="808080"/>
                    <w:right w:val="single" w:sz="4" w:space="0" w:color="808080"/>
                  </w:tcBorders>
                  <w:shd w:val="clear" w:color="auto" w:fill="auto"/>
                  <w:noWrap/>
                  <w:vAlign w:val="bottom"/>
                  <w:hideMark/>
                </w:tcPr>
                <w:p w14:paraId="184344E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158220</w:t>
                  </w:r>
                </w:p>
              </w:tc>
              <w:tc>
                <w:tcPr>
                  <w:tcW w:w="1100" w:type="dxa"/>
                  <w:tcBorders>
                    <w:top w:val="nil"/>
                    <w:left w:val="nil"/>
                    <w:bottom w:val="single" w:sz="4" w:space="0" w:color="808080"/>
                    <w:right w:val="single" w:sz="4" w:space="0" w:color="808080"/>
                  </w:tcBorders>
                  <w:shd w:val="clear" w:color="auto" w:fill="auto"/>
                  <w:noWrap/>
                  <w:vAlign w:val="bottom"/>
                  <w:hideMark/>
                </w:tcPr>
                <w:p w14:paraId="67B7CB0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52740</w:t>
                  </w:r>
                </w:p>
              </w:tc>
              <w:tc>
                <w:tcPr>
                  <w:tcW w:w="440" w:type="dxa"/>
                  <w:tcBorders>
                    <w:top w:val="nil"/>
                    <w:left w:val="nil"/>
                    <w:bottom w:val="single" w:sz="4" w:space="0" w:color="808080"/>
                    <w:right w:val="single" w:sz="4" w:space="0" w:color="808080"/>
                  </w:tcBorders>
                  <w:shd w:val="clear" w:color="auto" w:fill="auto"/>
                  <w:noWrap/>
                  <w:vAlign w:val="bottom"/>
                  <w:hideMark/>
                </w:tcPr>
                <w:p w14:paraId="10F5B03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31A5B4D7"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0398B57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Oman</w:t>
                  </w:r>
                </w:p>
              </w:tc>
              <w:tc>
                <w:tcPr>
                  <w:tcW w:w="920" w:type="dxa"/>
                  <w:tcBorders>
                    <w:top w:val="nil"/>
                    <w:left w:val="nil"/>
                    <w:bottom w:val="single" w:sz="4" w:space="0" w:color="808080"/>
                    <w:right w:val="single" w:sz="4" w:space="0" w:color="808080"/>
                  </w:tcBorders>
                  <w:shd w:val="clear" w:color="auto" w:fill="auto"/>
                  <w:noWrap/>
                  <w:vAlign w:val="bottom"/>
                  <w:hideMark/>
                </w:tcPr>
                <w:p w14:paraId="1476A89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149340</w:t>
                  </w:r>
                </w:p>
              </w:tc>
              <w:tc>
                <w:tcPr>
                  <w:tcW w:w="1100" w:type="dxa"/>
                  <w:tcBorders>
                    <w:top w:val="nil"/>
                    <w:left w:val="nil"/>
                    <w:bottom w:val="single" w:sz="4" w:space="0" w:color="808080"/>
                    <w:right w:val="single" w:sz="4" w:space="0" w:color="808080"/>
                  </w:tcBorders>
                  <w:shd w:val="clear" w:color="auto" w:fill="auto"/>
                  <w:noWrap/>
                  <w:vAlign w:val="bottom"/>
                  <w:hideMark/>
                </w:tcPr>
                <w:p w14:paraId="272D92B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49780</w:t>
                  </w:r>
                </w:p>
              </w:tc>
              <w:tc>
                <w:tcPr>
                  <w:tcW w:w="440" w:type="dxa"/>
                  <w:tcBorders>
                    <w:top w:val="nil"/>
                    <w:left w:val="nil"/>
                    <w:bottom w:val="single" w:sz="4" w:space="0" w:color="808080"/>
                    <w:right w:val="single" w:sz="4" w:space="0" w:color="808080"/>
                  </w:tcBorders>
                  <w:shd w:val="clear" w:color="auto" w:fill="auto"/>
                  <w:noWrap/>
                  <w:vAlign w:val="bottom"/>
                  <w:hideMark/>
                </w:tcPr>
                <w:p w14:paraId="1A61B69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20F54376"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3D175F9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Algeria</w:t>
                  </w:r>
                </w:p>
              </w:tc>
              <w:tc>
                <w:tcPr>
                  <w:tcW w:w="920" w:type="dxa"/>
                  <w:tcBorders>
                    <w:top w:val="nil"/>
                    <w:left w:val="nil"/>
                    <w:bottom w:val="single" w:sz="4" w:space="0" w:color="808080"/>
                    <w:right w:val="single" w:sz="4" w:space="0" w:color="808080"/>
                  </w:tcBorders>
                  <w:shd w:val="clear" w:color="auto" w:fill="auto"/>
                  <w:noWrap/>
                  <w:vAlign w:val="bottom"/>
                  <w:hideMark/>
                </w:tcPr>
                <w:p w14:paraId="44BBFD2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148380</w:t>
                  </w:r>
                </w:p>
              </w:tc>
              <w:tc>
                <w:tcPr>
                  <w:tcW w:w="1100" w:type="dxa"/>
                  <w:tcBorders>
                    <w:top w:val="nil"/>
                    <w:left w:val="nil"/>
                    <w:bottom w:val="single" w:sz="4" w:space="0" w:color="808080"/>
                    <w:right w:val="single" w:sz="4" w:space="0" w:color="808080"/>
                  </w:tcBorders>
                  <w:shd w:val="clear" w:color="auto" w:fill="auto"/>
                  <w:noWrap/>
                  <w:vAlign w:val="bottom"/>
                  <w:hideMark/>
                </w:tcPr>
                <w:p w14:paraId="7AEA8E7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49460</w:t>
                  </w:r>
                </w:p>
              </w:tc>
              <w:tc>
                <w:tcPr>
                  <w:tcW w:w="440" w:type="dxa"/>
                  <w:tcBorders>
                    <w:top w:val="nil"/>
                    <w:left w:val="nil"/>
                    <w:bottom w:val="single" w:sz="4" w:space="0" w:color="808080"/>
                    <w:right w:val="single" w:sz="4" w:space="0" w:color="808080"/>
                  </w:tcBorders>
                  <w:shd w:val="clear" w:color="auto" w:fill="auto"/>
                  <w:noWrap/>
                  <w:vAlign w:val="bottom"/>
                  <w:hideMark/>
                </w:tcPr>
                <w:p w14:paraId="13683CE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w:t>
                  </w:r>
                </w:p>
              </w:tc>
            </w:tr>
            <w:tr w:rsidR="00A94A4F" w:rsidRPr="00E47919" w14:paraId="1AB785E0"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C29BBA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Ethiopia</w:t>
                  </w:r>
                </w:p>
              </w:tc>
              <w:tc>
                <w:tcPr>
                  <w:tcW w:w="920" w:type="dxa"/>
                  <w:tcBorders>
                    <w:top w:val="nil"/>
                    <w:left w:val="nil"/>
                    <w:bottom w:val="single" w:sz="4" w:space="0" w:color="808080"/>
                    <w:right w:val="single" w:sz="4" w:space="0" w:color="808080"/>
                  </w:tcBorders>
                  <w:shd w:val="clear" w:color="auto" w:fill="auto"/>
                  <w:noWrap/>
                  <w:vAlign w:val="bottom"/>
                  <w:hideMark/>
                </w:tcPr>
                <w:p w14:paraId="681152A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147330</w:t>
                  </w:r>
                </w:p>
              </w:tc>
              <w:tc>
                <w:tcPr>
                  <w:tcW w:w="1100" w:type="dxa"/>
                  <w:tcBorders>
                    <w:top w:val="nil"/>
                    <w:left w:val="nil"/>
                    <w:bottom w:val="single" w:sz="4" w:space="0" w:color="808080"/>
                    <w:right w:val="single" w:sz="4" w:space="0" w:color="808080"/>
                  </w:tcBorders>
                  <w:shd w:val="clear" w:color="auto" w:fill="auto"/>
                  <w:noWrap/>
                  <w:vAlign w:val="bottom"/>
                  <w:hideMark/>
                </w:tcPr>
                <w:p w14:paraId="7B9BDDA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49110</w:t>
                  </w:r>
                </w:p>
              </w:tc>
              <w:tc>
                <w:tcPr>
                  <w:tcW w:w="440" w:type="dxa"/>
                  <w:tcBorders>
                    <w:top w:val="nil"/>
                    <w:left w:val="nil"/>
                    <w:bottom w:val="single" w:sz="4" w:space="0" w:color="808080"/>
                    <w:right w:val="single" w:sz="4" w:space="0" w:color="808080"/>
                  </w:tcBorders>
                  <w:shd w:val="clear" w:color="auto" w:fill="auto"/>
                  <w:noWrap/>
                  <w:vAlign w:val="bottom"/>
                  <w:hideMark/>
                </w:tcPr>
                <w:p w14:paraId="2593307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47FF844E"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0D9795C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Latvia</w:t>
                  </w:r>
                </w:p>
              </w:tc>
              <w:tc>
                <w:tcPr>
                  <w:tcW w:w="920" w:type="dxa"/>
                  <w:tcBorders>
                    <w:top w:val="nil"/>
                    <w:left w:val="nil"/>
                    <w:bottom w:val="single" w:sz="4" w:space="0" w:color="808080"/>
                    <w:right w:val="single" w:sz="4" w:space="0" w:color="808080"/>
                  </w:tcBorders>
                  <w:shd w:val="clear" w:color="auto" w:fill="auto"/>
                  <w:noWrap/>
                  <w:vAlign w:val="bottom"/>
                  <w:hideMark/>
                </w:tcPr>
                <w:p w14:paraId="0B59BE0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140100</w:t>
                  </w:r>
                </w:p>
              </w:tc>
              <w:tc>
                <w:tcPr>
                  <w:tcW w:w="1100" w:type="dxa"/>
                  <w:tcBorders>
                    <w:top w:val="nil"/>
                    <w:left w:val="nil"/>
                    <w:bottom w:val="single" w:sz="4" w:space="0" w:color="808080"/>
                    <w:right w:val="single" w:sz="4" w:space="0" w:color="808080"/>
                  </w:tcBorders>
                  <w:shd w:val="clear" w:color="auto" w:fill="auto"/>
                  <w:noWrap/>
                  <w:vAlign w:val="bottom"/>
                  <w:hideMark/>
                </w:tcPr>
                <w:p w14:paraId="0CDABD2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46700</w:t>
                  </w:r>
                </w:p>
              </w:tc>
              <w:tc>
                <w:tcPr>
                  <w:tcW w:w="440" w:type="dxa"/>
                  <w:tcBorders>
                    <w:top w:val="nil"/>
                    <w:left w:val="nil"/>
                    <w:bottom w:val="single" w:sz="4" w:space="0" w:color="808080"/>
                    <w:right w:val="single" w:sz="4" w:space="0" w:color="808080"/>
                  </w:tcBorders>
                  <w:shd w:val="clear" w:color="auto" w:fill="auto"/>
                  <w:noWrap/>
                  <w:vAlign w:val="bottom"/>
                  <w:hideMark/>
                </w:tcPr>
                <w:p w14:paraId="3E9728A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0C1E23A6"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308384E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Ghana</w:t>
                  </w:r>
                </w:p>
              </w:tc>
              <w:tc>
                <w:tcPr>
                  <w:tcW w:w="920" w:type="dxa"/>
                  <w:tcBorders>
                    <w:top w:val="nil"/>
                    <w:left w:val="nil"/>
                    <w:bottom w:val="single" w:sz="4" w:space="0" w:color="808080"/>
                    <w:right w:val="single" w:sz="4" w:space="0" w:color="808080"/>
                  </w:tcBorders>
                  <w:shd w:val="clear" w:color="auto" w:fill="auto"/>
                  <w:noWrap/>
                  <w:vAlign w:val="bottom"/>
                  <w:hideMark/>
                </w:tcPr>
                <w:p w14:paraId="408F0A6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133830</w:t>
                  </w:r>
                </w:p>
              </w:tc>
              <w:tc>
                <w:tcPr>
                  <w:tcW w:w="1100" w:type="dxa"/>
                  <w:tcBorders>
                    <w:top w:val="nil"/>
                    <w:left w:val="nil"/>
                    <w:bottom w:val="single" w:sz="4" w:space="0" w:color="808080"/>
                    <w:right w:val="single" w:sz="4" w:space="0" w:color="808080"/>
                  </w:tcBorders>
                  <w:shd w:val="clear" w:color="auto" w:fill="auto"/>
                  <w:noWrap/>
                  <w:vAlign w:val="bottom"/>
                  <w:hideMark/>
                </w:tcPr>
                <w:p w14:paraId="4A8E115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44610</w:t>
                  </w:r>
                </w:p>
              </w:tc>
              <w:tc>
                <w:tcPr>
                  <w:tcW w:w="440" w:type="dxa"/>
                  <w:tcBorders>
                    <w:top w:val="nil"/>
                    <w:left w:val="nil"/>
                    <w:bottom w:val="single" w:sz="4" w:space="0" w:color="808080"/>
                    <w:right w:val="single" w:sz="4" w:space="0" w:color="808080"/>
                  </w:tcBorders>
                  <w:shd w:val="clear" w:color="auto" w:fill="auto"/>
                  <w:noWrap/>
                  <w:vAlign w:val="bottom"/>
                  <w:hideMark/>
                </w:tcPr>
                <w:p w14:paraId="473D0CB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0D7BD533"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B4A563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South Sudan</w:t>
                  </w:r>
                </w:p>
              </w:tc>
              <w:tc>
                <w:tcPr>
                  <w:tcW w:w="920" w:type="dxa"/>
                  <w:tcBorders>
                    <w:top w:val="nil"/>
                    <w:left w:val="nil"/>
                    <w:bottom w:val="single" w:sz="4" w:space="0" w:color="808080"/>
                    <w:right w:val="single" w:sz="4" w:space="0" w:color="808080"/>
                  </w:tcBorders>
                  <w:shd w:val="clear" w:color="auto" w:fill="auto"/>
                  <w:noWrap/>
                  <w:vAlign w:val="bottom"/>
                  <w:hideMark/>
                </w:tcPr>
                <w:p w14:paraId="6DDB788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133620</w:t>
                  </w:r>
                </w:p>
              </w:tc>
              <w:tc>
                <w:tcPr>
                  <w:tcW w:w="1100" w:type="dxa"/>
                  <w:tcBorders>
                    <w:top w:val="nil"/>
                    <w:left w:val="nil"/>
                    <w:bottom w:val="single" w:sz="4" w:space="0" w:color="808080"/>
                    <w:right w:val="single" w:sz="4" w:space="0" w:color="808080"/>
                  </w:tcBorders>
                  <w:shd w:val="clear" w:color="auto" w:fill="auto"/>
                  <w:noWrap/>
                  <w:vAlign w:val="bottom"/>
                  <w:hideMark/>
                </w:tcPr>
                <w:p w14:paraId="17AC354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44540</w:t>
                  </w:r>
                </w:p>
              </w:tc>
              <w:tc>
                <w:tcPr>
                  <w:tcW w:w="440" w:type="dxa"/>
                  <w:tcBorders>
                    <w:top w:val="nil"/>
                    <w:left w:val="nil"/>
                    <w:bottom w:val="single" w:sz="4" w:space="0" w:color="808080"/>
                    <w:right w:val="single" w:sz="4" w:space="0" w:color="808080"/>
                  </w:tcBorders>
                  <w:shd w:val="clear" w:color="auto" w:fill="auto"/>
                  <w:noWrap/>
                  <w:vAlign w:val="bottom"/>
                  <w:hideMark/>
                </w:tcPr>
                <w:p w14:paraId="4483C07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06E53A4D"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2AEC6F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Liberia</w:t>
                  </w:r>
                </w:p>
              </w:tc>
              <w:tc>
                <w:tcPr>
                  <w:tcW w:w="920" w:type="dxa"/>
                  <w:tcBorders>
                    <w:top w:val="nil"/>
                    <w:left w:val="nil"/>
                    <w:bottom w:val="single" w:sz="4" w:space="0" w:color="808080"/>
                    <w:right w:val="single" w:sz="4" w:space="0" w:color="808080"/>
                  </w:tcBorders>
                  <w:shd w:val="clear" w:color="auto" w:fill="auto"/>
                  <w:noWrap/>
                  <w:vAlign w:val="bottom"/>
                  <w:hideMark/>
                </w:tcPr>
                <w:p w14:paraId="6612D4F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128430</w:t>
                  </w:r>
                </w:p>
              </w:tc>
              <w:tc>
                <w:tcPr>
                  <w:tcW w:w="1100" w:type="dxa"/>
                  <w:tcBorders>
                    <w:top w:val="nil"/>
                    <w:left w:val="nil"/>
                    <w:bottom w:val="single" w:sz="4" w:space="0" w:color="808080"/>
                    <w:right w:val="single" w:sz="4" w:space="0" w:color="808080"/>
                  </w:tcBorders>
                  <w:shd w:val="clear" w:color="auto" w:fill="auto"/>
                  <w:noWrap/>
                  <w:vAlign w:val="bottom"/>
                  <w:hideMark/>
                </w:tcPr>
                <w:p w14:paraId="7B817B5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42810</w:t>
                  </w:r>
                </w:p>
              </w:tc>
              <w:tc>
                <w:tcPr>
                  <w:tcW w:w="440" w:type="dxa"/>
                  <w:tcBorders>
                    <w:top w:val="nil"/>
                    <w:left w:val="nil"/>
                    <w:bottom w:val="single" w:sz="4" w:space="0" w:color="808080"/>
                    <w:right w:val="single" w:sz="4" w:space="0" w:color="808080"/>
                  </w:tcBorders>
                  <w:shd w:val="clear" w:color="auto" w:fill="auto"/>
                  <w:noWrap/>
                  <w:vAlign w:val="bottom"/>
                  <w:hideMark/>
                </w:tcPr>
                <w:p w14:paraId="3164E65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26915868"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2FA534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Laos</w:t>
                  </w:r>
                </w:p>
              </w:tc>
              <w:tc>
                <w:tcPr>
                  <w:tcW w:w="920" w:type="dxa"/>
                  <w:tcBorders>
                    <w:top w:val="nil"/>
                    <w:left w:val="nil"/>
                    <w:bottom w:val="single" w:sz="4" w:space="0" w:color="808080"/>
                    <w:right w:val="single" w:sz="4" w:space="0" w:color="808080"/>
                  </w:tcBorders>
                  <w:shd w:val="clear" w:color="auto" w:fill="auto"/>
                  <w:noWrap/>
                  <w:vAlign w:val="bottom"/>
                  <w:hideMark/>
                </w:tcPr>
                <w:p w14:paraId="785959D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125670</w:t>
                  </w:r>
                </w:p>
              </w:tc>
              <w:tc>
                <w:tcPr>
                  <w:tcW w:w="1100" w:type="dxa"/>
                  <w:tcBorders>
                    <w:top w:val="nil"/>
                    <w:left w:val="nil"/>
                    <w:bottom w:val="single" w:sz="4" w:space="0" w:color="808080"/>
                    <w:right w:val="single" w:sz="4" w:space="0" w:color="808080"/>
                  </w:tcBorders>
                  <w:shd w:val="clear" w:color="auto" w:fill="auto"/>
                  <w:noWrap/>
                  <w:vAlign w:val="bottom"/>
                  <w:hideMark/>
                </w:tcPr>
                <w:p w14:paraId="16D8ED9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41890</w:t>
                  </w:r>
                </w:p>
              </w:tc>
              <w:tc>
                <w:tcPr>
                  <w:tcW w:w="440" w:type="dxa"/>
                  <w:tcBorders>
                    <w:top w:val="nil"/>
                    <w:left w:val="nil"/>
                    <w:bottom w:val="single" w:sz="4" w:space="0" w:color="808080"/>
                    <w:right w:val="single" w:sz="4" w:space="0" w:color="808080"/>
                  </w:tcBorders>
                  <w:shd w:val="clear" w:color="auto" w:fill="auto"/>
                  <w:noWrap/>
                  <w:vAlign w:val="bottom"/>
                  <w:hideMark/>
                </w:tcPr>
                <w:p w14:paraId="1B1F9B3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217E2414"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30F94AB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Burundi</w:t>
                  </w:r>
                </w:p>
              </w:tc>
              <w:tc>
                <w:tcPr>
                  <w:tcW w:w="920" w:type="dxa"/>
                  <w:tcBorders>
                    <w:top w:val="nil"/>
                    <w:left w:val="nil"/>
                    <w:bottom w:val="single" w:sz="4" w:space="0" w:color="808080"/>
                    <w:right w:val="single" w:sz="4" w:space="0" w:color="808080"/>
                  </w:tcBorders>
                  <w:shd w:val="clear" w:color="auto" w:fill="auto"/>
                  <w:noWrap/>
                  <w:vAlign w:val="bottom"/>
                  <w:hideMark/>
                </w:tcPr>
                <w:p w14:paraId="66B3825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121080</w:t>
                  </w:r>
                </w:p>
              </w:tc>
              <w:tc>
                <w:tcPr>
                  <w:tcW w:w="1100" w:type="dxa"/>
                  <w:tcBorders>
                    <w:top w:val="nil"/>
                    <w:left w:val="nil"/>
                    <w:bottom w:val="single" w:sz="4" w:space="0" w:color="808080"/>
                    <w:right w:val="single" w:sz="4" w:space="0" w:color="808080"/>
                  </w:tcBorders>
                  <w:shd w:val="clear" w:color="auto" w:fill="auto"/>
                  <w:noWrap/>
                  <w:vAlign w:val="bottom"/>
                  <w:hideMark/>
                </w:tcPr>
                <w:p w14:paraId="0F9CA1E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40360</w:t>
                  </w:r>
                </w:p>
              </w:tc>
              <w:tc>
                <w:tcPr>
                  <w:tcW w:w="440" w:type="dxa"/>
                  <w:tcBorders>
                    <w:top w:val="nil"/>
                    <w:left w:val="nil"/>
                    <w:bottom w:val="single" w:sz="4" w:space="0" w:color="808080"/>
                    <w:right w:val="single" w:sz="4" w:space="0" w:color="808080"/>
                  </w:tcBorders>
                  <w:shd w:val="clear" w:color="auto" w:fill="auto"/>
                  <w:noWrap/>
                  <w:vAlign w:val="bottom"/>
                  <w:hideMark/>
                </w:tcPr>
                <w:p w14:paraId="06FC8B7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1C5D6FD9"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F3AC55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Paraguay</w:t>
                  </w:r>
                </w:p>
              </w:tc>
              <w:tc>
                <w:tcPr>
                  <w:tcW w:w="920" w:type="dxa"/>
                  <w:tcBorders>
                    <w:top w:val="nil"/>
                    <w:left w:val="nil"/>
                    <w:bottom w:val="single" w:sz="4" w:space="0" w:color="808080"/>
                    <w:right w:val="single" w:sz="4" w:space="0" w:color="808080"/>
                  </w:tcBorders>
                  <w:shd w:val="clear" w:color="auto" w:fill="auto"/>
                  <w:noWrap/>
                  <w:vAlign w:val="bottom"/>
                  <w:hideMark/>
                </w:tcPr>
                <w:p w14:paraId="0CB09B2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115470</w:t>
                  </w:r>
                </w:p>
              </w:tc>
              <w:tc>
                <w:tcPr>
                  <w:tcW w:w="1100" w:type="dxa"/>
                  <w:tcBorders>
                    <w:top w:val="nil"/>
                    <w:left w:val="nil"/>
                    <w:bottom w:val="single" w:sz="4" w:space="0" w:color="808080"/>
                    <w:right w:val="single" w:sz="4" w:space="0" w:color="808080"/>
                  </w:tcBorders>
                  <w:shd w:val="clear" w:color="auto" w:fill="auto"/>
                  <w:noWrap/>
                  <w:vAlign w:val="bottom"/>
                  <w:hideMark/>
                </w:tcPr>
                <w:p w14:paraId="6E3D023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38490</w:t>
                  </w:r>
                </w:p>
              </w:tc>
              <w:tc>
                <w:tcPr>
                  <w:tcW w:w="440" w:type="dxa"/>
                  <w:tcBorders>
                    <w:top w:val="nil"/>
                    <w:left w:val="nil"/>
                    <w:bottom w:val="single" w:sz="4" w:space="0" w:color="808080"/>
                    <w:right w:val="single" w:sz="4" w:space="0" w:color="808080"/>
                  </w:tcBorders>
                  <w:shd w:val="clear" w:color="auto" w:fill="auto"/>
                  <w:noWrap/>
                  <w:vAlign w:val="bottom"/>
                  <w:hideMark/>
                </w:tcPr>
                <w:p w14:paraId="358A795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4D08353A"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479893A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Iraq</w:t>
                  </w:r>
                </w:p>
              </w:tc>
              <w:tc>
                <w:tcPr>
                  <w:tcW w:w="920" w:type="dxa"/>
                  <w:tcBorders>
                    <w:top w:val="nil"/>
                    <w:left w:val="nil"/>
                    <w:bottom w:val="single" w:sz="4" w:space="0" w:color="808080"/>
                    <w:right w:val="single" w:sz="4" w:space="0" w:color="808080"/>
                  </w:tcBorders>
                  <w:shd w:val="clear" w:color="auto" w:fill="auto"/>
                  <w:noWrap/>
                  <w:vAlign w:val="bottom"/>
                  <w:hideMark/>
                </w:tcPr>
                <w:p w14:paraId="4364390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111750</w:t>
                  </w:r>
                </w:p>
              </w:tc>
              <w:tc>
                <w:tcPr>
                  <w:tcW w:w="1100" w:type="dxa"/>
                  <w:tcBorders>
                    <w:top w:val="nil"/>
                    <w:left w:val="nil"/>
                    <w:bottom w:val="single" w:sz="4" w:space="0" w:color="808080"/>
                    <w:right w:val="single" w:sz="4" w:space="0" w:color="808080"/>
                  </w:tcBorders>
                  <w:shd w:val="clear" w:color="auto" w:fill="auto"/>
                  <w:noWrap/>
                  <w:vAlign w:val="bottom"/>
                  <w:hideMark/>
                </w:tcPr>
                <w:p w14:paraId="76EC2AC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37250</w:t>
                  </w:r>
                </w:p>
              </w:tc>
              <w:tc>
                <w:tcPr>
                  <w:tcW w:w="440" w:type="dxa"/>
                  <w:tcBorders>
                    <w:top w:val="nil"/>
                    <w:left w:val="nil"/>
                    <w:bottom w:val="single" w:sz="4" w:space="0" w:color="808080"/>
                    <w:right w:val="single" w:sz="4" w:space="0" w:color="808080"/>
                  </w:tcBorders>
                  <w:shd w:val="clear" w:color="auto" w:fill="auto"/>
                  <w:noWrap/>
                  <w:vAlign w:val="bottom"/>
                  <w:hideMark/>
                </w:tcPr>
                <w:p w14:paraId="5D3172A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19AA2DEE"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4EEED3A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Zambia</w:t>
                  </w:r>
                </w:p>
              </w:tc>
              <w:tc>
                <w:tcPr>
                  <w:tcW w:w="920" w:type="dxa"/>
                  <w:tcBorders>
                    <w:top w:val="nil"/>
                    <w:left w:val="nil"/>
                    <w:bottom w:val="single" w:sz="4" w:space="0" w:color="808080"/>
                    <w:right w:val="single" w:sz="4" w:space="0" w:color="808080"/>
                  </w:tcBorders>
                  <w:shd w:val="clear" w:color="auto" w:fill="auto"/>
                  <w:noWrap/>
                  <w:vAlign w:val="bottom"/>
                  <w:hideMark/>
                </w:tcPr>
                <w:p w14:paraId="3B398DF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110880</w:t>
                  </w:r>
                </w:p>
              </w:tc>
              <w:tc>
                <w:tcPr>
                  <w:tcW w:w="1100" w:type="dxa"/>
                  <w:tcBorders>
                    <w:top w:val="nil"/>
                    <w:left w:val="nil"/>
                    <w:bottom w:val="single" w:sz="4" w:space="0" w:color="808080"/>
                    <w:right w:val="single" w:sz="4" w:space="0" w:color="808080"/>
                  </w:tcBorders>
                  <w:shd w:val="clear" w:color="auto" w:fill="auto"/>
                  <w:noWrap/>
                  <w:vAlign w:val="bottom"/>
                  <w:hideMark/>
                </w:tcPr>
                <w:p w14:paraId="2A09468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36960</w:t>
                  </w:r>
                </w:p>
              </w:tc>
              <w:tc>
                <w:tcPr>
                  <w:tcW w:w="440" w:type="dxa"/>
                  <w:tcBorders>
                    <w:top w:val="nil"/>
                    <w:left w:val="nil"/>
                    <w:bottom w:val="single" w:sz="4" w:space="0" w:color="808080"/>
                    <w:right w:val="single" w:sz="4" w:space="0" w:color="808080"/>
                  </w:tcBorders>
                  <w:shd w:val="clear" w:color="auto" w:fill="auto"/>
                  <w:noWrap/>
                  <w:vAlign w:val="bottom"/>
                  <w:hideMark/>
                </w:tcPr>
                <w:p w14:paraId="40E4840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01FC8291"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30B0C31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Nicaragua</w:t>
                  </w:r>
                </w:p>
              </w:tc>
              <w:tc>
                <w:tcPr>
                  <w:tcW w:w="920" w:type="dxa"/>
                  <w:tcBorders>
                    <w:top w:val="nil"/>
                    <w:left w:val="nil"/>
                    <w:bottom w:val="single" w:sz="4" w:space="0" w:color="808080"/>
                    <w:right w:val="single" w:sz="4" w:space="0" w:color="808080"/>
                  </w:tcBorders>
                  <w:shd w:val="clear" w:color="auto" w:fill="auto"/>
                  <w:noWrap/>
                  <w:vAlign w:val="bottom"/>
                  <w:hideMark/>
                </w:tcPr>
                <w:p w14:paraId="083891E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109920</w:t>
                  </w:r>
                </w:p>
              </w:tc>
              <w:tc>
                <w:tcPr>
                  <w:tcW w:w="1100" w:type="dxa"/>
                  <w:tcBorders>
                    <w:top w:val="nil"/>
                    <w:left w:val="nil"/>
                    <w:bottom w:val="single" w:sz="4" w:space="0" w:color="808080"/>
                    <w:right w:val="single" w:sz="4" w:space="0" w:color="808080"/>
                  </w:tcBorders>
                  <w:shd w:val="clear" w:color="auto" w:fill="auto"/>
                  <w:noWrap/>
                  <w:vAlign w:val="bottom"/>
                  <w:hideMark/>
                </w:tcPr>
                <w:p w14:paraId="7D42619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36640</w:t>
                  </w:r>
                </w:p>
              </w:tc>
              <w:tc>
                <w:tcPr>
                  <w:tcW w:w="440" w:type="dxa"/>
                  <w:tcBorders>
                    <w:top w:val="nil"/>
                    <w:left w:val="nil"/>
                    <w:bottom w:val="single" w:sz="4" w:space="0" w:color="808080"/>
                    <w:right w:val="single" w:sz="4" w:space="0" w:color="808080"/>
                  </w:tcBorders>
                  <w:shd w:val="clear" w:color="auto" w:fill="auto"/>
                  <w:noWrap/>
                  <w:vAlign w:val="bottom"/>
                  <w:hideMark/>
                </w:tcPr>
                <w:p w14:paraId="76A70F2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684BE67E"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4F29A7D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Israel</w:t>
                  </w:r>
                </w:p>
              </w:tc>
              <w:tc>
                <w:tcPr>
                  <w:tcW w:w="920" w:type="dxa"/>
                  <w:tcBorders>
                    <w:top w:val="nil"/>
                    <w:left w:val="nil"/>
                    <w:bottom w:val="single" w:sz="4" w:space="0" w:color="808080"/>
                    <w:right w:val="single" w:sz="4" w:space="0" w:color="808080"/>
                  </w:tcBorders>
                  <w:shd w:val="clear" w:color="auto" w:fill="auto"/>
                  <w:noWrap/>
                  <w:vAlign w:val="bottom"/>
                  <w:hideMark/>
                </w:tcPr>
                <w:p w14:paraId="0C19325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107640</w:t>
                  </w:r>
                </w:p>
              </w:tc>
              <w:tc>
                <w:tcPr>
                  <w:tcW w:w="1100" w:type="dxa"/>
                  <w:tcBorders>
                    <w:top w:val="nil"/>
                    <w:left w:val="nil"/>
                    <w:bottom w:val="single" w:sz="4" w:space="0" w:color="808080"/>
                    <w:right w:val="single" w:sz="4" w:space="0" w:color="808080"/>
                  </w:tcBorders>
                  <w:shd w:val="clear" w:color="auto" w:fill="auto"/>
                  <w:noWrap/>
                  <w:vAlign w:val="bottom"/>
                  <w:hideMark/>
                </w:tcPr>
                <w:p w14:paraId="3DADCDF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35880</w:t>
                  </w:r>
                </w:p>
              </w:tc>
              <w:tc>
                <w:tcPr>
                  <w:tcW w:w="440" w:type="dxa"/>
                  <w:tcBorders>
                    <w:top w:val="nil"/>
                    <w:left w:val="nil"/>
                    <w:bottom w:val="single" w:sz="4" w:space="0" w:color="808080"/>
                    <w:right w:val="single" w:sz="4" w:space="0" w:color="808080"/>
                  </w:tcBorders>
                  <w:shd w:val="clear" w:color="auto" w:fill="auto"/>
                  <w:noWrap/>
                  <w:vAlign w:val="bottom"/>
                  <w:hideMark/>
                </w:tcPr>
                <w:p w14:paraId="4FC233D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0B96C537"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42D667B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Tunisia</w:t>
                  </w:r>
                </w:p>
              </w:tc>
              <w:tc>
                <w:tcPr>
                  <w:tcW w:w="920" w:type="dxa"/>
                  <w:tcBorders>
                    <w:top w:val="nil"/>
                    <w:left w:val="nil"/>
                    <w:bottom w:val="single" w:sz="4" w:space="0" w:color="808080"/>
                    <w:right w:val="single" w:sz="4" w:space="0" w:color="808080"/>
                  </w:tcBorders>
                  <w:shd w:val="clear" w:color="auto" w:fill="auto"/>
                  <w:noWrap/>
                  <w:vAlign w:val="bottom"/>
                  <w:hideMark/>
                </w:tcPr>
                <w:p w14:paraId="365669B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104580</w:t>
                  </w:r>
                </w:p>
              </w:tc>
              <w:tc>
                <w:tcPr>
                  <w:tcW w:w="1100" w:type="dxa"/>
                  <w:tcBorders>
                    <w:top w:val="nil"/>
                    <w:left w:val="nil"/>
                    <w:bottom w:val="single" w:sz="4" w:space="0" w:color="808080"/>
                    <w:right w:val="single" w:sz="4" w:space="0" w:color="808080"/>
                  </w:tcBorders>
                  <w:shd w:val="clear" w:color="auto" w:fill="auto"/>
                  <w:noWrap/>
                  <w:vAlign w:val="bottom"/>
                  <w:hideMark/>
                </w:tcPr>
                <w:p w14:paraId="2C228A3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34860</w:t>
                  </w:r>
                </w:p>
              </w:tc>
              <w:tc>
                <w:tcPr>
                  <w:tcW w:w="440" w:type="dxa"/>
                  <w:tcBorders>
                    <w:top w:val="nil"/>
                    <w:left w:val="nil"/>
                    <w:bottom w:val="single" w:sz="4" w:space="0" w:color="808080"/>
                    <w:right w:val="single" w:sz="4" w:space="0" w:color="808080"/>
                  </w:tcBorders>
                  <w:shd w:val="clear" w:color="auto" w:fill="auto"/>
                  <w:noWrap/>
                  <w:vAlign w:val="bottom"/>
                  <w:hideMark/>
                </w:tcPr>
                <w:p w14:paraId="441C452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30215532"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321877B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Jordan</w:t>
                  </w:r>
                </w:p>
              </w:tc>
              <w:tc>
                <w:tcPr>
                  <w:tcW w:w="920" w:type="dxa"/>
                  <w:tcBorders>
                    <w:top w:val="nil"/>
                    <w:left w:val="nil"/>
                    <w:bottom w:val="single" w:sz="4" w:space="0" w:color="808080"/>
                    <w:right w:val="single" w:sz="4" w:space="0" w:color="808080"/>
                  </w:tcBorders>
                  <w:shd w:val="clear" w:color="auto" w:fill="auto"/>
                  <w:noWrap/>
                  <w:vAlign w:val="bottom"/>
                  <w:hideMark/>
                </w:tcPr>
                <w:p w14:paraId="6FB686A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102030</w:t>
                  </w:r>
                </w:p>
              </w:tc>
              <w:tc>
                <w:tcPr>
                  <w:tcW w:w="1100" w:type="dxa"/>
                  <w:tcBorders>
                    <w:top w:val="nil"/>
                    <w:left w:val="nil"/>
                    <w:bottom w:val="single" w:sz="4" w:space="0" w:color="808080"/>
                    <w:right w:val="single" w:sz="4" w:space="0" w:color="808080"/>
                  </w:tcBorders>
                  <w:shd w:val="clear" w:color="auto" w:fill="auto"/>
                  <w:noWrap/>
                  <w:vAlign w:val="bottom"/>
                  <w:hideMark/>
                </w:tcPr>
                <w:p w14:paraId="4859355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34010</w:t>
                  </w:r>
                </w:p>
              </w:tc>
              <w:tc>
                <w:tcPr>
                  <w:tcW w:w="440" w:type="dxa"/>
                  <w:tcBorders>
                    <w:top w:val="nil"/>
                    <w:left w:val="nil"/>
                    <w:bottom w:val="single" w:sz="4" w:space="0" w:color="808080"/>
                    <w:right w:val="single" w:sz="4" w:space="0" w:color="808080"/>
                  </w:tcBorders>
                  <w:shd w:val="clear" w:color="auto" w:fill="auto"/>
                  <w:noWrap/>
                  <w:vAlign w:val="bottom"/>
                  <w:hideMark/>
                </w:tcPr>
                <w:p w14:paraId="2161630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1FB4C822"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09CE1B7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New Zealand</w:t>
                  </w:r>
                </w:p>
              </w:tc>
              <w:tc>
                <w:tcPr>
                  <w:tcW w:w="920" w:type="dxa"/>
                  <w:tcBorders>
                    <w:top w:val="nil"/>
                    <w:left w:val="nil"/>
                    <w:bottom w:val="single" w:sz="4" w:space="0" w:color="808080"/>
                    <w:right w:val="single" w:sz="4" w:space="0" w:color="808080"/>
                  </w:tcBorders>
                  <w:shd w:val="clear" w:color="auto" w:fill="auto"/>
                  <w:noWrap/>
                  <w:vAlign w:val="bottom"/>
                  <w:hideMark/>
                </w:tcPr>
                <w:p w14:paraId="43011FF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98460</w:t>
                  </w:r>
                </w:p>
              </w:tc>
              <w:tc>
                <w:tcPr>
                  <w:tcW w:w="1100" w:type="dxa"/>
                  <w:tcBorders>
                    <w:top w:val="nil"/>
                    <w:left w:val="nil"/>
                    <w:bottom w:val="single" w:sz="4" w:space="0" w:color="808080"/>
                    <w:right w:val="single" w:sz="4" w:space="0" w:color="808080"/>
                  </w:tcBorders>
                  <w:shd w:val="clear" w:color="auto" w:fill="auto"/>
                  <w:noWrap/>
                  <w:vAlign w:val="bottom"/>
                  <w:hideMark/>
                </w:tcPr>
                <w:p w14:paraId="1D3512B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32820</w:t>
                  </w:r>
                </w:p>
              </w:tc>
              <w:tc>
                <w:tcPr>
                  <w:tcW w:w="440" w:type="dxa"/>
                  <w:tcBorders>
                    <w:top w:val="nil"/>
                    <w:left w:val="nil"/>
                    <w:bottom w:val="single" w:sz="4" w:space="0" w:color="808080"/>
                    <w:right w:val="single" w:sz="4" w:space="0" w:color="808080"/>
                  </w:tcBorders>
                  <w:shd w:val="clear" w:color="auto" w:fill="auto"/>
                  <w:noWrap/>
                  <w:vAlign w:val="bottom"/>
                  <w:hideMark/>
                </w:tcPr>
                <w:p w14:paraId="181CB0B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147178E5"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56E7DC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Australia</w:t>
                  </w:r>
                </w:p>
              </w:tc>
              <w:tc>
                <w:tcPr>
                  <w:tcW w:w="920" w:type="dxa"/>
                  <w:tcBorders>
                    <w:top w:val="nil"/>
                    <w:left w:val="nil"/>
                    <w:bottom w:val="single" w:sz="4" w:space="0" w:color="808080"/>
                    <w:right w:val="single" w:sz="4" w:space="0" w:color="808080"/>
                  </w:tcBorders>
                  <w:shd w:val="clear" w:color="auto" w:fill="auto"/>
                  <w:noWrap/>
                  <w:vAlign w:val="bottom"/>
                  <w:hideMark/>
                </w:tcPr>
                <w:p w14:paraId="2ADCAC7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97770</w:t>
                  </w:r>
                </w:p>
              </w:tc>
              <w:tc>
                <w:tcPr>
                  <w:tcW w:w="1100" w:type="dxa"/>
                  <w:tcBorders>
                    <w:top w:val="nil"/>
                    <w:left w:val="nil"/>
                    <w:bottom w:val="single" w:sz="4" w:space="0" w:color="808080"/>
                    <w:right w:val="single" w:sz="4" w:space="0" w:color="808080"/>
                  </w:tcBorders>
                  <w:shd w:val="clear" w:color="auto" w:fill="auto"/>
                  <w:noWrap/>
                  <w:vAlign w:val="bottom"/>
                  <w:hideMark/>
                </w:tcPr>
                <w:p w14:paraId="6ED205D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32590</w:t>
                  </w:r>
                </w:p>
              </w:tc>
              <w:tc>
                <w:tcPr>
                  <w:tcW w:w="440" w:type="dxa"/>
                  <w:tcBorders>
                    <w:top w:val="nil"/>
                    <w:left w:val="nil"/>
                    <w:bottom w:val="single" w:sz="4" w:space="0" w:color="808080"/>
                    <w:right w:val="single" w:sz="4" w:space="0" w:color="808080"/>
                  </w:tcBorders>
                  <w:shd w:val="clear" w:color="auto" w:fill="auto"/>
                  <w:noWrap/>
                  <w:vAlign w:val="bottom"/>
                  <w:hideMark/>
                </w:tcPr>
                <w:p w14:paraId="0A37A99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23FC3129"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037B2C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Lebanon</w:t>
                  </w:r>
                </w:p>
              </w:tc>
              <w:tc>
                <w:tcPr>
                  <w:tcW w:w="920" w:type="dxa"/>
                  <w:tcBorders>
                    <w:top w:val="nil"/>
                    <w:left w:val="nil"/>
                    <w:bottom w:val="single" w:sz="4" w:space="0" w:color="808080"/>
                    <w:right w:val="single" w:sz="4" w:space="0" w:color="808080"/>
                  </w:tcBorders>
                  <w:shd w:val="clear" w:color="auto" w:fill="auto"/>
                  <w:noWrap/>
                  <w:vAlign w:val="bottom"/>
                  <w:hideMark/>
                </w:tcPr>
                <w:p w14:paraId="53D217A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97560</w:t>
                  </w:r>
                </w:p>
              </w:tc>
              <w:tc>
                <w:tcPr>
                  <w:tcW w:w="1100" w:type="dxa"/>
                  <w:tcBorders>
                    <w:top w:val="nil"/>
                    <w:left w:val="nil"/>
                    <w:bottom w:val="single" w:sz="4" w:space="0" w:color="808080"/>
                    <w:right w:val="single" w:sz="4" w:space="0" w:color="808080"/>
                  </w:tcBorders>
                  <w:shd w:val="clear" w:color="auto" w:fill="auto"/>
                  <w:noWrap/>
                  <w:vAlign w:val="bottom"/>
                  <w:hideMark/>
                </w:tcPr>
                <w:p w14:paraId="3DE1D3E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32520</w:t>
                  </w:r>
                </w:p>
              </w:tc>
              <w:tc>
                <w:tcPr>
                  <w:tcW w:w="440" w:type="dxa"/>
                  <w:tcBorders>
                    <w:top w:val="nil"/>
                    <w:left w:val="nil"/>
                    <w:bottom w:val="single" w:sz="4" w:space="0" w:color="808080"/>
                    <w:right w:val="single" w:sz="4" w:space="0" w:color="808080"/>
                  </w:tcBorders>
                  <w:shd w:val="clear" w:color="auto" w:fill="auto"/>
                  <w:noWrap/>
                  <w:vAlign w:val="bottom"/>
                  <w:hideMark/>
                </w:tcPr>
                <w:p w14:paraId="1B8A4EC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4F2CFC6B"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1CF6ACB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Bangladesh</w:t>
                  </w:r>
                </w:p>
              </w:tc>
              <w:tc>
                <w:tcPr>
                  <w:tcW w:w="920" w:type="dxa"/>
                  <w:tcBorders>
                    <w:top w:val="nil"/>
                    <w:left w:val="nil"/>
                    <w:bottom w:val="single" w:sz="4" w:space="0" w:color="808080"/>
                    <w:right w:val="single" w:sz="4" w:space="0" w:color="808080"/>
                  </w:tcBorders>
                  <w:shd w:val="clear" w:color="auto" w:fill="auto"/>
                  <w:noWrap/>
                  <w:vAlign w:val="bottom"/>
                  <w:hideMark/>
                </w:tcPr>
                <w:p w14:paraId="3E4CB28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90360</w:t>
                  </w:r>
                </w:p>
              </w:tc>
              <w:tc>
                <w:tcPr>
                  <w:tcW w:w="1100" w:type="dxa"/>
                  <w:tcBorders>
                    <w:top w:val="nil"/>
                    <w:left w:val="nil"/>
                    <w:bottom w:val="single" w:sz="4" w:space="0" w:color="808080"/>
                    <w:right w:val="single" w:sz="4" w:space="0" w:color="808080"/>
                  </w:tcBorders>
                  <w:shd w:val="clear" w:color="auto" w:fill="auto"/>
                  <w:noWrap/>
                  <w:vAlign w:val="bottom"/>
                  <w:hideMark/>
                </w:tcPr>
                <w:p w14:paraId="1F6910C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30120</w:t>
                  </w:r>
                </w:p>
              </w:tc>
              <w:tc>
                <w:tcPr>
                  <w:tcW w:w="440" w:type="dxa"/>
                  <w:tcBorders>
                    <w:top w:val="nil"/>
                    <w:left w:val="nil"/>
                    <w:bottom w:val="single" w:sz="4" w:space="0" w:color="808080"/>
                    <w:right w:val="single" w:sz="4" w:space="0" w:color="808080"/>
                  </w:tcBorders>
                  <w:shd w:val="clear" w:color="auto" w:fill="auto"/>
                  <w:noWrap/>
                  <w:vAlign w:val="bottom"/>
                  <w:hideMark/>
                </w:tcPr>
                <w:p w14:paraId="1CB4625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4836C2BA"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0BDC6EC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Portugal</w:t>
                  </w:r>
                </w:p>
              </w:tc>
              <w:tc>
                <w:tcPr>
                  <w:tcW w:w="920" w:type="dxa"/>
                  <w:tcBorders>
                    <w:top w:val="nil"/>
                    <w:left w:val="nil"/>
                    <w:bottom w:val="single" w:sz="4" w:space="0" w:color="808080"/>
                    <w:right w:val="single" w:sz="4" w:space="0" w:color="808080"/>
                  </w:tcBorders>
                  <w:shd w:val="clear" w:color="auto" w:fill="auto"/>
                  <w:noWrap/>
                  <w:vAlign w:val="bottom"/>
                  <w:hideMark/>
                </w:tcPr>
                <w:p w14:paraId="2292EDA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89910</w:t>
                  </w:r>
                </w:p>
              </w:tc>
              <w:tc>
                <w:tcPr>
                  <w:tcW w:w="1100" w:type="dxa"/>
                  <w:tcBorders>
                    <w:top w:val="nil"/>
                    <w:left w:val="nil"/>
                    <w:bottom w:val="single" w:sz="4" w:space="0" w:color="808080"/>
                    <w:right w:val="single" w:sz="4" w:space="0" w:color="808080"/>
                  </w:tcBorders>
                  <w:shd w:val="clear" w:color="auto" w:fill="auto"/>
                  <w:noWrap/>
                  <w:vAlign w:val="bottom"/>
                  <w:hideMark/>
                </w:tcPr>
                <w:p w14:paraId="79B441A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29970</w:t>
                  </w:r>
                </w:p>
              </w:tc>
              <w:tc>
                <w:tcPr>
                  <w:tcW w:w="440" w:type="dxa"/>
                  <w:tcBorders>
                    <w:top w:val="nil"/>
                    <w:left w:val="nil"/>
                    <w:bottom w:val="single" w:sz="4" w:space="0" w:color="808080"/>
                    <w:right w:val="single" w:sz="4" w:space="0" w:color="808080"/>
                  </w:tcBorders>
                  <w:shd w:val="clear" w:color="auto" w:fill="auto"/>
                  <w:noWrap/>
                  <w:vAlign w:val="bottom"/>
                  <w:hideMark/>
                </w:tcPr>
                <w:p w14:paraId="1347E55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0556ECD2"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7D93E4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Georgia</w:t>
                  </w:r>
                </w:p>
              </w:tc>
              <w:tc>
                <w:tcPr>
                  <w:tcW w:w="920" w:type="dxa"/>
                  <w:tcBorders>
                    <w:top w:val="nil"/>
                    <w:left w:val="nil"/>
                    <w:bottom w:val="single" w:sz="4" w:space="0" w:color="808080"/>
                    <w:right w:val="single" w:sz="4" w:space="0" w:color="808080"/>
                  </w:tcBorders>
                  <w:shd w:val="clear" w:color="auto" w:fill="auto"/>
                  <w:noWrap/>
                  <w:vAlign w:val="bottom"/>
                  <w:hideMark/>
                </w:tcPr>
                <w:p w14:paraId="6436E21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88740</w:t>
                  </w:r>
                </w:p>
              </w:tc>
              <w:tc>
                <w:tcPr>
                  <w:tcW w:w="1100" w:type="dxa"/>
                  <w:tcBorders>
                    <w:top w:val="nil"/>
                    <w:left w:val="nil"/>
                    <w:bottom w:val="single" w:sz="4" w:space="0" w:color="808080"/>
                    <w:right w:val="single" w:sz="4" w:space="0" w:color="808080"/>
                  </w:tcBorders>
                  <w:shd w:val="clear" w:color="auto" w:fill="auto"/>
                  <w:noWrap/>
                  <w:vAlign w:val="bottom"/>
                  <w:hideMark/>
                </w:tcPr>
                <w:p w14:paraId="288B698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29580</w:t>
                  </w:r>
                </w:p>
              </w:tc>
              <w:tc>
                <w:tcPr>
                  <w:tcW w:w="440" w:type="dxa"/>
                  <w:tcBorders>
                    <w:top w:val="nil"/>
                    <w:left w:val="nil"/>
                    <w:bottom w:val="single" w:sz="4" w:space="0" w:color="808080"/>
                    <w:right w:val="single" w:sz="4" w:space="0" w:color="808080"/>
                  </w:tcBorders>
                  <w:shd w:val="clear" w:color="auto" w:fill="auto"/>
                  <w:noWrap/>
                  <w:vAlign w:val="bottom"/>
                  <w:hideMark/>
                </w:tcPr>
                <w:p w14:paraId="075C91E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57CD8E90"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2C7DED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Kenya</w:t>
                  </w:r>
                </w:p>
              </w:tc>
              <w:tc>
                <w:tcPr>
                  <w:tcW w:w="920" w:type="dxa"/>
                  <w:tcBorders>
                    <w:top w:val="nil"/>
                    <w:left w:val="nil"/>
                    <w:bottom w:val="single" w:sz="4" w:space="0" w:color="808080"/>
                    <w:right w:val="single" w:sz="4" w:space="0" w:color="808080"/>
                  </w:tcBorders>
                  <w:shd w:val="clear" w:color="auto" w:fill="auto"/>
                  <w:noWrap/>
                  <w:vAlign w:val="bottom"/>
                  <w:hideMark/>
                </w:tcPr>
                <w:p w14:paraId="78BD0B4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84240</w:t>
                  </w:r>
                </w:p>
              </w:tc>
              <w:tc>
                <w:tcPr>
                  <w:tcW w:w="1100" w:type="dxa"/>
                  <w:tcBorders>
                    <w:top w:val="nil"/>
                    <w:left w:val="nil"/>
                    <w:bottom w:val="single" w:sz="4" w:space="0" w:color="808080"/>
                    <w:right w:val="single" w:sz="4" w:space="0" w:color="808080"/>
                  </w:tcBorders>
                  <w:shd w:val="clear" w:color="auto" w:fill="auto"/>
                  <w:noWrap/>
                  <w:vAlign w:val="bottom"/>
                  <w:hideMark/>
                </w:tcPr>
                <w:p w14:paraId="076600D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28080</w:t>
                  </w:r>
                </w:p>
              </w:tc>
              <w:tc>
                <w:tcPr>
                  <w:tcW w:w="440" w:type="dxa"/>
                  <w:tcBorders>
                    <w:top w:val="nil"/>
                    <w:left w:val="nil"/>
                    <w:bottom w:val="single" w:sz="4" w:space="0" w:color="808080"/>
                    <w:right w:val="single" w:sz="4" w:space="0" w:color="808080"/>
                  </w:tcBorders>
                  <w:shd w:val="clear" w:color="auto" w:fill="auto"/>
                  <w:noWrap/>
                  <w:vAlign w:val="bottom"/>
                  <w:hideMark/>
                </w:tcPr>
                <w:p w14:paraId="6F3B7A3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7FFCEE9F"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03E315D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Ukraine</w:t>
                  </w:r>
                </w:p>
              </w:tc>
              <w:tc>
                <w:tcPr>
                  <w:tcW w:w="920" w:type="dxa"/>
                  <w:tcBorders>
                    <w:top w:val="nil"/>
                    <w:left w:val="nil"/>
                    <w:bottom w:val="single" w:sz="4" w:space="0" w:color="808080"/>
                    <w:right w:val="single" w:sz="4" w:space="0" w:color="808080"/>
                  </w:tcBorders>
                  <w:shd w:val="clear" w:color="auto" w:fill="auto"/>
                  <w:noWrap/>
                  <w:vAlign w:val="bottom"/>
                  <w:hideMark/>
                </w:tcPr>
                <w:p w14:paraId="39C97F5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79680</w:t>
                  </w:r>
                </w:p>
              </w:tc>
              <w:tc>
                <w:tcPr>
                  <w:tcW w:w="1100" w:type="dxa"/>
                  <w:tcBorders>
                    <w:top w:val="nil"/>
                    <w:left w:val="nil"/>
                    <w:bottom w:val="single" w:sz="4" w:space="0" w:color="808080"/>
                    <w:right w:val="single" w:sz="4" w:space="0" w:color="808080"/>
                  </w:tcBorders>
                  <w:shd w:val="clear" w:color="auto" w:fill="auto"/>
                  <w:noWrap/>
                  <w:vAlign w:val="bottom"/>
                  <w:hideMark/>
                </w:tcPr>
                <w:p w14:paraId="022638B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26560</w:t>
                  </w:r>
                </w:p>
              </w:tc>
              <w:tc>
                <w:tcPr>
                  <w:tcW w:w="440" w:type="dxa"/>
                  <w:tcBorders>
                    <w:top w:val="nil"/>
                    <w:left w:val="nil"/>
                    <w:bottom w:val="single" w:sz="4" w:space="0" w:color="808080"/>
                    <w:right w:val="single" w:sz="4" w:space="0" w:color="808080"/>
                  </w:tcBorders>
                  <w:shd w:val="clear" w:color="auto" w:fill="auto"/>
                  <w:noWrap/>
                  <w:vAlign w:val="bottom"/>
                  <w:hideMark/>
                </w:tcPr>
                <w:p w14:paraId="0F59B83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5D2A9A79"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55B360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Senegal</w:t>
                  </w:r>
                </w:p>
              </w:tc>
              <w:tc>
                <w:tcPr>
                  <w:tcW w:w="920" w:type="dxa"/>
                  <w:tcBorders>
                    <w:top w:val="nil"/>
                    <w:left w:val="nil"/>
                    <w:bottom w:val="single" w:sz="4" w:space="0" w:color="808080"/>
                    <w:right w:val="single" w:sz="4" w:space="0" w:color="808080"/>
                  </w:tcBorders>
                  <w:shd w:val="clear" w:color="auto" w:fill="auto"/>
                  <w:noWrap/>
                  <w:vAlign w:val="bottom"/>
                  <w:hideMark/>
                </w:tcPr>
                <w:p w14:paraId="3734BCE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78480</w:t>
                  </w:r>
                </w:p>
              </w:tc>
              <w:tc>
                <w:tcPr>
                  <w:tcW w:w="1100" w:type="dxa"/>
                  <w:tcBorders>
                    <w:top w:val="nil"/>
                    <w:left w:val="nil"/>
                    <w:bottom w:val="single" w:sz="4" w:space="0" w:color="808080"/>
                    <w:right w:val="single" w:sz="4" w:space="0" w:color="808080"/>
                  </w:tcBorders>
                  <w:shd w:val="clear" w:color="auto" w:fill="auto"/>
                  <w:noWrap/>
                  <w:vAlign w:val="bottom"/>
                  <w:hideMark/>
                </w:tcPr>
                <w:p w14:paraId="7D3ED3C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26160</w:t>
                  </w:r>
                </w:p>
              </w:tc>
              <w:tc>
                <w:tcPr>
                  <w:tcW w:w="440" w:type="dxa"/>
                  <w:tcBorders>
                    <w:top w:val="nil"/>
                    <w:left w:val="nil"/>
                    <w:bottom w:val="single" w:sz="4" w:space="0" w:color="808080"/>
                    <w:right w:val="single" w:sz="4" w:space="0" w:color="808080"/>
                  </w:tcBorders>
                  <w:shd w:val="clear" w:color="auto" w:fill="auto"/>
                  <w:noWrap/>
                  <w:vAlign w:val="bottom"/>
                  <w:hideMark/>
                </w:tcPr>
                <w:p w14:paraId="6E4EB96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6A7AA3E5"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467504E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Romania</w:t>
                  </w:r>
                </w:p>
              </w:tc>
              <w:tc>
                <w:tcPr>
                  <w:tcW w:w="920" w:type="dxa"/>
                  <w:tcBorders>
                    <w:top w:val="nil"/>
                    <w:left w:val="nil"/>
                    <w:bottom w:val="single" w:sz="4" w:space="0" w:color="808080"/>
                    <w:right w:val="single" w:sz="4" w:space="0" w:color="808080"/>
                  </w:tcBorders>
                  <w:shd w:val="clear" w:color="auto" w:fill="auto"/>
                  <w:noWrap/>
                  <w:vAlign w:val="bottom"/>
                  <w:hideMark/>
                </w:tcPr>
                <w:p w14:paraId="1248D4F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75540</w:t>
                  </w:r>
                </w:p>
              </w:tc>
              <w:tc>
                <w:tcPr>
                  <w:tcW w:w="1100" w:type="dxa"/>
                  <w:tcBorders>
                    <w:top w:val="nil"/>
                    <w:left w:val="nil"/>
                    <w:bottom w:val="single" w:sz="4" w:space="0" w:color="808080"/>
                    <w:right w:val="single" w:sz="4" w:space="0" w:color="808080"/>
                  </w:tcBorders>
                  <w:shd w:val="clear" w:color="auto" w:fill="auto"/>
                  <w:noWrap/>
                  <w:vAlign w:val="bottom"/>
                  <w:hideMark/>
                </w:tcPr>
                <w:p w14:paraId="0F1E446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25180</w:t>
                  </w:r>
                </w:p>
              </w:tc>
              <w:tc>
                <w:tcPr>
                  <w:tcW w:w="440" w:type="dxa"/>
                  <w:tcBorders>
                    <w:top w:val="nil"/>
                    <w:left w:val="nil"/>
                    <w:bottom w:val="single" w:sz="4" w:space="0" w:color="808080"/>
                    <w:right w:val="single" w:sz="4" w:space="0" w:color="808080"/>
                  </w:tcBorders>
                  <w:shd w:val="clear" w:color="auto" w:fill="auto"/>
                  <w:noWrap/>
                  <w:vAlign w:val="bottom"/>
                  <w:hideMark/>
                </w:tcPr>
                <w:p w14:paraId="1731BF0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w:t>
                  </w:r>
                </w:p>
              </w:tc>
            </w:tr>
            <w:tr w:rsidR="00A94A4F" w:rsidRPr="00E47919" w14:paraId="11E3FD9B"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DEE6A0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Guyana</w:t>
                  </w:r>
                </w:p>
              </w:tc>
              <w:tc>
                <w:tcPr>
                  <w:tcW w:w="920" w:type="dxa"/>
                  <w:tcBorders>
                    <w:top w:val="nil"/>
                    <w:left w:val="nil"/>
                    <w:bottom w:val="single" w:sz="4" w:space="0" w:color="808080"/>
                    <w:right w:val="single" w:sz="4" w:space="0" w:color="808080"/>
                  </w:tcBorders>
                  <w:shd w:val="clear" w:color="auto" w:fill="auto"/>
                  <w:noWrap/>
                  <w:vAlign w:val="bottom"/>
                  <w:hideMark/>
                </w:tcPr>
                <w:p w14:paraId="3E6730B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73530</w:t>
                  </w:r>
                </w:p>
              </w:tc>
              <w:tc>
                <w:tcPr>
                  <w:tcW w:w="1100" w:type="dxa"/>
                  <w:tcBorders>
                    <w:top w:val="nil"/>
                    <w:left w:val="nil"/>
                    <w:bottom w:val="single" w:sz="4" w:space="0" w:color="808080"/>
                    <w:right w:val="single" w:sz="4" w:space="0" w:color="808080"/>
                  </w:tcBorders>
                  <w:shd w:val="clear" w:color="auto" w:fill="auto"/>
                  <w:noWrap/>
                  <w:vAlign w:val="bottom"/>
                  <w:hideMark/>
                </w:tcPr>
                <w:p w14:paraId="17C5AF8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24510</w:t>
                  </w:r>
                </w:p>
              </w:tc>
              <w:tc>
                <w:tcPr>
                  <w:tcW w:w="440" w:type="dxa"/>
                  <w:tcBorders>
                    <w:top w:val="nil"/>
                    <w:left w:val="nil"/>
                    <w:bottom w:val="single" w:sz="4" w:space="0" w:color="808080"/>
                    <w:right w:val="single" w:sz="4" w:space="0" w:color="808080"/>
                  </w:tcBorders>
                  <w:shd w:val="clear" w:color="auto" w:fill="auto"/>
                  <w:noWrap/>
                  <w:vAlign w:val="bottom"/>
                  <w:hideMark/>
                </w:tcPr>
                <w:p w14:paraId="15EBCB5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70486022"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284DD9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Jamaica</w:t>
                  </w:r>
                </w:p>
              </w:tc>
              <w:tc>
                <w:tcPr>
                  <w:tcW w:w="920" w:type="dxa"/>
                  <w:tcBorders>
                    <w:top w:val="nil"/>
                    <w:left w:val="nil"/>
                    <w:bottom w:val="single" w:sz="4" w:space="0" w:color="808080"/>
                    <w:right w:val="single" w:sz="4" w:space="0" w:color="808080"/>
                  </w:tcBorders>
                  <w:shd w:val="clear" w:color="auto" w:fill="auto"/>
                  <w:noWrap/>
                  <w:vAlign w:val="bottom"/>
                  <w:hideMark/>
                </w:tcPr>
                <w:p w14:paraId="6E3642E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70380</w:t>
                  </w:r>
                </w:p>
              </w:tc>
              <w:tc>
                <w:tcPr>
                  <w:tcW w:w="1100" w:type="dxa"/>
                  <w:tcBorders>
                    <w:top w:val="nil"/>
                    <w:left w:val="nil"/>
                    <w:bottom w:val="single" w:sz="4" w:space="0" w:color="808080"/>
                    <w:right w:val="single" w:sz="4" w:space="0" w:color="808080"/>
                  </w:tcBorders>
                  <w:shd w:val="clear" w:color="auto" w:fill="auto"/>
                  <w:noWrap/>
                  <w:vAlign w:val="bottom"/>
                  <w:hideMark/>
                </w:tcPr>
                <w:p w14:paraId="32B239D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23460</w:t>
                  </w:r>
                </w:p>
              </w:tc>
              <w:tc>
                <w:tcPr>
                  <w:tcW w:w="440" w:type="dxa"/>
                  <w:tcBorders>
                    <w:top w:val="nil"/>
                    <w:left w:val="nil"/>
                    <w:bottom w:val="single" w:sz="4" w:space="0" w:color="808080"/>
                    <w:right w:val="single" w:sz="4" w:space="0" w:color="808080"/>
                  </w:tcBorders>
                  <w:shd w:val="clear" w:color="auto" w:fill="auto"/>
                  <w:noWrap/>
                  <w:vAlign w:val="bottom"/>
                  <w:hideMark/>
                </w:tcPr>
                <w:p w14:paraId="7A60D7E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1377F95E"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39CEBA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Albania</w:t>
                  </w:r>
                </w:p>
              </w:tc>
              <w:tc>
                <w:tcPr>
                  <w:tcW w:w="920" w:type="dxa"/>
                  <w:tcBorders>
                    <w:top w:val="nil"/>
                    <w:left w:val="nil"/>
                    <w:bottom w:val="single" w:sz="4" w:space="0" w:color="808080"/>
                    <w:right w:val="single" w:sz="4" w:space="0" w:color="808080"/>
                  </w:tcBorders>
                  <w:shd w:val="clear" w:color="auto" w:fill="auto"/>
                  <w:noWrap/>
                  <w:vAlign w:val="bottom"/>
                  <w:hideMark/>
                </w:tcPr>
                <w:p w14:paraId="5609C79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70350</w:t>
                  </w:r>
                </w:p>
              </w:tc>
              <w:tc>
                <w:tcPr>
                  <w:tcW w:w="1100" w:type="dxa"/>
                  <w:tcBorders>
                    <w:top w:val="nil"/>
                    <w:left w:val="nil"/>
                    <w:bottom w:val="single" w:sz="4" w:space="0" w:color="808080"/>
                    <w:right w:val="single" w:sz="4" w:space="0" w:color="808080"/>
                  </w:tcBorders>
                  <w:shd w:val="clear" w:color="auto" w:fill="auto"/>
                  <w:noWrap/>
                  <w:vAlign w:val="bottom"/>
                  <w:hideMark/>
                </w:tcPr>
                <w:p w14:paraId="503A450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23450</w:t>
                  </w:r>
                </w:p>
              </w:tc>
              <w:tc>
                <w:tcPr>
                  <w:tcW w:w="440" w:type="dxa"/>
                  <w:tcBorders>
                    <w:top w:val="nil"/>
                    <w:left w:val="nil"/>
                    <w:bottom w:val="single" w:sz="4" w:space="0" w:color="808080"/>
                    <w:right w:val="single" w:sz="4" w:space="0" w:color="808080"/>
                  </w:tcBorders>
                  <w:shd w:val="clear" w:color="auto" w:fill="auto"/>
                  <w:noWrap/>
                  <w:vAlign w:val="bottom"/>
                  <w:hideMark/>
                </w:tcPr>
                <w:p w14:paraId="66778D6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592E59D2"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CA63BE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Haiti</w:t>
                  </w:r>
                </w:p>
              </w:tc>
              <w:tc>
                <w:tcPr>
                  <w:tcW w:w="920" w:type="dxa"/>
                  <w:tcBorders>
                    <w:top w:val="nil"/>
                    <w:left w:val="nil"/>
                    <w:bottom w:val="single" w:sz="4" w:space="0" w:color="808080"/>
                    <w:right w:val="single" w:sz="4" w:space="0" w:color="808080"/>
                  </w:tcBorders>
                  <w:shd w:val="clear" w:color="auto" w:fill="auto"/>
                  <w:noWrap/>
                  <w:vAlign w:val="bottom"/>
                  <w:hideMark/>
                </w:tcPr>
                <w:p w14:paraId="1055D67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63900</w:t>
                  </w:r>
                </w:p>
              </w:tc>
              <w:tc>
                <w:tcPr>
                  <w:tcW w:w="1100" w:type="dxa"/>
                  <w:tcBorders>
                    <w:top w:val="nil"/>
                    <w:left w:val="nil"/>
                    <w:bottom w:val="single" w:sz="4" w:space="0" w:color="808080"/>
                    <w:right w:val="single" w:sz="4" w:space="0" w:color="808080"/>
                  </w:tcBorders>
                  <w:shd w:val="clear" w:color="auto" w:fill="auto"/>
                  <w:noWrap/>
                  <w:vAlign w:val="bottom"/>
                  <w:hideMark/>
                </w:tcPr>
                <w:p w14:paraId="4810F49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21300</w:t>
                  </w:r>
                </w:p>
              </w:tc>
              <w:tc>
                <w:tcPr>
                  <w:tcW w:w="440" w:type="dxa"/>
                  <w:tcBorders>
                    <w:top w:val="nil"/>
                    <w:left w:val="nil"/>
                    <w:bottom w:val="single" w:sz="4" w:space="0" w:color="808080"/>
                    <w:right w:val="single" w:sz="4" w:space="0" w:color="808080"/>
                  </w:tcBorders>
                  <w:shd w:val="clear" w:color="auto" w:fill="auto"/>
                  <w:noWrap/>
                  <w:vAlign w:val="bottom"/>
                  <w:hideMark/>
                </w:tcPr>
                <w:p w14:paraId="4D83ED2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14908189"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238A6E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Cuba</w:t>
                  </w:r>
                </w:p>
              </w:tc>
              <w:tc>
                <w:tcPr>
                  <w:tcW w:w="920" w:type="dxa"/>
                  <w:tcBorders>
                    <w:top w:val="nil"/>
                    <w:left w:val="nil"/>
                    <w:bottom w:val="single" w:sz="4" w:space="0" w:color="808080"/>
                    <w:right w:val="single" w:sz="4" w:space="0" w:color="808080"/>
                  </w:tcBorders>
                  <w:shd w:val="clear" w:color="auto" w:fill="auto"/>
                  <w:noWrap/>
                  <w:vAlign w:val="bottom"/>
                  <w:hideMark/>
                </w:tcPr>
                <w:p w14:paraId="3267CF0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61620</w:t>
                  </w:r>
                </w:p>
              </w:tc>
              <w:tc>
                <w:tcPr>
                  <w:tcW w:w="1100" w:type="dxa"/>
                  <w:tcBorders>
                    <w:top w:val="nil"/>
                    <w:left w:val="nil"/>
                    <w:bottom w:val="single" w:sz="4" w:space="0" w:color="808080"/>
                    <w:right w:val="single" w:sz="4" w:space="0" w:color="808080"/>
                  </w:tcBorders>
                  <w:shd w:val="clear" w:color="auto" w:fill="auto"/>
                  <w:noWrap/>
                  <w:vAlign w:val="bottom"/>
                  <w:hideMark/>
                </w:tcPr>
                <w:p w14:paraId="537EE51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20540</w:t>
                  </w:r>
                </w:p>
              </w:tc>
              <w:tc>
                <w:tcPr>
                  <w:tcW w:w="440" w:type="dxa"/>
                  <w:tcBorders>
                    <w:top w:val="nil"/>
                    <w:left w:val="nil"/>
                    <w:bottom w:val="single" w:sz="4" w:space="0" w:color="808080"/>
                    <w:right w:val="single" w:sz="4" w:space="0" w:color="808080"/>
                  </w:tcBorders>
                  <w:shd w:val="clear" w:color="auto" w:fill="auto"/>
                  <w:noWrap/>
                  <w:vAlign w:val="bottom"/>
                  <w:hideMark/>
                </w:tcPr>
                <w:p w14:paraId="462856A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3B9E023C"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06C621D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Afghanistan</w:t>
                  </w:r>
                </w:p>
              </w:tc>
              <w:tc>
                <w:tcPr>
                  <w:tcW w:w="920" w:type="dxa"/>
                  <w:tcBorders>
                    <w:top w:val="nil"/>
                    <w:left w:val="nil"/>
                    <w:bottom w:val="single" w:sz="4" w:space="0" w:color="808080"/>
                    <w:right w:val="single" w:sz="4" w:space="0" w:color="808080"/>
                  </w:tcBorders>
                  <w:shd w:val="clear" w:color="auto" w:fill="auto"/>
                  <w:noWrap/>
                  <w:vAlign w:val="bottom"/>
                  <w:hideMark/>
                </w:tcPr>
                <w:p w14:paraId="7A0CEA0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61020</w:t>
                  </w:r>
                </w:p>
              </w:tc>
              <w:tc>
                <w:tcPr>
                  <w:tcW w:w="1100" w:type="dxa"/>
                  <w:tcBorders>
                    <w:top w:val="nil"/>
                    <w:left w:val="nil"/>
                    <w:bottom w:val="single" w:sz="4" w:space="0" w:color="808080"/>
                    <w:right w:val="single" w:sz="4" w:space="0" w:color="808080"/>
                  </w:tcBorders>
                  <w:shd w:val="clear" w:color="auto" w:fill="auto"/>
                  <w:noWrap/>
                  <w:vAlign w:val="bottom"/>
                  <w:hideMark/>
                </w:tcPr>
                <w:p w14:paraId="5C7A0B5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20340</w:t>
                  </w:r>
                </w:p>
              </w:tc>
              <w:tc>
                <w:tcPr>
                  <w:tcW w:w="440" w:type="dxa"/>
                  <w:tcBorders>
                    <w:top w:val="nil"/>
                    <w:left w:val="nil"/>
                    <w:bottom w:val="single" w:sz="4" w:space="0" w:color="808080"/>
                    <w:right w:val="single" w:sz="4" w:space="0" w:color="808080"/>
                  </w:tcBorders>
                  <w:shd w:val="clear" w:color="auto" w:fill="auto"/>
                  <w:noWrap/>
                  <w:vAlign w:val="bottom"/>
                  <w:hideMark/>
                </w:tcPr>
                <w:p w14:paraId="511206D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452D9072"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37C8893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Gabon</w:t>
                  </w:r>
                </w:p>
              </w:tc>
              <w:tc>
                <w:tcPr>
                  <w:tcW w:w="920" w:type="dxa"/>
                  <w:tcBorders>
                    <w:top w:val="nil"/>
                    <w:left w:val="nil"/>
                    <w:bottom w:val="single" w:sz="4" w:space="0" w:color="808080"/>
                    <w:right w:val="single" w:sz="4" w:space="0" w:color="808080"/>
                  </w:tcBorders>
                  <w:shd w:val="clear" w:color="auto" w:fill="auto"/>
                  <w:noWrap/>
                  <w:vAlign w:val="bottom"/>
                  <w:hideMark/>
                </w:tcPr>
                <w:p w14:paraId="2345FA6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59850</w:t>
                  </w:r>
                </w:p>
              </w:tc>
              <w:tc>
                <w:tcPr>
                  <w:tcW w:w="1100" w:type="dxa"/>
                  <w:tcBorders>
                    <w:top w:val="nil"/>
                    <w:left w:val="nil"/>
                    <w:bottom w:val="single" w:sz="4" w:space="0" w:color="808080"/>
                    <w:right w:val="single" w:sz="4" w:space="0" w:color="808080"/>
                  </w:tcBorders>
                  <w:shd w:val="clear" w:color="auto" w:fill="auto"/>
                  <w:noWrap/>
                  <w:vAlign w:val="bottom"/>
                  <w:hideMark/>
                </w:tcPr>
                <w:p w14:paraId="4EA2E91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19950</w:t>
                  </w:r>
                </w:p>
              </w:tc>
              <w:tc>
                <w:tcPr>
                  <w:tcW w:w="440" w:type="dxa"/>
                  <w:tcBorders>
                    <w:top w:val="nil"/>
                    <w:left w:val="nil"/>
                    <w:bottom w:val="single" w:sz="4" w:space="0" w:color="808080"/>
                    <w:right w:val="single" w:sz="4" w:space="0" w:color="808080"/>
                  </w:tcBorders>
                  <w:shd w:val="clear" w:color="auto" w:fill="auto"/>
                  <w:noWrap/>
                  <w:vAlign w:val="bottom"/>
                  <w:hideMark/>
                </w:tcPr>
                <w:p w14:paraId="5AD5551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1AA8EC7C"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000B376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Guam</w:t>
                  </w:r>
                </w:p>
              </w:tc>
              <w:tc>
                <w:tcPr>
                  <w:tcW w:w="920" w:type="dxa"/>
                  <w:tcBorders>
                    <w:top w:val="nil"/>
                    <w:left w:val="nil"/>
                    <w:bottom w:val="single" w:sz="4" w:space="0" w:color="808080"/>
                    <w:right w:val="single" w:sz="4" w:space="0" w:color="808080"/>
                  </w:tcBorders>
                  <w:shd w:val="clear" w:color="auto" w:fill="auto"/>
                  <w:noWrap/>
                  <w:vAlign w:val="bottom"/>
                  <w:hideMark/>
                </w:tcPr>
                <w:p w14:paraId="49589FD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59760</w:t>
                  </w:r>
                </w:p>
              </w:tc>
              <w:tc>
                <w:tcPr>
                  <w:tcW w:w="1100" w:type="dxa"/>
                  <w:tcBorders>
                    <w:top w:val="nil"/>
                    <w:left w:val="nil"/>
                    <w:bottom w:val="single" w:sz="4" w:space="0" w:color="808080"/>
                    <w:right w:val="single" w:sz="4" w:space="0" w:color="808080"/>
                  </w:tcBorders>
                  <w:shd w:val="clear" w:color="auto" w:fill="auto"/>
                  <w:noWrap/>
                  <w:vAlign w:val="bottom"/>
                  <w:hideMark/>
                </w:tcPr>
                <w:p w14:paraId="67F9C56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19920</w:t>
                  </w:r>
                </w:p>
              </w:tc>
              <w:tc>
                <w:tcPr>
                  <w:tcW w:w="440" w:type="dxa"/>
                  <w:tcBorders>
                    <w:top w:val="nil"/>
                    <w:left w:val="nil"/>
                    <w:bottom w:val="single" w:sz="4" w:space="0" w:color="808080"/>
                    <w:right w:val="single" w:sz="4" w:space="0" w:color="808080"/>
                  </w:tcBorders>
                  <w:shd w:val="clear" w:color="auto" w:fill="auto"/>
                  <w:noWrap/>
                  <w:vAlign w:val="bottom"/>
                  <w:hideMark/>
                </w:tcPr>
                <w:p w14:paraId="7416683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4E4F8D9B"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5D85171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Ireland</w:t>
                  </w:r>
                </w:p>
              </w:tc>
              <w:tc>
                <w:tcPr>
                  <w:tcW w:w="920" w:type="dxa"/>
                  <w:tcBorders>
                    <w:top w:val="nil"/>
                    <w:left w:val="nil"/>
                    <w:bottom w:val="single" w:sz="4" w:space="0" w:color="808080"/>
                    <w:right w:val="single" w:sz="4" w:space="0" w:color="808080"/>
                  </w:tcBorders>
                  <w:shd w:val="clear" w:color="auto" w:fill="auto"/>
                  <w:noWrap/>
                  <w:vAlign w:val="bottom"/>
                  <w:hideMark/>
                </w:tcPr>
                <w:p w14:paraId="55D43A4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55440</w:t>
                  </w:r>
                </w:p>
              </w:tc>
              <w:tc>
                <w:tcPr>
                  <w:tcW w:w="1100" w:type="dxa"/>
                  <w:tcBorders>
                    <w:top w:val="nil"/>
                    <w:left w:val="nil"/>
                    <w:bottom w:val="single" w:sz="4" w:space="0" w:color="808080"/>
                    <w:right w:val="single" w:sz="4" w:space="0" w:color="808080"/>
                  </w:tcBorders>
                  <w:shd w:val="clear" w:color="auto" w:fill="auto"/>
                  <w:noWrap/>
                  <w:vAlign w:val="bottom"/>
                  <w:hideMark/>
                </w:tcPr>
                <w:p w14:paraId="49CC9CF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18480</w:t>
                  </w:r>
                </w:p>
              </w:tc>
              <w:tc>
                <w:tcPr>
                  <w:tcW w:w="440" w:type="dxa"/>
                  <w:tcBorders>
                    <w:top w:val="nil"/>
                    <w:left w:val="nil"/>
                    <w:bottom w:val="single" w:sz="4" w:space="0" w:color="808080"/>
                    <w:right w:val="single" w:sz="4" w:space="0" w:color="808080"/>
                  </w:tcBorders>
                  <w:shd w:val="clear" w:color="auto" w:fill="auto"/>
                  <w:noWrap/>
                  <w:vAlign w:val="bottom"/>
                  <w:hideMark/>
                </w:tcPr>
                <w:p w14:paraId="49AEB48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7BF13002"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5CF85DDB"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Kyrgyzstan</w:t>
                  </w:r>
                </w:p>
              </w:tc>
              <w:tc>
                <w:tcPr>
                  <w:tcW w:w="920" w:type="dxa"/>
                  <w:tcBorders>
                    <w:top w:val="nil"/>
                    <w:left w:val="nil"/>
                    <w:bottom w:val="single" w:sz="4" w:space="0" w:color="808080"/>
                    <w:right w:val="single" w:sz="4" w:space="0" w:color="808080"/>
                  </w:tcBorders>
                  <w:shd w:val="clear" w:color="auto" w:fill="auto"/>
                  <w:noWrap/>
                  <w:vAlign w:val="bottom"/>
                  <w:hideMark/>
                </w:tcPr>
                <w:p w14:paraId="3F357FA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50850</w:t>
                  </w:r>
                </w:p>
              </w:tc>
              <w:tc>
                <w:tcPr>
                  <w:tcW w:w="1100" w:type="dxa"/>
                  <w:tcBorders>
                    <w:top w:val="nil"/>
                    <w:left w:val="nil"/>
                    <w:bottom w:val="single" w:sz="4" w:space="0" w:color="808080"/>
                    <w:right w:val="single" w:sz="4" w:space="0" w:color="808080"/>
                  </w:tcBorders>
                  <w:shd w:val="clear" w:color="auto" w:fill="auto"/>
                  <w:noWrap/>
                  <w:vAlign w:val="bottom"/>
                  <w:hideMark/>
                </w:tcPr>
                <w:p w14:paraId="026E6B5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16950</w:t>
                  </w:r>
                </w:p>
              </w:tc>
              <w:tc>
                <w:tcPr>
                  <w:tcW w:w="440" w:type="dxa"/>
                  <w:tcBorders>
                    <w:top w:val="nil"/>
                    <w:left w:val="nil"/>
                    <w:bottom w:val="single" w:sz="4" w:space="0" w:color="808080"/>
                    <w:right w:val="single" w:sz="4" w:space="0" w:color="808080"/>
                  </w:tcBorders>
                  <w:shd w:val="clear" w:color="auto" w:fill="auto"/>
                  <w:noWrap/>
                  <w:vAlign w:val="bottom"/>
                  <w:hideMark/>
                </w:tcPr>
                <w:p w14:paraId="61184A8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41EC5E6B"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ECBA85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Netherlands</w:t>
                  </w:r>
                </w:p>
              </w:tc>
              <w:tc>
                <w:tcPr>
                  <w:tcW w:w="920" w:type="dxa"/>
                  <w:tcBorders>
                    <w:top w:val="nil"/>
                    <w:left w:val="nil"/>
                    <w:bottom w:val="single" w:sz="4" w:space="0" w:color="808080"/>
                    <w:right w:val="single" w:sz="4" w:space="0" w:color="808080"/>
                  </w:tcBorders>
                  <w:shd w:val="clear" w:color="auto" w:fill="auto"/>
                  <w:noWrap/>
                  <w:vAlign w:val="bottom"/>
                  <w:hideMark/>
                </w:tcPr>
                <w:p w14:paraId="16054BB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36600</w:t>
                  </w:r>
                </w:p>
              </w:tc>
              <w:tc>
                <w:tcPr>
                  <w:tcW w:w="1100" w:type="dxa"/>
                  <w:tcBorders>
                    <w:top w:val="nil"/>
                    <w:left w:val="nil"/>
                    <w:bottom w:val="single" w:sz="4" w:space="0" w:color="808080"/>
                    <w:right w:val="single" w:sz="4" w:space="0" w:color="808080"/>
                  </w:tcBorders>
                  <w:shd w:val="clear" w:color="auto" w:fill="auto"/>
                  <w:noWrap/>
                  <w:vAlign w:val="bottom"/>
                  <w:hideMark/>
                </w:tcPr>
                <w:p w14:paraId="6435D9E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12200</w:t>
                  </w:r>
                </w:p>
              </w:tc>
              <w:tc>
                <w:tcPr>
                  <w:tcW w:w="440" w:type="dxa"/>
                  <w:tcBorders>
                    <w:top w:val="nil"/>
                    <w:left w:val="nil"/>
                    <w:bottom w:val="single" w:sz="4" w:space="0" w:color="808080"/>
                    <w:right w:val="single" w:sz="4" w:space="0" w:color="808080"/>
                  </w:tcBorders>
                  <w:shd w:val="clear" w:color="auto" w:fill="auto"/>
                  <w:noWrap/>
                  <w:vAlign w:val="bottom"/>
                  <w:hideMark/>
                </w:tcPr>
                <w:p w14:paraId="00F4945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4D0FDA18"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3EF164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Serbia</w:t>
                  </w:r>
                </w:p>
              </w:tc>
              <w:tc>
                <w:tcPr>
                  <w:tcW w:w="920" w:type="dxa"/>
                  <w:tcBorders>
                    <w:top w:val="nil"/>
                    <w:left w:val="nil"/>
                    <w:bottom w:val="single" w:sz="4" w:space="0" w:color="808080"/>
                    <w:right w:val="single" w:sz="4" w:space="0" w:color="808080"/>
                  </w:tcBorders>
                  <w:shd w:val="clear" w:color="auto" w:fill="auto"/>
                  <w:noWrap/>
                  <w:vAlign w:val="bottom"/>
                  <w:hideMark/>
                </w:tcPr>
                <w:p w14:paraId="263653D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35100</w:t>
                  </w:r>
                </w:p>
              </w:tc>
              <w:tc>
                <w:tcPr>
                  <w:tcW w:w="1100" w:type="dxa"/>
                  <w:tcBorders>
                    <w:top w:val="nil"/>
                    <w:left w:val="nil"/>
                    <w:bottom w:val="single" w:sz="4" w:space="0" w:color="808080"/>
                    <w:right w:val="single" w:sz="4" w:space="0" w:color="808080"/>
                  </w:tcBorders>
                  <w:shd w:val="clear" w:color="auto" w:fill="auto"/>
                  <w:noWrap/>
                  <w:vAlign w:val="bottom"/>
                  <w:hideMark/>
                </w:tcPr>
                <w:p w14:paraId="0D3B6C33"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11700</w:t>
                  </w:r>
                </w:p>
              </w:tc>
              <w:tc>
                <w:tcPr>
                  <w:tcW w:w="440" w:type="dxa"/>
                  <w:tcBorders>
                    <w:top w:val="nil"/>
                    <w:left w:val="nil"/>
                    <w:bottom w:val="single" w:sz="4" w:space="0" w:color="808080"/>
                    <w:right w:val="single" w:sz="4" w:space="0" w:color="808080"/>
                  </w:tcBorders>
                  <w:shd w:val="clear" w:color="auto" w:fill="auto"/>
                  <w:noWrap/>
                  <w:vAlign w:val="bottom"/>
                  <w:hideMark/>
                </w:tcPr>
                <w:p w14:paraId="3BB2952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6D86F88C"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742EB30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Thailand</w:t>
                  </w:r>
                </w:p>
              </w:tc>
              <w:tc>
                <w:tcPr>
                  <w:tcW w:w="920" w:type="dxa"/>
                  <w:tcBorders>
                    <w:top w:val="nil"/>
                    <w:left w:val="nil"/>
                    <w:bottom w:val="single" w:sz="4" w:space="0" w:color="808080"/>
                    <w:right w:val="single" w:sz="4" w:space="0" w:color="808080"/>
                  </w:tcBorders>
                  <w:shd w:val="clear" w:color="auto" w:fill="auto"/>
                  <w:noWrap/>
                  <w:vAlign w:val="bottom"/>
                  <w:hideMark/>
                </w:tcPr>
                <w:p w14:paraId="3E969AA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34560</w:t>
                  </w:r>
                </w:p>
              </w:tc>
              <w:tc>
                <w:tcPr>
                  <w:tcW w:w="1100" w:type="dxa"/>
                  <w:tcBorders>
                    <w:top w:val="nil"/>
                    <w:left w:val="nil"/>
                    <w:bottom w:val="single" w:sz="4" w:space="0" w:color="808080"/>
                    <w:right w:val="single" w:sz="4" w:space="0" w:color="808080"/>
                  </w:tcBorders>
                  <w:shd w:val="clear" w:color="auto" w:fill="auto"/>
                  <w:noWrap/>
                  <w:vAlign w:val="bottom"/>
                  <w:hideMark/>
                </w:tcPr>
                <w:p w14:paraId="32B8292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11520</w:t>
                  </w:r>
                </w:p>
              </w:tc>
              <w:tc>
                <w:tcPr>
                  <w:tcW w:w="440" w:type="dxa"/>
                  <w:tcBorders>
                    <w:top w:val="nil"/>
                    <w:left w:val="nil"/>
                    <w:bottom w:val="single" w:sz="4" w:space="0" w:color="808080"/>
                    <w:right w:val="single" w:sz="4" w:space="0" w:color="808080"/>
                  </w:tcBorders>
                  <w:shd w:val="clear" w:color="auto" w:fill="auto"/>
                  <w:noWrap/>
                  <w:vAlign w:val="bottom"/>
                  <w:hideMark/>
                </w:tcPr>
                <w:p w14:paraId="5E0E816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3109D512"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DFA128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Guadeloupe</w:t>
                  </w:r>
                </w:p>
              </w:tc>
              <w:tc>
                <w:tcPr>
                  <w:tcW w:w="920" w:type="dxa"/>
                  <w:tcBorders>
                    <w:top w:val="nil"/>
                    <w:left w:val="nil"/>
                    <w:bottom w:val="single" w:sz="4" w:space="0" w:color="808080"/>
                    <w:right w:val="single" w:sz="4" w:space="0" w:color="808080"/>
                  </w:tcBorders>
                  <w:shd w:val="clear" w:color="auto" w:fill="auto"/>
                  <w:noWrap/>
                  <w:vAlign w:val="bottom"/>
                  <w:hideMark/>
                </w:tcPr>
                <w:p w14:paraId="2DA5FF64"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34260</w:t>
                  </w:r>
                </w:p>
              </w:tc>
              <w:tc>
                <w:tcPr>
                  <w:tcW w:w="1100" w:type="dxa"/>
                  <w:tcBorders>
                    <w:top w:val="nil"/>
                    <w:left w:val="nil"/>
                    <w:bottom w:val="single" w:sz="4" w:space="0" w:color="808080"/>
                    <w:right w:val="single" w:sz="4" w:space="0" w:color="808080"/>
                  </w:tcBorders>
                  <w:shd w:val="clear" w:color="auto" w:fill="auto"/>
                  <w:noWrap/>
                  <w:vAlign w:val="bottom"/>
                  <w:hideMark/>
                </w:tcPr>
                <w:p w14:paraId="54436F4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11420</w:t>
                  </w:r>
                </w:p>
              </w:tc>
              <w:tc>
                <w:tcPr>
                  <w:tcW w:w="440" w:type="dxa"/>
                  <w:tcBorders>
                    <w:top w:val="nil"/>
                    <w:left w:val="nil"/>
                    <w:bottom w:val="single" w:sz="4" w:space="0" w:color="808080"/>
                    <w:right w:val="single" w:sz="4" w:space="0" w:color="808080"/>
                  </w:tcBorders>
                  <w:shd w:val="clear" w:color="auto" w:fill="auto"/>
                  <w:noWrap/>
                  <w:vAlign w:val="bottom"/>
                  <w:hideMark/>
                </w:tcPr>
                <w:p w14:paraId="3A10C95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5A483915"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13FD6A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lastRenderedPageBreak/>
                    <w:t>Norway</w:t>
                  </w:r>
                </w:p>
              </w:tc>
              <w:tc>
                <w:tcPr>
                  <w:tcW w:w="920" w:type="dxa"/>
                  <w:tcBorders>
                    <w:top w:val="nil"/>
                    <w:left w:val="nil"/>
                    <w:bottom w:val="single" w:sz="4" w:space="0" w:color="808080"/>
                    <w:right w:val="single" w:sz="4" w:space="0" w:color="808080"/>
                  </w:tcBorders>
                  <w:shd w:val="clear" w:color="auto" w:fill="auto"/>
                  <w:noWrap/>
                  <w:vAlign w:val="bottom"/>
                  <w:hideMark/>
                </w:tcPr>
                <w:p w14:paraId="691B7B1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31950</w:t>
                  </w:r>
                </w:p>
              </w:tc>
              <w:tc>
                <w:tcPr>
                  <w:tcW w:w="1100" w:type="dxa"/>
                  <w:tcBorders>
                    <w:top w:val="nil"/>
                    <w:left w:val="nil"/>
                    <w:bottom w:val="single" w:sz="4" w:space="0" w:color="808080"/>
                    <w:right w:val="single" w:sz="4" w:space="0" w:color="808080"/>
                  </w:tcBorders>
                  <w:shd w:val="clear" w:color="auto" w:fill="auto"/>
                  <w:noWrap/>
                  <w:vAlign w:val="bottom"/>
                  <w:hideMark/>
                </w:tcPr>
                <w:p w14:paraId="5E4E362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10650</w:t>
                  </w:r>
                </w:p>
              </w:tc>
              <w:tc>
                <w:tcPr>
                  <w:tcW w:w="440" w:type="dxa"/>
                  <w:tcBorders>
                    <w:top w:val="nil"/>
                    <w:left w:val="nil"/>
                    <w:bottom w:val="single" w:sz="4" w:space="0" w:color="808080"/>
                    <w:right w:val="single" w:sz="4" w:space="0" w:color="808080"/>
                  </w:tcBorders>
                  <w:shd w:val="clear" w:color="auto" w:fill="auto"/>
                  <w:noWrap/>
                  <w:vAlign w:val="bottom"/>
                  <w:hideMark/>
                </w:tcPr>
                <w:p w14:paraId="7980B90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030AD0FE"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1FC2C32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Uruguay</w:t>
                  </w:r>
                </w:p>
              </w:tc>
              <w:tc>
                <w:tcPr>
                  <w:tcW w:w="920" w:type="dxa"/>
                  <w:tcBorders>
                    <w:top w:val="nil"/>
                    <w:left w:val="nil"/>
                    <w:bottom w:val="single" w:sz="4" w:space="0" w:color="808080"/>
                    <w:right w:val="single" w:sz="4" w:space="0" w:color="808080"/>
                  </w:tcBorders>
                  <w:shd w:val="clear" w:color="auto" w:fill="auto"/>
                  <w:noWrap/>
                  <w:vAlign w:val="bottom"/>
                  <w:hideMark/>
                </w:tcPr>
                <w:p w14:paraId="0DC597E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30960</w:t>
                  </w:r>
                </w:p>
              </w:tc>
              <w:tc>
                <w:tcPr>
                  <w:tcW w:w="1100" w:type="dxa"/>
                  <w:tcBorders>
                    <w:top w:val="nil"/>
                    <w:left w:val="nil"/>
                    <w:bottom w:val="single" w:sz="4" w:space="0" w:color="808080"/>
                    <w:right w:val="single" w:sz="4" w:space="0" w:color="808080"/>
                  </w:tcBorders>
                  <w:shd w:val="clear" w:color="auto" w:fill="auto"/>
                  <w:noWrap/>
                  <w:vAlign w:val="bottom"/>
                  <w:hideMark/>
                </w:tcPr>
                <w:p w14:paraId="7061E9A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10320</w:t>
                  </w:r>
                </w:p>
              </w:tc>
              <w:tc>
                <w:tcPr>
                  <w:tcW w:w="440" w:type="dxa"/>
                  <w:tcBorders>
                    <w:top w:val="nil"/>
                    <w:left w:val="nil"/>
                    <w:bottom w:val="single" w:sz="4" w:space="0" w:color="808080"/>
                    <w:right w:val="single" w:sz="4" w:space="0" w:color="808080"/>
                  </w:tcBorders>
                  <w:shd w:val="clear" w:color="auto" w:fill="auto"/>
                  <w:noWrap/>
                  <w:vAlign w:val="bottom"/>
                  <w:hideMark/>
                </w:tcPr>
                <w:p w14:paraId="774DE9A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57DA1440"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510061D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Austria</w:t>
                  </w:r>
                </w:p>
              </w:tc>
              <w:tc>
                <w:tcPr>
                  <w:tcW w:w="920" w:type="dxa"/>
                  <w:tcBorders>
                    <w:top w:val="nil"/>
                    <w:left w:val="nil"/>
                    <w:bottom w:val="single" w:sz="4" w:space="0" w:color="808080"/>
                    <w:right w:val="single" w:sz="4" w:space="0" w:color="808080"/>
                  </w:tcBorders>
                  <w:shd w:val="clear" w:color="auto" w:fill="auto"/>
                  <w:noWrap/>
                  <w:vAlign w:val="bottom"/>
                  <w:hideMark/>
                </w:tcPr>
                <w:p w14:paraId="16B6261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30600</w:t>
                  </w:r>
                </w:p>
              </w:tc>
              <w:tc>
                <w:tcPr>
                  <w:tcW w:w="1100" w:type="dxa"/>
                  <w:tcBorders>
                    <w:top w:val="nil"/>
                    <w:left w:val="nil"/>
                    <w:bottom w:val="single" w:sz="4" w:space="0" w:color="808080"/>
                    <w:right w:val="single" w:sz="4" w:space="0" w:color="808080"/>
                  </w:tcBorders>
                  <w:shd w:val="clear" w:color="auto" w:fill="auto"/>
                  <w:noWrap/>
                  <w:vAlign w:val="bottom"/>
                  <w:hideMark/>
                </w:tcPr>
                <w:p w14:paraId="64E0E91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10200</w:t>
                  </w:r>
                </w:p>
              </w:tc>
              <w:tc>
                <w:tcPr>
                  <w:tcW w:w="440" w:type="dxa"/>
                  <w:tcBorders>
                    <w:top w:val="nil"/>
                    <w:left w:val="nil"/>
                    <w:bottom w:val="single" w:sz="4" w:space="0" w:color="808080"/>
                    <w:right w:val="single" w:sz="4" w:space="0" w:color="808080"/>
                  </w:tcBorders>
                  <w:shd w:val="clear" w:color="auto" w:fill="auto"/>
                  <w:noWrap/>
                  <w:vAlign w:val="bottom"/>
                  <w:hideMark/>
                </w:tcPr>
                <w:p w14:paraId="235A3CC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6F77C231"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447CE6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French Polynesia</w:t>
                  </w:r>
                </w:p>
              </w:tc>
              <w:tc>
                <w:tcPr>
                  <w:tcW w:w="920" w:type="dxa"/>
                  <w:tcBorders>
                    <w:top w:val="nil"/>
                    <w:left w:val="nil"/>
                    <w:bottom w:val="single" w:sz="4" w:space="0" w:color="808080"/>
                    <w:right w:val="single" w:sz="4" w:space="0" w:color="808080"/>
                  </w:tcBorders>
                  <w:shd w:val="clear" w:color="auto" w:fill="auto"/>
                  <w:noWrap/>
                  <w:vAlign w:val="bottom"/>
                  <w:hideMark/>
                </w:tcPr>
                <w:p w14:paraId="31C69951"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28800</w:t>
                  </w:r>
                </w:p>
              </w:tc>
              <w:tc>
                <w:tcPr>
                  <w:tcW w:w="1100" w:type="dxa"/>
                  <w:tcBorders>
                    <w:top w:val="nil"/>
                    <w:left w:val="nil"/>
                    <w:bottom w:val="single" w:sz="4" w:space="0" w:color="808080"/>
                    <w:right w:val="single" w:sz="4" w:space="0" w:color="808080"/>
                  </w:tcBorders>
                  <w:shd w:val="clear" w:color="auto" w:fill="auto"/>
                  <w:noWrap/>
                  <w:vAlign w:val="bottom"/>
                  <w:hideMark/>
                </w:tcPr>
                <w:p w14:paraId="2AF485F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9600</w:t>
                  </w:r>
                </w:p>
              </w:tc>
              <w:tc>
                <w:tcPr>
                  <w:tcW w:w="440" w:type="dxa"/>
                  <w:tcBorders>
                    <w:top w:val="nil"/>
                    <w:left w:val="nil"/>
                    <w:bottom w:val="single" w:sz="4" w:space="0" w:color="808080"/>
                    <w:right w:val="single" w:sz="4" w:space="0" w:color="808080"/>
                  </w:tcBorders>
                  <w:shd w:val="clear" w:color="auto" w:fill="auto"/>
                  <w:noWrap/>
                  <w:vAlign w:val="bottom"/>
                  <w:hideMark/>
                </w:tcPr>
                <w:p w14:paraId="01C4A19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40E8E00C"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6061D5AD"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Trinidad And Tobago</w:t>
                  </w:r>
                </w:p>
              </w:tc>
              <w:tc>
                <w:tcPr>
                  <w:tcW w:w="920" w:type="dxa"/>
                  <w:tcBorders>
                    <w:top w:val="nil"/>
                    <w:left w:val="nil"/>
                    <w:bottom w:val="single" w:sz="4" w:space="0" w:color="808080"/>
                    <w:right w:val="single" w:sz="4" w:space="0" w:color="808080"/>
                  </w:tcBorders>
                  <w:shd w:val="clear" w:color="auto" w:fill="auto"/>
                  <w:noWrap/>
                  <w:vAlign w:val="bottom"/>
                  <w:hideMark/>
                </w:tcPr>
                <w:p w14:paraId="244F32C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27120</w:t>
                  </w:r>
                </w:p>
              </w:tc>
              <w:tc>
                <w:tcPr>
                  <w:tcW w:w="1100" w:type="dxa"/>
                  <w:tcBorders>
                    <w:top w:val="nil"/>
                    <w:left w:val="nil"/>
                    <w:bottom w:val="single" w:sz="4" w:space="0" w:color="808080"/>
                    <w:right w:val="single" w:sz="4" w:space="0" w:color="808080"/>
                  </w:tcBorders>
                  <w:shd w:val="clear" w:color="auto" w:fill="auto"/>
                  <w:noWrap/>
                  <w:vAlign w:val="bottom"/>
                  <w:hideMark/>
                </w:tcPr>
                <w:p w14:paraId="0D5BC97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9040</w:t>
                  </w:r>
                </w:p>
              </w:tc>
              <w:tc>
                <w:tcPr>
                  <w:tcW w:w="440" w:type="dxa"/>
                  <w:tcBorders>
                    <w:top w:val="nil"/>
                    <w:left w:val="nil"/>
                    <w:bottom w:val="single" w:sz="4" w:space="0" w:color="808080"/>
                    <w:right w:val="single" w:sz="4" w:space="0" w:color="808080"/>
                  </w:tcBorders>
                  <w:shd w:val="clear" w:color="auto" w:fill="auto"/>
                  <w:noWrap/>
                  <w:vAlign w:val="bottom"/>
                  <w:hideMark/>
                </w:tcPr>
                <w:p w14:paraId="154CDDE2"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3F341431"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40E807F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Qatar</w:t>
                  </w:r>
                </w:p>
              </w:tc>
              <w:tc>
                <w:tcPr>
                  <w:tcW w:w="920" w:type="dxa"/>
                  <w:tcBorders>
                    <w:top w:val="nil"/>
                    <w:left w:val="nil"/>
                    <w:bottom w:val="single" w:sz="4" w:space="0" w:color="808080"/>
                    <w:right w:val="single" w:sz="4" w:space="0" w:color="808080"/>
                  </w:tcBorders>
                  <w:shd w:val="clear" w:color="auto" w:fill="auto"/>
                  <w:noWrap/>
                  <w:vAlign w:val="bottom"/>
                  <w:hideMark/>
                </w:tcPr>
                <w:p w14:paraId="2087A11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23460</w:t>
                  </w:r>
                </w:p>
              </w:tc>
              <w:tc>
                <w:tcPr>
                  <w:tcW w:w="1100" w:type="dxa"/>
                  <w:tcBorders>
                    <w:top w:val="nil"/>
                    <w:left w:val="nil"/>
                    <w:bottom w:val="single" w:sz="4" w:space="0" w:color="808080"/>
                    <w:right w:val="single" w:sz="4" w:space="0" w:color="808080"/>
                  </w:tcBorders>
                  <w:shd w:val="clear" w:color="auto" w:fill="auto"/>
                  <w:noWrap/>
                  <w:vAlign w:val="bottom"/>
                  <w:hideMark/>
                </w:tcPr>
                <w:p w14:paraId="0E3BFF4C"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7820</w:t>
                  </w:r>
                </w:p>
              </w:tc>
              <w:tc>
                <w:tcPr>
                  <w:tcW w:w="440" w:type="dxa"/>
                  <w:tcBorders>
                    <w:top w:val="nil"/>
                    <w:left w:val="nil"/>
                    <w:bottom w:val="single" w:sz="4" w:space="0" w:color="808080"/>
                    <w:right w:val="single" w:sz="4" w:space="0" w:color="808080"/>
                  </w:tcBorders>
                  <w:shd w:val="clear" w:color="auto" w:fill="auto"/>
                  <w:noWrap/>
                  <w:vAlign w:val="bottom"/>
                  <w:hideMark/>
                </w:tcPr>
                <w:p w14:paraId="2EBDB77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4523CEFD"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4BF76BF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Bulgaria</w:t>
                  </w:r>
                </w:p>
              </w:tc>
              <w:tc>
                <w:tcPr>
                  <w:tcW w:w="920" w:type="dxa"/>
                  <w:tcBorders>
                    <w:top w:val="nil"/>
                    <w:left w:val="nil"/>
                    <w:bottom w:val="single" w:sz="4" w:space="0" w:color="808080"/>
                    <w:right w:val="single" w:sz="4" w:space="0" w:color="808080"/>
                  </w:tcBorders>
                  <w:shd w:val="clear" w:color="auto" w:fill="auto"/>
                  <w:noWrap/>
                  <w:vAlign w:val="bottom"/>
                  <w:hideMark/>
                </w:tcPr>
                <w:p w14:paraId="6DF616EE"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21600</w:t>
                  </w:r>
                </w:p>
              </w:tc>
              <w:tc>
                <w:tcPr>
                  <w:tcW w:w="1100" w:type="dxa"/>
                  <w:tcBorders>
                    <w:top w:val="nil"/>
                    <w:left w:val="nil"/>
                    <w:bottom w:val="single" w:sz="4" w:space="0" w:color="808080"/>
                    <w:right w:val="single" w:sz="4" w:space="0" w:color="808080"/>
                  </w:tcBorders>
                  <w:shd w:val="clear" w:color="auto" w:fill="auto"/>
                  <w:noWrap/>
                  <w:vAlign w:val="bottom"/>
                  <w:hideMark/>
                </w:tcPr>
                <w:p w14:paraId="14DAA2BF"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7200</w:t>
                  </w:r>
                </w:p>
              </w:tc>
              <w:tc>
                <w:tcPr>
                  <w:tcW w:w="440" w:type="dxa"/>
                  <w:tcBorders>
                    <w:top w:val="nil"/>
                    <w:left w:val="nil"/>
                    <w:bottom w:val="single" w:sz="4" w:space="0" w:color="808080"/>
                    <w:right w:val="single" w:sz="4" w:space="0" w:color="808080"/>
                  </w:tcBorders>
                  <w:shd w:val="clear" w:color="auto" w:fill="auto"/>
                  <w:noWrap/>
                  <w:vAlign w:val="bottom"/>
                  <w:hideMark/>
                </w:tcPr>
                <w:p w14:paraId="22A23DA6"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6F18FC4B"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09C896E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Belgium</w:t>
                  </w:r>
                </w:p>
              </w:tc>
              <w:tc>
                <w:tcPr>
                  <w:tcW w:w="920" w:type="dxa"/>
                  <w:tcBorders>
                    <w:top w:val="nil"/>
                    <w:left w:val="nil"/>
                    <w:bottom w:val="single" w:sz="4" w:space="0" w:color="808080"/>
                    <w:right w:val="single" w:sz="4" w:space="0" w:color="808080"/>
                  </w:tcBorders>
                  <w:shd w:val="clear" w:color="auto" w:fill="auto"/>
                  <w:noWrap/>
                  <w:vAlign w:val="bottom"/>
                  <w:hideMark/>
                </w:tcPr>
                <w:p w14:paraId="6F51F15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21000</w:t>
                  </w:r>
                </w:p>
              </w:tc>
              <w:tc>
                <w:tcPr>
                  <w:tcW w:w="1100" w:type="dxa"/>
                  <w:tcBorders>
                    <w:top w:val="nil"/>
                    <w:left w:val="nil"/>
                    <w:bottom w:val="single" w:sz="4" w:space="0" w:color="808080"/>
                    <w:right w:val="single" w:sz="4" w:space="0" w:color="808080"/>
                  </w:tcBorders>
                  <w:shd w:val="clear" w:color="auto" w:fill="auto"/>
                  <w:noWrap/>
                  <w:vAlign w:val="bottom"/>
                  <w:hideMark/>
                </w:tcPr>
                <w:p w14:paraId="35A44CC8"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7000</w:t>
                  </w:r>
                </w:p>
              </w:tc>
              <w:tc>
                <w:tcPr>
                  <w:tcW w:w="440" w:type="dxa"/>
                  <w:tcBorders>
                    <w:top w:val="nil"/>
                    <w:left w:val="nil"/>
                    <w:bottom w:val="single" w:sz="4" w:space="0" w:color="808080"/>
                    <w:right w:val="single" w:sz="4" w:space="0" w:color="808080"/>
                  </w:tcBorders>
                  <w:shd w:val="clear" w:color="auto" w:fill="auto"/>
                  <w:noWrap/>
                  <w:vAlign w:val="bottom"/>
                  <w:hideMark/>
                </w:tcPr>
                <w:p w14:paraId="7B2254B7"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r w:rsidR="00A94A4F" w:rsidRPr="00E47919" w14:paraId="749DCC87" w14:textId="77777777" w:rsidTr="00A94A4F">
              <w:trPr>
                <w:trHeight w:val="240"/>
                <w:jc w:val="center"/>
              </w:trPr>
              <w:tc>
                <w:tcPr>
                  <w:tcW w:w="1660" w:type="dxa"/>
                  <w:tcBorders>
                    <w:top w:val="nil"/>
                    <w:left w:val="single" w:sz="4" w:space="0" w:color="808080"/>
                    <w:bottom w:val="single" w:sz="4" w:space="0" w:color="808080"/>
                    <w:right w:val="single" w:sz="4" w:space="0" w:color="808080"/>
                  </w:tcBorders>
                  <w:shd w:val="clear" w:color="auto" w:fill="auto"/>
                  <w:noWrap/>
                  <w:vAlign w:val="bottom"/>
                  <w:hideMark/>
                </w:tcPr>
                <w:p w14:paraId="2C93C75A"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Uganda</w:t>
                  </w:r>
                </w:p>
              </w:tc>
              <w:tc>
                <w:tcPr>
                  <w:tcW w:w="920" w:type="dxa"/>
                  <w:tcBorders>
                    <w:top w:val="nil"/>
                    <w:left w:val="nil"/>
                    <w:bottom w:val="single" w:sz="4" w:space="0" w:color="808080"/>
                    <w:right w:val="single" w:sz="4" w:space="0" w:color="808080"/>
                  </w:tcBorders>
                  <w:shd w:val="clear" w:color="auto" w:fill="auto"/>
                  <w:noWrap/>
                  <w:vAlign w:val="bottom"/>
                  <w:hideMark/>
                </w:tcPr>
                <w:p w14:paraId="3C539625"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18900</w:t>
                  </w:r>
                </w:p>
              </w:tc>
              <w:tc>
                <w:tcPr>
                  <w:tcW w:w="1100" w:type="dxa"/>
                  <w:tcBorders>
                    <w:top w:val="nil"/>
                    <w:left w:val="nil"/>
                    <w:bottom w:val="single" w:sz="4" w:space="0" w:color="808080"/>
                    <w:right w:val="single" w:sz="4" w:space="0" w:color="808080"/>
                  </w:tcBorders>
                  <w:shd w:val="clear" w:color="auto" w:fill="auto"/>
                  <w:noWrap/>
                  <w:vAlign w:val="bottom"/>
                  <w:hideMark/>
                </w:tcPr>
                <w:p w14:paraId="6DB3EA19"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6300</w:t>
                  </w:r>
                </w:p>
              </w:tc>
              <w:tc>
                <w:tcPr>
                  <w:tcW w:w="440" w:type="dxa"/>
                  <w:tcBorders>
                    <w:top w:val="nil"/>
                    <w:left w:val="nil"/>
                    <w:bottom w:val="single" w:sz="4" w:space="0" w:color="808080"/>
                    <w:right w:val="single" w:sz="4" w:space="0" w:color="808080"/>
                  </w:tcBorders>
                  <w:shd w:val="clear" w:color="auto" w:fill="auto"/>
                  <w:noWrap/>
                  <w:vAlign w:val="bottom"/>
                  <w:hideMark/>
                </w:tcPr>
                <w:p w14:paraId="2A28A710" w14:textId="77777777" w:rsidR="00A94A4F" w:rsidRPr="00E47919" w:rsidRDefault="00A94A4F" w:rsidP="00A94A4F">
                  <w:pPr>
                    <w:spacing w:after="0" w:line="240" w:lineRule="auto"/>
                    <w:jc w:val="center"/>
                    <w:rPr>
                      <w:rFonts w:ascii="Calibri" w:eastAsia="Times New Roman" w:hAnsi="Calibri" w:cs="Times New Roman"/>
                      <w:color w:val="000000"/>
                      <w:sz w:val="16"/>
                      <w:szCs w:val="16"/>
                      <w:lang w:val="en-GB" w:eastAsia="en-GB"/>
                    </w:rPr>
                  </w:pPr>
                  <w:r w:rsidRPr="00E47919">
                    <w:rPr>
                      <w:rFonts w:ascii="Calibri" w:eastAsia="Times New Roman" w:hAnsi="Calibri" w:cs="Times New Roman"/>
                      <w:color w:val="000000"/>
                      <w:sz w:val="16"/>
                      <w:szCs w:val="16"/>
                      <w:lang w:val="en-GB" w:eastAsia="en-GB"/>
                    </w:rPr>
                    <w:t>4</w:t>
                  </w:r>
                </w:p>
              </w:tc>
            </w:tr>
          </w:tbl>
          <w:p w14:paraId="242B91AC" w14:textId="77777777" w:rsidR="00262733" w:rsidRDefault="00262733" w:rsidP="00A94A4F">
            <w:pPr>
              <w:jc w:val="center"/>
            </w:pPr>
          </w:p>
          <w:p w14:paraId="5B89FDBD" w14:textId="77777777" w:rsidR="00262733" w:rsidRDefault="00262733" w:rsidP="00A94A4F">
            <w:pPr>
              <w:jc w:val="center"/>
            </w:pPr>
          </w:p>
        </w:tc>
      </w:tr>
    </w:tbl>
    <w:p w14:paraId="382E7CB8" w14:textId="63D81D41" w:rsidR="00FC76B4" w:rsidRDefault="009265B2" w:rsidP="00FC76B4">
      <w:r>
        <w:lastRenderedPageBreak/>
        <w:t xml:space="preserve"> </w:t>
      </w:r>
    </w:p>
    <w:p w14:paraId="505322D8" w14:textId="685CCD20" w:rsidR="00BB4478" w:rsidRPr="00DF05B9" w:rsidRDefault="00DF05B9" w:rsidP="001F171C">
      <w:pPr>
        <w:pStyle w:val="Heading3"/>
        <w:ind w:left="900" w:right="540"/>
        <w:jc w:val="center"/>
        <w:rPr>
          <w:color w:val="0070C0"/>
          <w:sz w:val="28"/>
          <w:szCs w:val="24"/>
        </w:rPr>
      </w:pPr>
      <w:bookmarkStart w:id="37" w:name="_Toc60923846"/>
      <w:r>
        <w:rPr>
          <w:color w:val="0070C0"/>
          <w:sz w:val="28"/>
          <w:szCs w:val="24"/>
        </w:rPr>
        <w:t>5.</w:t>
      </w:r>
      <w:r w:rsidR="00A65E74">
        <w:rPr>
          <w:color w:val="0070C0"/>
          <w:sz w:val="28"/>
          <w:szCs w:val="24"/>
        </w:rPr>
        <w:t>3</w:t>
      </w:r>
      <w:r>
        <w:rPr>
          <w:color w:val="0070C0"/>
          <w:sz w:val="28"/>
          <w:szCs w:val="24"/>
        </w:rPr>
        <w:t xml:space="preserve"> W</w:t>
      </w:r>
      <w:r w:rsidR="00BB4478" w:rsidRPr="00DF05B9">
        <w:rPr>
          <w:bCs w:val="0"/>
          <w:color w:val="0070C0"/>
          <w:sz w:val="28"/>
          <w:szCs w:val="24"/>
        </w:rPr>
        <w:t>indowing query using the windowing clause</w:t>
      </w:r>
      <w:bookmarkEnd w:id="37"/>
    </w:p>
    <w:p w14:paraId="30583FA3" w14:textId="1B1EB5BD" w:rsidR="00595253" w:rsidRDefault="003B1247" w:rsidP="00BB4478">
      <w:r>
        <w:t xml:space="preserve">As </w:t>
      </w:r>
      <w:r w:rsidR="005331F1">
        <w:t xml:space="preserve">the subscription can be </w:t>
      </w:r>
      <w:r w:rsidR="00573B99">
        <w:t>assigned</w:t>
      </w:r>
      <w:r w:rsidR="002918F6">
        <w:t xml:space="preserve"> </w:t>
      </w:r>
      <w:r w:rsidR="00573B99" w:rsidRPr="00573B99">
        <w:t xml:space="preserve">for </w:t>
      </w:r>
      <w:r w:rsidR="002918F6">
        <w:t>one</w:t>
      </w:r>
      <w:r w:rsidR="00573B99" w:rsidRPr="00573B99">
        <w:t xml:space="preserve"> month, </w:t>
      </w:r>
      <w:r w:rsidR="002918F6">
        <w:t>one</w:t>
      </w:r>
      <w:r w:rsidR="00573B99" w:rsidRPr="00573B99">
        <w:t xml:space="preserve"> quarter, </w:t>
      </w:r>
      <w:r w:rsidR="002918F6">
        <w:t>one</w:t>
      </w:r>
      <w:r w:rsidR="00573B99" w:rsidRPr="00573B99">
        <w:t xml:space="preserve"> semester or </w:t>
      </w:r>
      <w:r w:rsidR="002918F6">
        <w:t>one</w:t>
      </w:r>
      <w:r w:rsidR="00573B99" w:rsidRPr="00573B99">
        <w:t xml:space="preserve"> year, it is interesting to evaluate sales in a time window</w:t>
      </w:r>
      <w:r w:rsidR="002918F6">
        <w:t xml:space="preserve">. </w:t>
      </w:r>
      <w:r w:rsidR="00ED2F23" w:rsidRPr="00ED2F23">
        <w:t xml:space="preserve">Thus, we will evaluate the average sales, </w:t>
      </w:r>
      <w:r w:rsidR="00ED2F23" w:rsidRPr="001B6DB2">
        <w:t xml:space="preserve">considering </w:t>
      </w:r>
      <w:r w:rsidR="00367608">
        <w:t>3</w:t>
      </w:r>
      <w:r w:rsidR="00EF237E" w:rsidRPr="001B6DB2">
        <w:t xml:space="preserve"> </w:t>
      </w:r>
      <w:r w:rsidR="00ED2F23" w:rsidRPr="001B6DB2">
        <w:t xml:space="preserve">months forward and </w:t>
      </w:r>
      <w:r w:rsidR="00367608">
        <w:t>3</w:t>
      </w:r>
      <w:r w:rsidR="00ED2F23" w:rsidRPr="001B6DB2">
        <w:t xml:space="preserve"> months</w:t>
      </w:r>
      <w:r w:rsidR="00ED2F23" w:rsidRPr="00ED2F23">
        <w:t xml:space="preserve"> back</w:t>
      </w:r>
      <w:r w:rsidR="00341ED7">
        <w:t xml:space="preserve"> </w:t>
      </w:r>
      <w:r w:rsidR="00341ED7" w:rsidRPr="00341ED7">
        <w:t>to understand the sales trend over the months and years</w:t>
      </w:r>
      <w:r w:rsidR="00341ED7">
        <w:t>.</w:t>
      </w:r>
      <w:r w:rsidR="00CD74F5" w:rsidRPr="00CD74F5">
        <w:t xml:space="preserve"> Moving averages are commonly used with time series to smooth short fluctuations and highlight long-term trends.</w:t>
      </w:r>
    </w:p>
    <w:p w14:paraId="51EDF6FA" w14:textId="773F63A4" w:rsidR="002A7FB1" w:rsidRDefault="004C4990" w:rsidP="007F6ACD">
      <w:pPr>
        <w:pStyle w:val="ListParagraph"/>
        <w:ind w:left="360"/>
        <w:jc w:val="center"/>
        <w:rPr>
          <w:b/>
          <w:bCs/>
        </w:rPr>
      </w:pPr>
      <w:r w:rsidRPr="004C4990">
        <w:rPr>
          <w:b/>
          <w:bCs/>
        </w:rPr>
        <w:t xml:space="preserve">CENTERED </w:t>
      </w:r>
      <w:r w:rsidR="00917480">
        <w:rPr>
          <w:b/>
          <w:bCs/>
        </w:rPr>
        <w:t>7</w:t>
      </w:r>
      <w:r>
        <w:rPr>
          <w:b/>
          <w:bCs/>
        </w:rPr>
        <w:t xml:space="preserve"> MONTH</w:t>
      </w:r>
      <w:r w:rsidRPr="004C4990">
        <w:rPr>
          <w:b/>
          <w:bCs/>
        </w:rPr>
        <w:t xml:space="preserve"> MOVING AVERAGE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7"/>
      </w:tblGrid>
      <w:tr w:rsidR="005B27AA" w14:paraId="5435F744" w14:textId="77777777" w:rsidTr="00A94A4F">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F3FF8" w14:textId="77777777" w:rsidR="005B27AA" w:rsidRPr="00B53F4E" w:rsidRDefault="005B27AA" w:rsidP="00A94A4F">
            <w:pPr>
              <w:jc w:val="center"/>
              <w:rPr>
                <w:b/>
                <w:bCs/>
              </w:rPr>
            </w:pPr>
            <w:r w:rsidRPr="00B53F4E">
              <w:rPr>
                <w:b/>
                <w:bCs/>
              </w:rPr>
              <w:t>Natural language</w:t>
            </w:r>
          </w:p>
        </w:tc>
      </w:tr>
      <w:tr w:rsidR="005B27AA" w14:paraId="1EEF5D90" w14:textId="77777777" w:rsidTr="00A94A4F">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6019DA" w14:textId="3616C238" w:rsidR="005B27AA" w:rsidRDefault="00301B74" w:rsidP="00A94A4F">
            <w:r>
              <w:t xml:space="preserve">The centered 7 month moving average of sales during </w:t>
            </w:r>
            <w:r w:rsidR="00170D7A">
              <w:t>the last 4 years</w:t>
            </w:r>
            <w:r w:rsidR="00914CDB">
              <w:t>.</w:t>
            </w:r>
          </w:p>
          <w:p w14:paraId="355BD461" w14:textId="37646414" w:rsidR="00914CDB" w:rsidRDefault="00914CDB" w:rsidP="00A94A4F"/>
        </w:tc>
      </w:tr>
      <w:tr w:rsidR="005B27AA" w14:paraId="75E3B776" w14:textId="77777777" w:rsidTr="00A94A4F">
        <w:tc>
          <w:tcPr>
            <w:tcW w:w="10627" w:type="dxa"/>
            <w:tcBorders>
              <w:top w:val="single" w:sz="4" w:space="0" w:color="808080" w:themeColor="background1" w:themeShade="80"/>
              <w:bottom w:val="single" w:sz="4" w:space="0" w:color="808080" w:themeColor="background1" w:themeShade="80"/>
            </w:tcBorders>
          </w:tcPr>
          <w:p w14:paraId="5FE52C5C" w14:textId="77777777" w:rsidR="005B27AA" w:rsidRPr="00B53F4E" w:rsidRDefault="005B27AA" w:rsidP="00A94A4F">
            <w:pPr>
              <w:jc w:val="center"/>
              <w:rPr>
                <w:b/>
                <w:bCs/>
              </w:rPr>
            </w:pPr>
          </w:p>
        </w:tc>
      </w:tr>
      <w:tr w:rsidR="005B27AA" w14:paraId="36F5AA3D" w14:textId="77777777" w:rsidTr="00A94A4F">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C02153D" w14:textId="77777777" w:rsidR="005B27AA" w:rsidRPr="00B53F4E" w:rsidRDefault="005B27AA" w:rsidP="00A94A4F">
            <w:pPr>
              <w:jc w:val="center"/>
              <w:rPr>
                <w:b/>
                <w:bCs/>
              </w:rPr>
            </w:pPr>
            <w:r w:rsidRPr="00B53F4E">
              <w:rPr>
                <w:b/>
                <w:bCs/>
              </w:rPr>
              <w:t>SQL codes</w:t>
            </w:r>
          </w:p>
        </w:tc>
      </w:tr>
      <w:tr w:rsidR="005B27AA" w14:paraId="1D6F5BF9" w14:textId="77777777" w:rsidTr="00A94A4F">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F5C343" w14:textId="77777777" w:rsidR="000A3EE1" w:rsidRDefault="00A924B5" w:rsidP="00A924B5">
            <w:r>
              <w:t>SELECT year, month, SUM (</w:t>
            </w:r>
            <w:proofErr w:type="spellStart"/>
            <w:r>
              <w:t>sales_dollar</w:t>
            </w:r>
            <w:proofErr w:type="spellEnd"/>
            <w:r>
              <w:t xml:space="preserve">) AS </w:t>
            </w:r>
            <w:proofErr w:type="spellStart"/>
            <w:r>
              <w:t>sales_dollar</w:t>
            </w:r>
            <w:proofErr w:type="spellEnd"/>
            <w:r>
              <w:t>, SUM (</w:t>
            </w:r>
            <w:proofErr w:type="spellStart"/>
            <w:r>
              <w:t>minutes_subscribed</w:t>
            </w:r>
            <w:proofErr w:type="spellEnd"/>
            <w:r>
              <w:t xml:space="preserve">) AS </w:t>
            </w:r>
            <w:proofErr w:type="spellStart"/>
            <w:r>
              <w:t>minutes_subscribed</w:t>
            </w:r>
            <w:proofErr w:type="spellEnd"/>
            <w:r>
              <w:t xml:space="preserve">, </w:t>
            </w:r>
          </w:p>
          <w:p w14:paraId="1752B4D1" w14:textId="5938AA9A" w:rsidR="00A924B5" w:rsidRDefault="00A924B5" w:rsidP="00A924B5">
            <w:r>
              <w:t>AVG</w:t>
            </w:r>
            <w:r w:rsidR="000A3EE1">
              <w:t xml:space="preserve"> </w:t>
            </w:r>
            <w:r>
              <w:t>(SUM</w:t>
            </w:r>
            <w:r w:rsidR="000A3EE1">
              <w:t xml:space="preserve"> </w:t>
            </w:r>
            <w:r>
              <w:t>(</w:t>
            </w:r>
            <w:proofErr w:type="spellStart"/>
            <w:r>
              <w:t>sales_dollar</w:t>
            </w:r>
            <w:proofErr w:type="spellEnd"/>
            <w:r>
              <w:t xml:space="preserve">)) </w:t>
            </w:r>
          </w:p>
          <w:p w14:paraId="5AEF7696" w14:textId="40DD6F33" w:rsidR="00A924B5" w:rsidRDefault="00A924B5" w:rsidP="00A924B5">
            <w:r>
              <w:t xml:space="preserve">OVER (ORDER BY year DESC, month DESC ROWS BETWEEN 3 PRECEDING AND 3 FOLLOWING) AS </w:t>
            </w:r>
            <w:proofErr w:type="spellStart"/>
            <w:r>
              <w:t>avg_sales_dollar</w:t>
            </w:r>
            <w:proofErr w:type="spellEnd"/>
          </w:p>
          <w:p w14:paraId="2FA54F54" w14:textId="77777777" w:rsidR="00A924B5" w:rsidRDefault="00A924B5" w:rsidP="00A924B5">
            <w:r>
              <w:t xml:space="preserve">FROM </w:t>
            </w:r>
            <w:proofErr w:type="spellStart"/>
            <w:r>
              <w:t>fact_sales</w:t>
            </w:r>
            <w:proofErr w:type="spellEnd"/>
            <w:r>
              <w:t xml:space="preserve"> JOIN </w:t>
            </w:r>
            <w:proofErr w:type="spellStart"/>
            <w:r>
              <w:t>dim_date</w:t>
            </w:r>
            <w:proofErr w:type="spellEnd"/>
            <w:r>
              <w:t xml:space="preserve"> USING (</w:t>
            </w:r>
            <w:proofErr w:type="spellStart"/>
            <w:r>
              <w:t>date_id</w:t>
            </w:r>
            <w:proofErr w:type="spellEnd"/>
            <w:r>
              <w:t>)</w:t>
            </w:r>
          </w:p>
          <w:p w14:paraId="14124F0D" w14:textId="73E12680" w:rsidR="005B27AA" w:rsidRDefault="00A924B5" w:rsidP="00A924B5">
            <w:r>
              <w:t>GROUP BY year, month</w:t>
            </w:r>
          </w:p>
        </w:tc>
      </w:tr>
      <w:tr w:rsidR="005B27AA" w14:paraId="23568AE0" w14:textId="77777777" w:rsidTr="00A94A4F">
        <w:tc>
          <w:tcPr>
            <w:tcW w:w="10627" w:type="dxa"/>
            <w:tcBorders>
              <w:top w:val="single" w:sz="4" w:space="0" w:color="808080" w:themeColor="background1" w:themeShade="80"/>
              <w:bottom w:val="single" w:sz="4" w:space="0" w:color="808080" w:themeColor="background1" w:themeShade="80"/>
            </w:tcBorders>
          </w:tcPr>
          <w:p w14:paraId="5428266A" w14:textId="77777777" w:rsidR="005B27AA" w:rsidRPr="00B53F4E" w:rsidRDefault="005B27AA" w:rsidP="00A94A4F">
            <w:pPr>
              <w:rPr>
                <w:b/>
                <w:bCs/>
              </w:rPr>
            </w:pPr>
          </w:p>
        </w:tc>
      </w:tr>
      <w:tr w:rsidR="005B27AA" w14:paraId="723EC6FC" w14:textId="77777777" w:rsidTr="00A94A4F">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A1A6919" w14:textId="77777777" w:rsidR="005B27AA" w:rsidRPr="00B53F4E" w:rsidRDefault="005B27AA" w:rsidP="00A94A4F">
            <w:pPr>
              <w:jc w:val="center"/>
              <w:rPr>
                <w:b/>
                <w:bCs/>
              </w:rPr>
            </w:pPr>
            <w:r w:rsidRPr="00B53F4E">
              <w:rPr>
                <w:b/>
                <w:bCs/>
              </w:rPr>
              <w:t>Results</w:t>
            </w:r>
          </w:p>
        </w:tc>
      </w:tr>
      <w:tr w:rsidR="005B27AA" w14:paraId="49AAF404" w14:textId="77777777" w:rsidTr="005B667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tbl>
            <w:tblPr>
              <w:tblW w:w="4020" w:type="dxa"/>
              <w:jc w:val="center"/>
              <w:tblLook w:val="04A0" w:firstRow="1" w:lastRow="0" w:firstColumn="1" w:lastColumn="0" w:noHBand="0" w:noVBand="1"/>
            </w:tblPr>
            <w:tblGrid>
              <w:gridCol w:w="541"/>
              <w:gridCol w:w="660"/>
              <w:gridCol w:w="1009"/>
              <w:gridCol w:w="1552"/>
              <w:gridCol w:w="1319"/>
            </w:tblGrid>
            <w:tr w:rsidR="00E00F6A" w:rsidRPr="00E00F6A" w14:paraId="735BFE33" w14:textId="77777777" w:rsidTr="00E00F6A">
              <w:trPr>
                <w:trHeight w:val="240"/>
                <w:jc w:val="center"/>
              </w:trPr>
              <w:tc>
                <w:tcPr>
                  <w:tcW w:w="420" w:type="dxa"/>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7F5BAFD3" w14:textId="77777777" w:rsidR="00E00F6A" w:rsidRPr="00E00F6A" w:rsidRDefault="00E00F6A" w:rsidP="00E00F6A">
                  <w:pPr>
                    <w:spacing w:after="0" w:line="240" w:lineRule="auto"/>
                    <w:jc w:val="center"/>
                    <w:rPr>
                      <w:rFonts w:ascii="Calibri" w:eastAsia="Times New Roman" w:hAnsi="Calibri" w:cs="Times New Roman"/>
                      <w:b/>
                      <w:bCs/>
                      <w:color w:val="000000"/>
                      <w:sz w:val="16"/>
                      <w:szCs w:val="16"/>
                      <w:lang w:val="en-GB" w:eastAsia="en-GB"/>
                    </w:rPr>
                  </w:pPr>
                  <w:r w:rsidRPr="00E00F6A">
                    <w:rPr>
                      <w:rFonts w:ascii="Calibri" w:eastAsia="Times New Roman" w:hAnsi="Calibri" w:cs="Times New Roman"/>
                      <w:b/>
                      <w:bCs/>
                      <w:color w:val="000000"/>
                      <w:sz w:val="16"/>
                      <w:szCs w:val="16"/>
                      <w:lang w:val="en-GB" w:eastAsia="en-GB"/>
                    </w:rPr>
                    <w:t>year</w:t>
                  </w:r>
                </w:p>
              </w:tc>
              <w:tc>
                <w:tcPr>
                  <w:tcW w:w="520" w:type="dxa"/>
                  <w:tcBorders>
                    <w:top w:val="single" w:sz="4" w:space="0" w:color="808080"/>
                    <w:left w:val="nil"/>
                    <w:bottom w:val="single" w:sz="4" w:space="0" w:color="808080"/>
                    <w:right w:val="single" w:sz="4" w:space="0" w:color="808080"/>
                  </w:tcBorders>
                  <w:shd w:val="clear" w:color="auto" w:fill="auto"/>
                  <w:noWrap/>
                  <w:vAlign w:val="bottom"/>
                  <w:hideMark/>
                </w:tcPr>
                <w:p w14:paraId="7B751B73" w14:textId="77777777" w:rsidR="00E00F6A" w:rsidRPr="00E00F6A" w:rsidRDefault="00E00F6A" w:rsidP="00E00F6A">
                  <w:pPr>
                    <w:spacing w:after="0" w:line="240" w:lineRule="auto"/>
                    <w:jc w:val="center"/>
                    <w:rPr>
                      <w:rFonts w:ascii="Calibri" w:eastAsia="Times New Roman" w:hAnsi="Calibri" w:cs="Times New Roman"/>
                      <w:b/>
                      <w:bCs/>
                      <w:color w:val="000000"/>
                      <w:sz w:val="16"/>
                      <w:szCs w:val="16"/>
                      <w:lang w:val="en-GB" w:eastAsia="en-GB"/>
                    </w:rPr>
                  </w:pPr>
                  <w:r w:rsidRPr="00E00F6A">
                    <w:rPr>
                      <w:rFonts w:ascii="Calibri" w:eastAsia="Times New Roman" w:hAnsi="Calibri" w:cs="Times New Roman"/>
                      <w:b/>
                      <w:bCs/>
                      <w:color w:val="000000"/>
                      <w:sz w:val="16"/>
                      <w:szCs w:val="16"/>
                      <w:lang w:val="en-GB" w:eastAsia="en-GB"/>
                    </w:rPr>
                    <w:t>month</w:t>
                  </w:r>
                </w:p>
              </w:tc>
              <w:tc>
                <w:tcPr>
                  <w:tcW w:w="840" w:type="dxa"/>
                  <w:tcBorders>
                    <w:top w:val="single" w:sz="4" w:space="0" w:color="808080"/>
                    <w:left w:val="nil"/>
                    <w:bottom w:val="single" w:sz="4" w:space="0" w:color="808080"/>
                    <w:right w:val="single" w:sz="4" w:space="0" w:color="808080"/>
                  </w:tcBorders>
                  <w:shd w:val="clear" w:color="auto" w:fill="auto"/>
                  <w:noWrap/>
                  <w:vAlign w:val="bottom"/>
                  <w:hideMark/>
                </w:tcPr>
                <w:p w14:paraId="56AAF6E6" w14:textId="77777777" w:rsidR="00E00F6A" w:rsidRPr="00E00F6A" w:rsidRDefault="00E00F6A" w:rsidP="00E00F6A">
                  <w:pPr>
                    <w:spacing w:after="0" w:line="240" w:lineRule="auto"/>
                    <w:jc w:val="center"/>
                    <w:rPr>
                      <w:rFonts w:ascii="Calibri" w:eastAsia="Times New Roman" w:hAnsi="Calibri" w:cs="Times New Roman"/>
                      <w:b/>
                      <w:bCs/>
                      <w:color w:val="000000"/>
                      <w:sz w:val="16"/>
                      <w:szCs w:val="16"/>
                      <w:lang w:val="en-GB" w:eastAsia="en-GB"/>
                    </w:rPr>
                  </w:pPr>
                  <w:proofErr w:type="spellStart"/>
                  <w:r w:rsidRPr="00E00F6A">
                    <w:rPr>
                      <w:rFonts w:ascii="Calibri" w:eastAsia="Times New Roman" w:hAnsi="Calibri" w:cs="Times New Roman"/>
                      <w:b/>
                      <w:bCs/>
                      <w:color w:val="000000"/>
                      <w:sz w:val="16"/>
                      <w:szCs w:val="16"/>
                      <w:lang w:val="en-GB" w:eastAsia="en-GB"/>
                    </w:rPr>
                    <w:t>sales_dollar</w:t>
                  </w:r>
                  <w:proofErr w:type="spellEnd"/>
                </w:p>
              </w:tc>
              <w:tc>
                <w:tcPr>
                  <w:tcW w:w="1400" w:type="dxa"/>
                  <w:tcBorders>
                    <w:top w:val="single" w:sz="4" w:space="0" w:color="808080"/>
                    <w:left w:val="nil"/>
                    <w:bottom w:val="single" w:sz="4" w:space="0" w:color="808080"/>
                    <w:right w:val="single" w:sz="4" w:space="0" w:color="808080"/>
                  </w:tcBorders>
                  <w:shd w:val="clear" w:color="auto" w:fill="auto"/>
                  <w:noWrap/>
                  <w:vAlign w:val="bottom"/>
                  <w:hideMark/>
                </w:tcPr>
                <w:p w14:paraId="77CEB396" w14:textId="77777777" w:rsidR="00E00F6A" w:rsidRPr="00E00F6A" w:rsidRDefault="00E00F6A" w:rsidP="00E00F6A">
                  <w:pPr>
                    <w:spacing w:after="0" w:line="240" w:lineRule="auto"/>
                    <w:jc w:val="center"/>
                    <w:rPr>
                      <w:rFonts w:ascii="Calibri" w:eastAsia="Times New Roman" w:hAnsi="Calibri" w:cs="Times New Roman"/>
                      <w:b/>
                      <w:bCs/>
                      <w:color w:val="000000"/>
                      <w:sz w:val="16"/>
                      <w:szCs w:val="16"/>
                      <w:lang w:val="en-GB" w:eastAsia="en-GB"/>
                    </w:rPr>
                  </w:pPr>
                  <w:proofErr w:type="spellStart"/>
                  <w:r w:rsidRPr="00E00F6A">
                    <w:rPr>
                      <w:rFonts w:ascii="Calibri" w:eastAsia="Times New Roman" w:hAnsi="Calibri" w:cs="Times New Roman"/>
                      <w:b/>
                      <w:bCs/>
                      <w:color w:val="000000"/>
                      <w:sz w:val="16"/>
                      <w:szCs w:val="16"/>
                      <w:lang w:val="en-GB" w:eastAsia="en-GB"/>
                    </w:rPr>
                    <w:t>minutes_subscribed</w:t>
                  </w:r>
                  <w:proofErr w:type="spellEnd"/>
                </w:p>
              </w:tc>
              <w:tc>
                <w:tcPr>
                  <w:tcW w:w="840" w:type="dxa"/>
                  <w:tcBorders>
                    <w:top w:val="single" w:sz="4" w:space="0" w:color="808080"/>
                    <w:left w:val="nil"/>
                    <w:bottom w:val="single" w:sz="4" w:space="0" w:color="808080"/>
                    <w:right w:val="single" w:sz="4" w:space="0" w:color="808080"/>
                  </w:tcBorders>
                  <w:shd w:val="clear" w:color="auto" w:fill="auto"/>
                  <w:noWrap/>
                  <w:vAlign w:val="bottom"/>
                  <w:hideMark/>
                </w:tcPr>
                <w:p w14:paraId="4FCC801F" w14:textId="16537DAA" w:rsidR="00E00F6A" w:rsidRPr="00E00F6A" w:rsidRDefault="00E42783" w:rsidP="00E00F6A">
                  <w:pPr>
                    <w:spacing w:after="0" w:line="240" w:lineRule="auto"/>
                    <w:jc w:val="center"/>
                    <w:rPr>
                      <w:rFonts w:ascii="Calibri" w:eastAsia="Times New Roman" w:hAnsi="Calibri" w:cs="Times New Roman"/>
                      <w:b/>
                      <w:bCs/>
                      <w:color w:val="000000"/>
                      <w:sz w:val="16"/>
                      <w:szCs w:val="16"/>
                      <w:lang w:val="en-GB" w:eastAsia="en-GB"/>
                    </w:rPr>
                  </w:pPr>
                  <w:proofErr w:type="spellStart"/>
                  <w:r>
                    <w:rPr>
                      <w:rFonts w:ascii="Calibri" w:eastAsia="Times New Roman" w:hAnsi="Calibri" w:cs="Times New Roman"/>
                      <w:b/>
                      <w:bCs/>
                      <w:color w:val="000000"/>
                      <w:sz w:val="16"/>
                      <w:szCs w:val="16"/>
                      <w:lang w:val="en-GB" w:eastAsia="en-GB"/>
                    </w:rPr>
                    <w:t>a</w:t>
                  </w:r>
                  <w:r w:rsidR="00E00F6A" w:rsidRPr="00E00F6A">
                    <w:rPr>
                      <w:rFonts w:ascii="Calibri" w:eastAsia="Times New Roman" w:hAnsi="Calibri" w:cs="Times New Roman"/>
                      <w:b/>
                      <w:bCs/>
                      <w:color w:val="000000"/>
                      <w:sz w:val="16"/>
                      <w:szCs w:val="16"/>
                      <w:lang w:val="en-GB" w:eastAsia="en-GB"/>
                    </w:rPr>
                    <w:t>vg</w:t>
                  </w:r>
                  <w:r>
                    <w:rPr>
                      <w:rFonts w:ascii="Calibri" w:eastAsia="Times New Roman" w:hAnsi="Calibri" w:cs="Times New Roman"/>
                      <w:b/>
                      <w:bCs/>
                      <w:color w:val="000000"/>
                      <w:sz w:val="16"/>
                      <w:szCs w:val="16"/>
                      <w:lang w:val="en-GB" w:eastAsia="en-GB"/>
                    </w:rPr>
                    <w:t>_</w:t>
                  </w:r>
                  <w:r w:rsidR="00914CDB">
                    <w:rPr>
                      <w:rFonts w:ascii="Calibri" w:eastAsia="Times New Roman" w:hAnsi="Calibri" w:cs="Times New Roman"/>
                      <w:b/>
                      <w:bCs/>
                      <w:color w:val="000000"/>
                      <w:sz w:val="16"/>
                      <w:szCs w:val="16"/>
                      <w:lang w:val="en-GB" w:eastAsia="en-GB"/>
                    </w:rPr>
                    <w:t>sales_dollar</w:t>
                  </w:r>
                  <w:proofErr w:type="spellEnd"/>
                </w:p>
              </w:tc>
            </w:tr>
            <w:tr w:rsidR="00E00F6A" w:rsidRPr="00E00F6A" w14:paraId="146B9274"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2B33DBAC"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2020</w:t>
                  </w:r>
                </w:p>
              </w:tc>
              <w:tc>
                <w:tcPr>
                  <w:tcW w:w="520" w:type="dxa"/>
                  <w:tcBorders>
                    <w:top w:val="nil"/>
                    <w:left w:val="nil"/>
                    <w:bottom w:val="single" w:sz="4" w:space="0" w:color="808080"/>
                    <w:right w:val="single" w:sz="4" w:space="0" w:color="808080"/>
                  </w:tcBorders>
                  <w:shd w:val="clear" w:color="auto" w:fill="auto"/>
                  <w:noWrap/>
                  <w:vAlign w:val="bottom"/>
                  <w:hideMark/>
                </w:tcPr>
                <w:p w14:paraId="7F7F13BF"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w:t>
                  </w:r>
                </w:p>
              </w:tc>
              <w:tc>
                <w:tcPr>
                  <w:tcW w:w="840" w:type="dxa"/>
                  <w:tcBorders>
                    <w:top w:val="nil"/>
                    <w:left w:val="nil"/>
                    <w:bottom w:val="single" w:sz="4" w:space="0" w:color="808080"/>
                    <w:right w:val="single" w:sz="4" w:space="0" w:color="808080"/>
                  </w:tcBorders>
                  <w:shd w:val="clear" w:color="auto" w:fill="auto"/>
                  <w:noWrap/>
                  <w:vAlign w:val="bottom"/>
                  <w:hideMark/>
                </w:tcPr>
                <w:p w14:paraId="4925846A" w14:textId="6283FF7F"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981,420</w:t>
                  </w:r>
                </w:p>
              </w:tc>
              <w:tc>
                <w:tcPr>
                  <w:tcW w:w="1400" w:type="dxa"/>
                  <w:tcBorders>
                    <w:top w:val="nil"/>
                    <w:left w:val="nil"/>
                    <w:bottom w:val="single" w:sz="4" w:space="0" w:color="808080"/>
                    <w:right w:val="single" w:sz="4" w:space="0" w:color="808080"/>
                  </w:tcBorders>
                  <w:shd w:val="clear" w:color="auto" w:fill="auto"/>
                  <w:noWrap/>
                  <w:vAlign w:val="bottom"/>
                  <w:hideMark/>
                </w:tcPr>
                <w:p w14:paraId="3F55C46E" w14:textId="3EF95DA8"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327,140</w:t>
                  </w:r>
                </w:p>
              </w:tc>
              <w:tc>
                <w:tcPr>
                  <w:tcW w:w="840" w:type="dxa"/>
                  <w:tcBorders>
                    <w:top w:val="nil"/>
                    <w:left w:val="nil"/>
                    <w:bottom w:val="single" w:sz="4" w:space="0" w:color="808080"/>
                    <w:right w:val="single" w:sz="4" w:space="0" w:color="808080"/>
                  </w:tcBorders>
                  <w:shd w:val="clear" w:color="auto" w:fill="auto"/>
                  <w:noWrap/>
                  <w:vAlign w:val="bottom"/>
                  <w:hideMark/>
                </w:tcPr>
                <w:p w14:paraId="585D7558" w14:textId="0B163288"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1,132,493</w:t>
                  </w:r>
                </w:p>
              </w:tc>
            </w:tr>
            <w:tr w:rsidR="00E00F6A" w:rsidRPr="00E00F6A" w14:paraId="2A37A66B"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7DDE2BAD"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2020</w:t>
                  </w:r>
                </w:p>
              </w:tc>
              <w:tc>
                <w:tcPr>
                  <w:tcW w:w="520" w:type="dxa"/>
                  <w:tcBorders>
                    <w:top w:val="nil"/>
                    <w:left w:val="nil"/>
                    <w:bottom w:val="single" w:sz="4" w:space="0" w:color="808080"/>
                    <w:right w:val="single" w:sz="4" w:space="0" w:color="808080"/>
                  </w:tcBorders>
                  <w:shd w:val="clear" w:color="auto" w:fill="auto"/>
                  <w:noWrap/>
                  <w:vAlign w:val="bottom"/>
                  <w:hideMark/>
                </w:tcPr>
                <w:p w14:paraId="4F3E8D40"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10</w:t>
                  </w:r>
                </w:p>
              </w:tc>
              <w:tc>
                <w:tcPr>
                  <w:tcW w:w="840" w:type="dxa"/>
                  <w:tcBorders>
                    <w:top w:val="nil"/>
                    <w:left w:val="nil"/>
                    <w:bottom w:val="single" w:sz="4" w:space="0" w:color="808080"/>
                    <w:right w:val="single" w:sz="4" w:space="0" w:color="808080"/>
                  </w:tcBorders>
                  <w:shd w:val="clear" w:color="auto" w:fill="auto"/>
                  <w:noWrap/>
                  <w:vAlign w:val="bottom"/>
                  <w:hideMark/>
                </w:tcPr>
                <w:p w14:paraId="2DBD9E67" w14:textId="46879E7F"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1,018,740</w:t>
                  </w:r>
                </w:p>
              </w:tc>
              <w:tc>
                <w:tcPr>
                  <w:tcW w:w="1400" w:type="dxa"/>
                  <w:tcBorders>
                    <w:top w:val="nil"/>
                    <w:left w:val="nil"/>
                    <w:bottom w:val="single" w:sz="4" w:space="0" w:color="808080"/>
                    <w:right w:val="single" w:sz="4" w:space="0" w:color="808080"/>
                  </w:tcBorders>
                  <w:shd w:val="clear" w:color="auto" w:fill="auto"/>
                  <w:noWrap/>
                  <w:vAlign w:val="bottom"/>
                  <w:hideMark/>
                </w:tcPr>
                <w:p w14:paraId="5E729A33" w14:textId="11542A42"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339,580</w:t>
                  </w:r>
                </w:p>
              </w:tc>
              <w:tc>
                <w:tcPr>
                  <w:tcW w:w="840" w:type="dxa"/>
                  <w:tcBorders>
                    <w:top w:val="nil"/>
                    <w:left w:val="nil"/>
                    <w:bottom w:val="single" w:sz="4" w:space="0" w:color="808080"/>
                    <w:right w:val="single" w:sz="4" w:space="0" w:color="808080"/>
                  </w:tcBorders>
                  <w:shd w:val="clear" w:color="auto" w:fill="auto"/>
                  <w:noWrap/>
                  <w:vAlign w:val="bottom"/>
                  <w:hideMark/>
                </w:tcPr>
                <w:p w14:paraId="6D928CFD" w14:textId="6038CFCB"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1,216,152</w:t>
                  </w:r>
                </w:p>
              </w:tc>
            </w:tr>
            <w:tr w:rsidR="00E00F6A" w:rsidRPr="00E00F6A" w14:paraId="46046FBE"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33F82EEA"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2020</w:t>
                  </w:r>
                </w:p>
              </w:tc>
              <w:tc>
                <w:tcPr>
                  <w:tcW w:w="520" w:type="dxa"/>
                  <w:tcBorders>
                    <w:top w:val="nil"/>
                    <w:left w:val="nil"/>
                    <w:bottom w:val="single" w:sz="4" w:space="0" w:color="808080"/>
                    <w:right w:val="single" w:sz="4" w:space="0" w:color="808080"/>
                  </w:tcBorders>
                  <w:shd w:val="clear" w:color="auto" w:fill="auto"/>
                  <w:noWrap/>
                  <w:vAlign w:val="bottom"/>
                  <w:hideMark/>
                </w:tcPr>
                <w:p w14:paraId="532C8AE4"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9</w:t>
                  </w:r>
                </w:p>
              </w:tc>
              <w:tc>
                <w:tcPr>
                  <w:tcW w:w="840" w:type="dxa"/>
                  <w:tcBorders>
                    <w:top w:val="nil"/>
                    <w:left w:val="nil"/>
                    <w:bottom w:val="single" w:sz="4" w:space="0" w:color="808080"/>
                    <w:right w:val="single" w:sz="4" w:space="0" w:color="808080"/>
                  </w:tcBorders>
                  <w:shd w:val="clear" w:color="auto" w:fill="auto"/>
                  <w:noWrap/>
                  <w:vAlign w:val="bottom"/>
                  <w:hideMark/>
                </w:tcPr>
                <w:p w14:paraId="6ED93C65" w14:textId="59102FEA"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1,213,470</w:t>
                  </w:r>
                </w:p>
              </w:tc>
              <w:tc>
                <w:tcPr>
                  <w:tcW w:w="1400" w:type="dxa"/>
                  <w:tcBorders>
                    <w:top w:val="nil"/>
                    <w:left w:val="nil"/>
                    <w:bottom w:val="single" w:sz="4" w:space="0" w:color="808080"/>
                    <w:right w:val="single" w:sz="4" w:space="0" w:color="808080"/>
                  </w:tcBorders>
                  <w:shd w:val="clear" w:color="auto" w:fill="auto"/>
                  <w:noWrap/>
                  <w:vAlign w:val="bottom"/>
                  <w:hideMark/>
                </w:tcPr>
                <w:p w14:paraId="1EEEDA4A" w14:textId="0D231831"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404,490</w:t>
                  </w:r>
                </w:p>
              </w:tc>
              <w:tc>
                <w:tcPr>
                  <w:tcW w:w="840" w:type="dxa"/>
                  <w:tcBorders>
                    <w:top w:val="nil"/>
                    <w:left w:val="nil"/>
                    <w:bottom w:val="single" w:sz="4" w:space="0" w:color="808080"/>
                    <w:right w:val="single" w:sz="4" w:space="0" w:color="808080"/>
                  </w:tcBorders>
                  <w:shd w:val="clear" w:color="auto" w:fill="auto"/>
                  <w:noWrap/>
                  <w:vAlign w:val="bottom"/>
                  <w:hideMark/>
                </w:tcPr>
                <w:p w14:paraId="4C391C6D" w14:textId="0E2FF67C"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1,207,870</w:t>
                  </w:r>
                </w:p>
              </w:tc>
            </w:tr>
            <w:tr w:rsidR="00E00F6A" w:rsidRPr="00E00F6A" w14:paraId="18B2600B"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333FA650"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2020</w:t>
                  </w:r>
                </w:p>
              </w:tc>
              <w:tc>
                <w:tcPr>
                  <w:tcW w:w="520" w:type="dxa"/>
                  <w:tcBorders>
                    <w:top w:val="nil"/>
                    <w:left w:val="nil"/>
                    <w:bottom w:val="single" w:sz="4" w:space="0" w:color="808080"/>
                    <w:right w:val="single" w:sz="4" w:space="0" w:color="808080"/>
                  </w:tcBorders>
                  <w:shd w:val="clear" w:color="auto" w:fill="auto"/>
                  <w:noWrap/>
                  <w:vAlign w:val="bottom"/>
                  <w:hideMark/>
                </w:tcPr>
                <w:p w14:paraId="2BDC202F"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8</w:t>
                  </w:r>
                </w:p>
              </w:tc>
              <w:tc>
                <w:tcPr>
                  <w:tcW w:w="840" w:type="dxa"/>
                  <w:tcBorders>
                    <w:top w:val="nil"/>
                    <w:left w:val="nil"/>
                    <w:bottom w:val="single" w:sz="4" w:space="0" w:color="808080"/>
                    <w:right w:val="single" w:sz="4" w:space="0" w:color="808080"/>
                  </w:tcBorders>
                  <w:shd w:val="clear" w:color="auto" w:fill="auto"/>
                  <w:noWrap/>
                  <w:vAlign w:val="bottom"/>
                  <w:hideMark/>
                </w:tcPr>
                <w:p w14:paraId="36CB6BBD" w14:textId="2EE1C675"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1,316,340</w:t>
                  </w:r>
                </w:p>
              </w:tc>
              <w:tc>
                <w:tcPr>
                  <w:tcW w:w="1400" w:type="dxa"/>
                  <w:tcBorders>
                    <w:top w:val="nil"/>
                    <w:left w:val="nil"/>
                    <w:bottom w:val="single" w:sz="4" w:space="0" w:color="808080"/>
                    <w:right w:val="single" w:sz="4" w:space="0" w:color="808080"/>
                  </w:tcBorders>
                  <w:shd w:val="clear" w:color="auto" w:fill="auto"/>
                  <w:noWrap/>
                  <w:vAlign w:val="bottom"/>
                  <w:hideMark/>
                </w:tcPr>
                <w:p w14:paraId="34F10222" w14:textId="304A4FD5"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438,780</w:t>
                  </w:r>
                </w:p>
              </w:tc>
              <w:tc>
                <w:tcPr>
                  <w:tcW w:w="840" w:type="dxa"/>
                  <w:tcBorders>
                    <w:top w:val="nil"/>
                    <w:left w:val="nil"/>
                    <w:bottom w:val="single" w:sz="4" w:space="0" w:color="808080"/>
                    <w:right w:val="single" w:sz="4" w:space="0" w:color="808080"/>
                  </w:tcBorders>
                  <w:shd w:val="clear" w:color="auto" w:fill="auto"/>
                  <w:noWrap/>
                  <w:vAlign w:val="bottom"/>
                  <w:hideMark/>
                </w:tcPr>
                <w:p w14:paraId="1CEBAF57" w14:textId="544AF028"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1,218,660</w:t>
                  </w:r>
                </w:p>
              </w:tc>
            </w:tr>
            <w:tr w:rsidR="00E00F6A" w:rsidRPr="00E00F6A" w14:paraId="357ACB32"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0E1B4BC2"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2020</w:t>
                  </w:r>
                </w:p>
              </w:tc>
              <w:tc>
                <w:tcPr>
                  <w:tcW w:w="520" w:type="dxa"/>
                  <w:tcBorders>
                    <w:top w:val="nil"/>
                    <w:left w:val="nil"/>
                    <w:bottom w:val="single" w:sz="4" w:space="0" w:color="808080"/>
                    <w:right w:val="single" w:sz="4" w:space="0" w:color="808080"/>
                  </w:tcBorders>
                  <w:shd w:val="clear" w:color="auto" w:fill="auto"/>
                  <w:noWrap/>
                  <w:vAlign w:val="bottom"/>
                  <w:hideMark/>
                </w:tcPr>
                <w:p w14:paraId="48360913"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7</w:t>
                  </w:r>
                </w:p>
              </w:tc>
              <w:tc>
                <w:tcPr>
                  <w:tcW w:w="840" w:type="dxa"/>
                  <w:tcBorders>
                    <w:top w:val="nil"/>
                    <w:left w:val="nil"/>
                    <w:bottom w:val="single" w:sz="4" w:space="0" w:color="808080"/>
                    <w:right w:val="single" w:sz="4" w:space="0" w:color="808080"/>
                  </w:tcBorders>
                  <w:shd w:val="clear" w:color="auto" w:fill="auto"/>
                  <w:noWrap/>
                  <w:vAlign w:val="bottom"/>
                  <w:hideMark/>
                </w:tcPr>
                <w:p w14:paraId="5C06EF33" w14:textId="51099F2A"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1,550,790</w:t>
                  </w:r>
                </w:p>
              </w:tc>
              <w:tc>
                <w:tcPr>
                  <w:tcW w:w="1400" w:type="dxa"/>
                  <w:tcBorders>
                    <w:top w:val="nil"/>
                    <w:left w:val="nil"/>
                    <w:bottom w:val="single" w:sz="4" w:space="0" w:color="808080"/>
                    <w:right w:val="single" w:sz="4" w:space="0" w:color="808080"/>
                  </w:tcBorders>
                  <w:shd w:val="clear" w:color="auto" w:fill="auto"/>
                  <w:noWrap/>
                  <w:vAlign w:val="bottom"/>
                  <w:hideMark/>
                </w:tcPr>
                <w:p w14:paraId="11135471" w14:textId="23B0618D"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516,930</w:t>
                  </w:r>
                </w:p>
              </w:tc>
              <w:tc>
                <w:tcPr>
                  <w:tcW w:w="840" w:type="dxa"/>
                  <w:tcBorders>
                    <w:top w:val="nil"/>
                    <w:left w:val="nil"/>
                    <w:bottom w:val="single" w:sz="4" w:space="0" w:color="808080"/>
                    <w:right w:val="single" w:sz="4" w:space="0" w:color="808080"/>
                  </w:tcBorders>
                  <w:shd w:val="clear" w:color="auto" w:fill="auto"/>
                  <w:noWrap/>
                  <w:vAlign w:val="bottom"/>
                  <w:hideMark/>
                </w:tcPr>
                <w:p w14:paraId="2D9B2F85" w14:textId="19B7BE0B"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1,208,023</w:t>
                  </w:r>
                </w:p>
              </w:tc>
            </w:tr>
            <w:tr w:rsidR="00E00F6A" w:rsidRPr="00E00F6A" w14:paraId="0A670E55"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42D21AC0"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2020</w:t>
                  </w:r>
                </w:p>
              </w:tc>
              <w:tc>
                <w:tcPr>
                  <w:tcW w:w="520" w:type="dxa"/>
                  <w:tcBorders>
                    <w:top w:val="nil"/>
                    <w:left w:val="nil"/>
                    <w:bottom w:val="single" w:sz="4" w:space="0" w:color="808080"/>
                    <w:right w:val="single" w:sz="4" w:space="0" w:color="808080"/>
                  </w:tcBorders>
                  <w:shd w:val="clear" w:color="auto" w:fill="auto"/>
                  <w:noWrap/>
                  <w:vAlign w:val="bottom"/>
                  <w:hideMark/>
                </w:tcPr>
                <w:p w14:paraId="11590C92"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6</w:t>
                  </w:r>
                </w:p>
              </w:tc>
              <w:tc>
                <w:tcPr>
                  <w:tcW w:w="840" w:type="dxa"/>
                  <w:tcBorders>
                    <w:top w:val="nil"/>
                    <w:left w:val="nil"/>
                    <w:bottom w:val="single" w:sz="4" w:space="0" w:color="808080"/>
                    <w:right w:val="single" w:sz="4" w:space="0" w:color="808080"/>
                  </w:tcBorders>
                  <w:shd w:val="clear" w:color="auto" w:fill="auto"/>
                  <w:noWrap/>
                  <w:vAlign w:val="bottom"/>
                  <w:hideMark/>
                </w:tcPr>
                <w:p w14:paraId="20440832" w14:textId="2EE10AEB"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1,166,460</w:t>
                  </w:r>
                </w:p>
              </w:tc>
              <w:tc>
                <w:tcPr>
                  <w:tcW w:w="1400" w:type="dxa"/>
                  <w:tcBorders>
                    <w:top w:val="nil"/>
                    <w:left w:val="nil"/>
                    <w:bottom w:val="single" w:sz="4" w:space="0" w:color="808080"/>
                    <w:right w:val="single" w:sz="4" w:space="0" w:color="808080"/>
                  </w:tcBorders>
                  <w:shd w:val="clear" w:color="auto" w:fill="auto"/>
                  <w:noWrap/>
                  <w:vAlign w:val="bottom"/>
                  <w:hideMark/>
                </w:tcPr>
                <w:p w14:paraId="6CFB20C1" w14:textId="054C8581"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388,820</w:t>
                  </w:r>
                </w:p>
              </w:tc>
              <w:tc>
                <w:tcPr>
                  <w:tcW w:w="840" w:type="dxa"/>
                  <w:tcBorders>
                    <w:top w:val="nil"/>
                    <w:left w:val="nil"/>
                    <w:bottom w:val="single" w:sz="4" w:space="0" w:color="808080"/>
                    <w:right w:val="single" w:sz="4" w:space="0" w:color="808080"/>
                  </w:tcBorders>
                  <w:shd w:val="clear" w:color="auto" w:fill="auto"/>
                  <w:noWrap/>
                  <w:vAlign w:val="bottom"/>
                  <w:hideMark/>
                </w:tcPr>
                <w:p w14:paraId="79248DF6" w14:textId="16ED8A6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1,239,189</w:t>
                  </w:r>
                </w:p>
              </w:tc>
            </w:tr>
            <w:tr w:rsidR="00E00F6A" w:rsidRPr="00E00F6A" w14:paraId="57D6F84F"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2E9D7F03"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2020</w:t>
                  </w:r>
                </w:p>
              </w:tc>
              <w:tc>
                <w:tcPr>
                  <w:tcW w:w="520" w:type="dxa"/>
                  <w:tcBorders>
                    <w:top w:val="nil"/>
                    <w:left w:val="nil"/>
                    <w:bottom w:val="single" w:sz="4" w:space="0" w:color="808080"/>
                    <w:right w:val="single" w:sz="4" w:space="0" w:color="808080"/>
                  </w:tcBorders>
                  <w:shd w:val="clear" w:color="auto" w:fill="auto"/>
                  <w:noWrap/>
                  <w:vAlign w:val="bottom"/>
                  <w:hideMark/>
                </w:tcPr>
                <w:p w14:paraId="6B1E6F67"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5</w:t>
                  </w:r>
                </w:p>
              </w:tc>
              <w:tc>
                <w:tcPr>
                  <w:tcW w:w="840" w:type="dxa"/>
                  <w:tcBorders>
                    <w:top w:val="nil"/>
                    <w:left w:val="nil"/>
                    <w:bottom w:val="single" w:sz="4" w:space="0" w:color="808080"/>
                    <w:right w:val="single" w:sz="4" w:space="0" w:color="808080"/>
                  </w:tcBorders>
                  <w:shd w:val="clear" w:color="auto" w:fill="auto"/>
                  <w:noWrap/>
                  <w:vAlign w:val="bottom"/>
                  <w:hideMark/>
                </w:tcPr>
                <w:p w14:paraId="09A4B00B" w14:textId="7ACAA956"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1,283,400</w:t>
                  </w:r>
                </w:p>
              </w:tc>
              <w:tc>
                <w:tcPr>
                  <w:tcW w:w="1400" w:type="dxa"/>
                  <w:tcBorders>
                    <w:top w:val="nil"/>
                    <w:left w:val="nil"/>
                    <w:bottom w:val="single" w:sz="4" w:space="0" w:color="808080"/>
                    <w:right w:val="single" w:sz="4" w:space="0" w:color="808080"/>
                  </w:tcBorders>
                  <w:shd w:val="clear" w:color="auto" w:fill="auto"/>
                  <w:noWrap/>
                  <w:vAlign w:val="bottom"/>
                  <w:hideMark/>
                </w:tcPr>
                <w:p w14:paraId="0E023F96" w14:textId="6B1DC385"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427,800</w:t>
                  </w:r>
                </w:p>
              </w:tc>
              <w:tc>
                <w:tcPr>
                  <w:tcW w:w="840" w:type="dxa"/>
                  <w:tcBorders>
                    <w:top w:val="nil"/>
                    <w:left w:val="nil"/>
                    <w:bottom w:val="single" w:sz="4" w:space="0" w:color="808080"/>
                    <w:right w:val="single" w:sz="4" w:space="0" w:color="808080"/>
                  </w:tcBorders>
                  <w:shd w:val="clear" w:color="auto" w:fill="auto"/>
                  <w:noWrap/>
                  <w:vAlign w:val="bottom"/>
                  <w:hideMark/>
                </w:tcPr>
                <w:p w14:paraId="074E09B4" w14:textId="66E351F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1,251,703</w:t>
                  </w:r>
                </w:p>
              </w:tc>
            </w:tr>
            <w:tr w:rsidR="00E00F6A" w:rsidRPr="00E00F6A" w14:paraId="50EFE469"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6D00D832"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2020</w:t>
                  </w:r>
                </w:p>
              </w:tc>
              <w:tc>
                <w:tcPr>
                  <w:tcW w:w="520" w:type="dxa"/>
                  <w:tcBorders>
                    <w:top w:val="nil"/>
                    <w:left w:val="nil"/>
                    <w:bottom w:val="single" w:sz="4" w:space="0" w:color="808080"/>
                    <w:right w:val="single" w:sz="4" w:space="0" w:color="808080"/>
                  </w:tcBorders>
                  <w:shd w:val="clear" w:color="auto" w:fill="auto"/>
                  <w:noWrap/>
                  <w:vAlign w:val="bottom"/>
                  <w:hideMark/>
                </w:tcPr>
                <w:p w14:paraId="5472ECC6"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w:t>
                  </w:r>
                </w:p>
              </w:tc>
              <w:tc>
                <w:tcPr>
                  <w:tcW w:w="840" w:type="dxa"/>
                  <w:tcBorders>
                    <w:top w:val="nil"/>
                    <w:left w:val="nil"/>
                    <w:bottom w:val="single" w:sz="4" w:space="0" w:color="808080"/>
                    <w:right w:val="single" w:sz="4" w:space="0" w:color="808080"/>
                  </w:tcBorders>
                  <w:shd w:val="clear" w:color="auto" w:fill="auto"/>
                  <w:noWrap/>
                  <w:vAlign w:val="bottom"/>
                  <w:hideMark/>
                </w:tcPr>
                <w:p w14:paraId="57F25673" w14:textId="6F88FB5C"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906,960</w:t>
                  </w:r>
                </w:p>
              </w:tc>
              <w:tc>
                <w:tcPr>
                  <w:tcW w:w="1400" w:type="dxa"/>
                  <w:tcBorders>
                    <w:top w:val="nil"/>
                    <w:left w:val="nil"/>
                    <w:bottom w:val="single" w:sz="4" w:space="0" w:color="808080"/>
                    <w:right w:val="single" w:sz="4" w:space="0" w:color="808080"/>
                  </w:tcBorders>
                  <w:shd w:val="clear" w:color="auto" w:fill="auto"/>
                  <w:noWrap/>
                  <w:vAlign w:val="bottom"/>
                  <w:hideMark/>
                </w:tcPr>
                <w:p w14:paraId="06EB508C" w14:textId="66302844"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302,320</w:t>
                  </w:r>
                </w:p>
              </w:tc>
              <w:tc>
                <w:tcPr>
                  <w:tcW w:w="840" w:type="dxa"/>
                  <w:tcBorders>
                    <w:top w:val="nil"/>
                    <w:left w:val="nil"/>
                    <w:bottom w:val="single" w:sz="4" w:space="0" w:color="808080"/>
                    <w:right w:val="single" w:sz="4" w:space="0" w:color="808080"/>
                  </w:tcBorders>
                  <w:shd w:val="clear" w:color="auto" w:fill="auto"/>
                  <w:noWrap/>
                  <w:vAlign w:val="bottom"/>
                  <w:hideMark/>
                </w:tcPr>
                <w:p w14:paraId="0C7DCB60" w14:textId="0410B999"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1,225,213</w:t>
                  </w:r>
                </w:p>
              </w:tc>
            </w:tr>
            <w:tr w:rsidR="00E00F6A" w:rsidRPr="00E00F6A" w14:paraId="11EE26D8"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1E1A7560"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2020</w:t>
                  </w:r>
                </w:p>
              </w:tc>
              <w:tc>
                <w:tcPr>
                  <w:tcW w:w="520" w:type="dxa"/>
                  <w:tcBorders>
                    <w:top w:val="nil"/>
                    <w:left w:val="nil"/>
                    <w:bottom w:val="single" w:sz="4" w:space="0" w:color="808080"/>
                    <w:right w:val="single" w:sz="4" w:space="0" w:color="808080"/>
                  </w:tcBorders>
                  <w:shd w:val="clear" w:color="auto" w:fill="auto"/>
                  <w:noWrap/>
                  <w:vAlign w:val="bottom"/>
                  <w:hideMark/>
                </w:tcPr>
                <w:p w14:paraId="7815A68F"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w:t>
                  </w:r>
                </w:p>
              </w:tc>
              <w:tc>
                <w:tcPr>
                  <w:tcW w:w="840" w:type="dxa"/>
                  <w:tcBorders>
                    <w:top w:val="nil"/>
                    <w:left w:val="nil"/>
                    <w:bottom w:val="single" w:sz="4" w:space="0" w:color="808080"/>
                    <w:right w:val="single" w:sz="4" w:space="0" w:color="808080"/>
                  </w:tcBorders>
                  <w:shd w:val="clear" w:color="auto" w:fill="auto"/>
                  <w:noWrap/>
                  <w:vAlign w:val="bottom"/>
                  <w:hideMark/>
                </w:tcPr>
                <w:p w14:paraId="71A3AF1C" w14:textId="4FA2E5E2"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1,236,900</w:t>
                  </w:r>
                </w:p>
              </w:tc>
              <w:tc>
                <w:tcPr>
                  <w:tcW w:w="1400" w:type="dxa"/>
                  <w:tcBorders>
                    <w:top w:val="nil"/>
                    <w:left w:val="nil"/>
                    <w:bottom w:val="single" w:sz="4" w:space="0" w:color="808080"/>
                    <w:right w:val="single" w:sz="4" w:space="0" w:color="808080"/>
                  </w:tcBorders>
                  <w:shd w:val="clear" w:color="auto" w:fill="auto"/>
                  <w:noWrap/>
                  <w:vAlign w:val="bottom"/>
                  <w:hideMark/>
                </w:tcPr>
                <w:p w14:paraId="2F81CC6B" w14:textId="0EAEFE36"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412,300</w:t>
                  </w:r>
                </w:p>
              </w:tc>
              <w:tc>
                <w:tcPr>
                  <w:tcW w:w="840" w:type="dxa"/>
                  <w:tcBorders>
                    <w:top w:val="nil"/>
                    <w:left w:val="nil"/>
                    <w:bottom w:val="single" w:sz="4" w:space="0" w:color="808080"/>
                    <w:right w:val="single" w:sz="4" w:space="0" w:color="808080"/>
                  </w:tcBorders>
                  <w:shd w:val="clear" w:color="auto" w:fill="auto"/>
                  <w:noWrap/>
                  <w:vAlign w:val="bottom"/>
                  <w:hideMark/>
                </w:tcPr>
                <w:p w14:paraId="218BF978" w14:textId="4175255C"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1,167,090</w:t>
                  </w:r>
                </w:p>
              </w:tc>
            </w:tr>
            <w:tr w:rsidR="00E00F6A" w:rsidRPr="00E00F6A" w14:paraId="3D9BFE04"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7854F36C"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2020</w:t>
                  </w:r>
                </w:p>
              </w:tc>
              <w:tc>
                <w:tcPr>
                  <w:tcW w:w="520" w:type="dxa"/>
                  <w:tcBorders>
                    <w:top w:val="nil"/>
                    <w:left w:val="nil"/>
                    <w:bottom w:val="single" w:sz="4" w:space="0" w:color="808080"/>
                    <w:right w:val="single" w:sz="4" w:space="0" w:color="808080"/>
                  </w:tcBorders>
                  <w:shd w:val="clear" w:color="auto" w:fill="auto"/>
                  <w:noWrap/>
                  <w:vAlign w:val="bottom"/>
                  <w:hideMark/>
                </w:tcPr>
                <w:p w14:paraId="6E0B76F5"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w:t>
                  </w:r>
                </w:p>
              </w:tc>
              <w:tc>
                <w:tcPr>
                  <w:tcW w:w="840" w:type="dxa"/>
                  <w:tcBorders>
                    <w:top w:val="nil"/>
                    <w:left w:val="nil"/>
                    <w:bottom w:val="single" w:sz="4" w:space="0" w:color="808080"/>
                    <w:right w:val="single" w:sz="4" w:space="0" w:color="808080"/>
                  </w:tcBorders>
                  <w:shd w:val="clear" w:color="auto" w:fill="auto"/>
                  <w:noWrap/>
                  <w:vAlign w:val="bottom"/>
                  <w:hideMark/>
                </w:tcPr>
                <w:p w14:paraId="48DF979B" w14:textId="61E57B2B"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1,301,070</w:t>
                  </w:r>
                </w:p>
              </w:tc>
              <w:tc>
                <w:tcPr>
                  <w:tcW w:w="1400" w:type="dxa"/>
                  <w:tcBorders>
                    <w:top w:val="nil"/>
                    <w:left w:val="nil"/>
                    <w:bottom w:val="single" w:sz="4" w:space="0" w:color="808080"/>
                    <w:right w:val="single" w:sz="4" w:space="0" w:color="808080"/>
                  </w:tcBorders>
                  <w:shd w:val="clear" w:color="auto" w:fill="auto"/>
                  <w:noWrap/>
                  <w:vAlign w:val="bottom"/>
                  <w:hideMark/>
                </w:tcPr>
                <w:p w14:paraId="44C7DFDD" w14:textId="5F642E54"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433,690</w:t>
                  </w:r>
                </w:p>
              </w:tc>
              <w:tc>
                <w:tcPr>
                  <w:tcW w:w="840" w:type="dxa"/>
                  <w:tcBorders>
                    <w:top w:val="nil"/>
                    <w:left w:val="nil"/>
                    <w:bottom w:val="single" w:sz="4" w:space="0" w:color="808080"/>
                    <w:right w:val="single" w:sz="4" w:space="0" w:color="808080"/>
                  </w:tcBorders>
                  <w:shd w:val="clear" w:color="auto" w:fill="auto"/>
                  <w:noWrap/>
                  <w:vAlign w:val="bottom"/>
                  <w:hideMark/>
                </w:tcPr>
                <w:p w14:paraId="42E3F0DC" w14:textId="671208AD"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1,218,056</w:t>
                  </w:r>
                </w:p>
              </w:tc>
            </w:tr>
            <w:tr w:rsidR="00E00F6A" w:rsidRPr="00E00F6A" w14:paraId="124BF05A"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246CADFB"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2020</w:t>
                  </w:r>
                </w:p>
              </w:tc>
              <w:tc>
                <w:tcPr>
                  <w:tcW w:w="520" w:type="dxa"/>
                  <w:tcBorders>
                    <w:top w:val="nil"/>
                    <w:left w:val="nil"/>
                    <w:bottom w:val="single" w:sz="4" w:space="0" w:color="808080"/>
                    <w:right w:val="single" w:sz="4" w:space="0" w:color="808080"/>
                  </w:tcBorders>
                  <w:shd w:val="clear" w:color="auto" w:fill="auto"/>
                  <w:noWrap/>
                  <w:vAlign w:val="bottom"/>
                  <w:hideMark/>
                </w:tcPr>
                <w:p w14:paraId="785B3771"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w:t>
                  </w:r>
                </w:p>
              </w:tc>
              <w:tc>
                <w:tcPr>
                  <w:tcW w:w="840" w:type="dxa"/>
                  <w:tcBorders>
                    <w:top w:val="nil"/>
                    <w:left w:val="nil"/>
                    <w:bottom w:val="single" w:sz="4" w:space="0" w:color="808080"/>
                    <w:right w:val="single" w:sz="4" w:space="0" w:color="808080"/>
                  </w:tcBorders>
                  <w:shd w:val="clear" w:color="auto" w:fill="auto"/>
                  <w:noWrap/>
                  <w:vAlign w:val="bottom"/>
                  <w:hideMark/>
                </w:tcPr>
                <w:p w14:paraId="5E6AF245" w14:textId="7409AA0C"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1,130,910</w:t>
                  </w:r>
                </w:p>
              </w:tc>
              <w:tc>
                <w:tcPr>
                  <w:tcW w:w="1400" w:type="dxa"/>
                  <w:tcBorders>
                    <w:top w:val="nil"/>
                    <w:left w:val="nil"/>
                    <w:bottom w:val="single" w:sz="4" w:space="0" w:color="808080"/>
                    <w:right w:val="single" w:sz="4" w:space="0" w:color="808080"/>
                  </w:tcBorders>
                  <w:shd w:val="clear" w:color="auto" w:fill="auto"/>
                  <w:noWrap/>
                  <w:vAlign w:val="bottom"/>
                  <w:hideMark/>
                </w:tcPr>
                <w:p w14:paraId="47DD2399" w14:textId="350E45A1"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376,970</w:t>
                  </w:r>
                </w:p>
              </w:tc>
              <w:tc>
                <w:tcPr>
                  <w:tcW w:w="840" w:type="dxa"/>
                  <w:tcBorders>
                    <w:top w:val="nil"/>
                    <w:left w:val="nil"/>
                    <w:bottom w:val="single" w:sz="4" w:space="0" w:color="808080"/>
                    <w:right w:val="single" w:sz="4" w:space="0" w:color="808080"/>
                  </w:tcBorders>
                  <w:shd w:val="clear" w:color="auto" w:fill="auto"/>
                  <w:noWrap/>
                  <w:vAlign w:val="bottom"/>
                  <w:hideMark/>
                </w:tcPr>
                <w:p w14:paraId="09AB78F4" w14:textId="2178BF4D"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1,208,824</w:t>
                  </w:r>
                </w:p>
              </w:tc>
            </w:tr>
            <w:tr w:rsidR="00E00F6A" w:rsidRPr="00E00F6A" w14:paraId="2B8C90E1"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065059A8"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2019</w:t>
                  </w:r>
                </w:p>
              </w:tc>
              <w:tc>
                <w:tcPr>
                  <w:tcW w:w="520" w:type="dxa"/>
                  <w:tcBorders>
                    <w:top w:val="nil"/>
                    <w:left w:val="nil"/>
                    <w:bottom w:val="single" w:sz="4" w:space="0" w:color="808080"/>
                    <w:right w:val="single" w:sz="4" w:space="0" w:color="808080"/>
                  </w:tcBorders>
                  <w:shd w:val="clear" w:color="auto" w:fill="auto"/>
                  <w:noWrap/>
                  <w:vAlign w:val="bottom"/>
                  <w:hideMark/>
                </w:tcPr>
                <w:p w14:paraId="538C34E8"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w:t>
                  </w:r>
                </w:p>
              </w:tc>
              <w:tc>
                <w:tcPr>
                  <w:tcW w:w="840" w:type="dxa"/>
                  <w:tcBorders>
                    <w:top w:val="nil"/>
                    <w:left w:val="nil"/>
                    <w:bottom w:val="single" w:sz="4" w:space="0" w:color="808080"/>
                    <w:right w:val="single" w:sz="4" w:space="0" w:color="808080"/>
                  </w:tcBorders>
                  <w:shd w:val="clear" w:color="auto" w:fill="auto"/>
                  <w:noWrap/>
                  <w:vAlign w:val="bottom"/>
                  <w:hideMark/>
                </w:tcPr>
                <w:p w14:paraId="44D68EEF" w14:textId="7C4F107A"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1,143,930</w:t>
                  </w:r>
                </w:p>
              </w:tc>
              <w:tc>
                <w:tcPr>
                  <w:tcW w:w="1400" w:type="dxa"/>
                  <w:tcBorders>
                    <w:top w:val="nil"/>
                    <w:left w:val="nil"/>
                    <w:bottom w:val="single" w:sz="4" w:space="0" w:color="808080"/>
                    <w:right w:val="single" w:sz="4" w:space="0" w:color="808080"/>
                  </w:tcBorders>
                  <w:shd w:val="clear" w:color="auto" w:fill="auto"/>
                  <w:noWrap/>
                  <w:vAlign w:val="bottom"/>
                  <w:hideMark/>
                </w:tcPr>
                <w:p w14:paraId="76363AD1" w14:textId="02A46358"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381,310</w:t>
                  </w:r>
                </w:p>
              </w:tc>
              <w:tc>
                <w:tcPr>
                  <w:tcW w:w="840" w:type="dxa"/>
                  <w:tcBorders>
                    <w:top w:val="nil"/>
                    <w:left w:val="nil"/>
                    <w:bottom w:val="single" w:sz="4" w:space="0" w:color="808080"/>
                    <w:right w:val="single" w:sz="4" w:space="0" w:color="808080"/>
                  </w:tcBorders>
                  <w:shd w:val="clear" w:color="auto" w:fill="auto"/>
                  <w:noWrap/>
                  <w:vAlign w:val="bottom"/>
                  <w:hideMark/>
                </w:tcPr>
                <w:p w14:paraId="197B5585" w14:textId="19D2F6C8"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1,260,454</w:t>
                  </w:r>
                </w:p>
              </w:tc>
            </w:tr>
            <w:tr w:rsidR="00E00F6A" w:rsidRPr="00E00F6A" w14:paraId="3184DB1C"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4A9EDF1B"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2019</w:t>
                  </w:r>
                </w:p>
              </w:tc>
              <w:tc>
                <w:tcPr>
                  <w:tcW w:w="520" w:type="dxa"/>
                  <w:tcBorders>
                    <w:top w:val="nil"/>
                    <w:left w:val="nil"/>
                    <w:bottom w:val="single" w:sz="4" w:space="0" w:color="808080"/>
                    <w:right w:val="single" w:sz="4" w:space="0" w:color="808080"/>
                  </w:tcBorders>
                  <w:shd w:val="clear" w:color="auto" w:fill="auto"/>
                  <w:noWrap/>
                  <w:vAlign w:val="bottom"/>
                  <w:hideMark/>
                </w:tcPr>
                <w:p w14:paraId="4BE1E0B4"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w:t>
                  </w:r>
                </w:p>
              </w:tc>
              <w:tc>
                <w:tcPr>
                  <w:tcW w:w="840" w:type="dxa"/>
                  <w:tcBorders>
                    <w:top w:val="nil"/>
                    <w:left w:val="nil"/>
                    <w:bottom w:val="single" w:sz="4" w:space="0" w:color="808080"/>
                    <w:right w:val="single" w:sz="4" w:space="0" w:color="808080"/>
                  </w:tcBorders>
                  <w:shd w:val="clear" w:color="auto" w:fill="auto"/>
                  <w:noWrap/>
                  <w:vAlign w:val="bottom"/>
                  <w:hideMark/>
                </w:tcPr>
                <w:p w14:paraId="337647B0" w14:textId="5F6CCB3F"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1,523,220</w:t>
                  </w:r>
                </w:p>
              </w:tc>
              <w:tc>
                <w:tcPr>
                  <w:tcW w:w="1400" w:type="dxa"/>
                  <w:tcBorders>
                    <w:top w:val="nil"/>
                    <w:left w:val="nil"/>
                    <w:bottom w:val="single" w:sz="4" w:space="0" w:color="808080"/>
                    <w:right w:val="single" w:sz="4" w:space="0" w:color="808080"/>
                  </w:tcBorders>
                  <w:shd w:val="clear" w:color="auto" w:fill="auto"/>
                  <w:noWrap/>
                  <w:vAlign w:val="bottom"/>
                  <w:hideMark/>
                </w:tcPr>
                <w:p w14:paraId="5BA8ECCC" w14:textId="7681DF7A"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507,740</w:t>
                  </w:r>
                </w:p>
              </w:tc>
              <w:tc>
                <w:tcPr>
                  <w:tcW w:w="840" w:type="dxa"/>
                  <w:tcBorders>
                    <w:top w:val="nil"/>
                    <w:left w:val="nil"/>
                    <w:bottom w:val="single" w:sz="4" w:space="0" w:color="808080"/>
                    <w:right w:val="single" w:sz="4" w:space="0" w:color="808080"/>
                  </w:tcBorders>
                  <w:shd w:val="clear" w:color="auto" w:fill="auto"/>
                  <w:noWrap/>
                  <w:vAlign w:val="bottom"/>
                  <w:hideMark/>
                </w:tcPr>
                <w:p w14:paraId="7A914159" w14:textId="69479FBC"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1,242,291</w:t>
                  </w:r>
                </w:p>
              </w:tc>
            </w:tr>
            <w:tr w:rsidR="00E00F6A" w:rsidRPr="00E00F6A" w14:paraId="45D4B12E"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50D68AAD"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2019</w:t>
                  </w:r>
                </w:p>
              </w:tc>
              <w:tc>
                <w:tcPr>
                  <w:tcW w:w="520" w:type="dxa"/>
                  <w:tcBorders>
                    <w:top w:val="nil"/>
                    <w:left w:val="nil"/>
                    <w:bottom w:val="single" w:sz="4" w:space="0" w:color="808080"/>
                    <w:right w:val="single" w:sz="4" w:space="0" w:color="808080"/>
                  </w:tcBorders>
                  <w:shd w:val="clear" w:color="auto" w:fill="auto"/>
                  <w:noWrap/>
                  <w:vAlign w:val="bottom"/>
                  <w:hideMark/>
                </w:tcPr>
                <w:p w14:paraId="5192EFF4"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10</w:t>
                  </w:r>
                </w:p>
              </w:tc>
              <w:tc>
                <w:tcPr>
                  <w:tcW w:w="840" w:type="dxa"/>
                  <w:tcBorders>
                    <w:top w:val="nil"/>
                    <w:left w:val="nil"/>
                    <w:bottom w:val="single" w:sz="4" w:space="0" w:color="808080"/>
                    <w:right w:val="single" w:sz="4" w:space="0" w:color="808080"/>
                  </w:tcBorders>
                  <w:shd w:val="clear" w:color="auto" w:fill="auto"/>
                  <w:noWrap/>
                  <w:vAlign w:val="bottom"/>
                  <w:hideMark/>
                </w:tcPr>
                <w:p w14:paraId="0D0C4D11" w14:textId="3D0B77E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1,218,780</w:t>
                  </w:r>
                </w:p>
              </w:tc>
              <w:tc>
                <w:tcPr>
                  <w:tcW w:w="1400" w:type="dxa"/>
                  <w:tcBorders>
                    <w:top w:val="nil"/>
                    <w:left w:val="nil"/>
                    <w:bottom w:val="single" w:sz="4" w:space="0" w:color="808080"/>
                    <w:right w:val="single" w:sz="4" w:space="0" w:color="808080"/>
                  </w:tcBorders>
                  <w:shd w:val="clear" w:color="auto" w:fill="auto"/>
                  <w:noWrap/>
                  <w:vAlign w:val="bottom"/>
                  <w:hideMark/>
                </w:tcPr>
                <w:p w14:paraId="2BF54E75" w14:textId="320DAF42"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406,260</w:t>
                  </w:r>
                </w:p>
              </w:tc>
              <w:tc>
                <w:tcPr>
                  <w:tcW w:w="840" w:type="dxa"/>
                  <w:tcBorders>
                    <w:top w:val="nil"/>
                    <w:left w:val="nil"/>
                    <w:bottom w:val="single" w:sz="4" w:space="0" w:color="808080"/>
                    <w:right w:val="single" w:sz="4" w:space="0" w:color="808080"/>
                  </w:tcBorders>
                  <w:shd w:val="clear" w:color="auto" w:fill="auto"/>
                  <w:noWrap/>
                  <w:vAlign w:val="bottom"/>
                  <w:hideMark/>
                </w:tcPr>
                <w:p w14:paraId="7CCFAAB4" w14:textId="4782D539"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1,252,684</w:t>
                  </w:r>
                </w:p>
              </w:tc>
            </w:tr>
            <w:tr w:rsidR="00E00F6A" w:rsidRPr="00E00F6A" w14:paraId="17B8849F"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0B9DF9DF"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2019</w:t>
                  </w:r>
                </w:p>
              </w:tc>
              <w:tc>
                <w:tcPr>
                  <w:tcW w:w="520" w:type="dxa"/>
                  <w:tcBorders>
                    <w:top w:val="nil"/>
                    <w:left w:val="nil"/>
                    <w:bottom w:val="single" w:sz="4" w:space="0" w:color="808080"/>
                    <w:right w:val="single" w:sz="4" w:space="0" w:color="808080"/>
                  </w:tcBorders>
                  <w:shd w:val="clear" w:color="auto" w:fill="auto"/>
                  <w:noWrap/>
                  <w:vAlign w:val="bottom"/>
                  <w:hideMark/>
                </w:tcPr>
                <w:p w14:paraId="4687906A"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9</w:t>
                  </w:r>
                </w:p>
              </w:tc>
              <w:tc>
                <w:tcPr>
                  <w:tcW w:w="840" w:type="dxa"/>
                  <w:tcBorders>
                    <w:top w:val="nil"/>
                    <w:left w:val="nil"/>
                    <w:bottom w:val="single" w:sz="4" w:space="0" w:color="808080"/>
                    <w:right w:val="single" w:sz="4" w:space="0" w:color="808080"/>
                  </w:tcBorders>
                  <w:shd w:val="clear" w:color="auto" w:fill="auto"/>
                  <w:noWrap/>
                  <w:vAlign w:val="bottom"/>
                  <w:hideMark/>
                </w:tcPr>
                <w:p w14:paraId="59BC1962" w14:textId="4640A2F6"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1,268,370</w:t>
                  </w:r>
                </w:p>
              </w:tc>
              <w:tc>
                <w:tcPr>
                  <w:tcW w:w="1400" w:type="dxa"/>
                  <w:tcBorders>
                    <w:top w:val="nil"/>
                    <w:left w:val="nil"/>
                    <w:bottom w:val="single" w:sz="4" w:space="0" w:color="808080"/>
                    <w:right w:val="single" w:sz="4" w:space="0" w:color="808080"/>
                  </w:tcBorders>
                  <w:shd w:val="clear" w:color="auto" w:fill="auto"/>
                  <w:noWrap/>
                  <w:vAlign w:val="bottom"/>
                  <w:hideMark/>
                </w:tcPr>
                <w:p w14:paraId="2026AD81" w14:textId="1E875A49"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422,790</w:t>
                  </w:r>
                </w:p>
              </w:tc>
              <w:tc>
                <w:tcPr>
                  <w:tcW w:w="840" w:type="dxa"/>
                  <w:tcBorders>
                    <w:top w:val="nil"/>
                    <w:left w:val="nil"/>
                    <w:bottom w:val="single" w:sz="4" w:space="0" w:color="808080"/>
                    <w:right w:val="single" w:sz="4" w:space="0" w:color="808080"/>
                  </w:tcBorders>
                  <w:shd w:val="clear" w:color="auto" w:fill="auto"/>
                  <w:noWrap/>
                  <w:vAlign w:val="bottom"/>
                  <w:hideMark/>
                </w:tcPr>
                <w:p w14:paraId="06DAECBB" w14:textId="024DF6D2"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1,270,633</w:t>
                  </w:r>
                </w:p>
              </w:tc>
            </w:tr>
            <w:tr w:rsidR="00E00F6A" w:rsidRPr="00E00F6A" w14:paraId="213D2EDB"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1CC49491"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2019</w:t>
                  </w:r>
                </w:p>
              </w:tc>
              <w:tc>
                <w:tcPr>
                  <w:tcW w:w="520" w:type="dxa"/>
                  <w:tcBorders>
                    <w:top w:val="nil"/>
                    <w:left w:val="nil"/>
                    <w:bottom w:val="single" w:sz="4" w:space="0" w:color="808080"/>
                    <w:right w:val="single" w:sz="4" w:space="0" w:color="808080"/>
                  </w:tcBorders>
                  <w:shd w:val="clear" w:color="auto" w:fill="auto"/>
                  <w:noWrap/>
                  <w:vAlign w:val="bottom"/>
                  <w:hideMark/>
                </w:tcPr>
                <w:p w14:paraId="3C84391F"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8</w:t>
                  </w:r>
                </w:p>
              </w:tc>
              <w:tc>
                <w:tcPr>
                  <w:tcW w:w="840" w:type="dxa"/>
                  <w:tcBorders>
                    <w:top w:val="nil"/>
                    <w:left w:val="nil"/>
                    <w:bottom w:val="single" w:sz="4" w:space="0" w:color="808080"/>
                    <w:right w:val="single" w:sz="4" w:space="0" w:color="808080"/>
                  </w:tcBorders>
                  <w:shd w:val="clear" w:color="auto" w:fill="auto"/>
                  <w:noWrap/>
                  <w:vAlign w:val="bottom"/>
                  <w:hideMark/>
                </w:tcPr>
                <w:p w14:paraId="379027D0" w14:textId="6E46EE93"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1,109,760</w:t>
                  </w:r>
                </w:p>
              </w:tc>
              <w:tc>
                <w:tcPr>
                  <w:tcW w:w="1400" w:type="dxa"/>
                  <w:tcBorders>
                    <w:top w:val="nil"/>
                    <w:left w:val="nil"/>
                    <w:bottom w:val="single" w:sz="4" w:space="0" w:color="808080"/>
                    <w:right w:val="single" w:sz="4" w:space="0" w:color="808080"/>
                  </w:tcBorders>
                  <w:shd w:val="clear" w:color="auto" w:fill="auto"/>
                  <w:noWrap/>
                  <w:vAlign w:val="bottom"/>
                  <w:hideMark/>
                </w:tcPr>
                <w:p w14:paraId="30543054" w14:textId="2FE95210"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369,920</w:t>
                  </w:r>
                </w:p>
              </w:tc>
              <w:tc>
                <w:tcPr>
                  <w:tcW w:w="840" w:type="dxa"/>
                  <w:tcBorders>
                    <w:top w:val="nil"/>
                    <w:left w:val="nil"/>
                    <w:bottom w:val="single" w:sz="4" w:space="0" w:color="808080"/>
                    <w:right w:val="single" w:sz="4" w:space="0" w:color="808080"/>
                  </w:tcBorders>
                  <w:shd w:val="clear" w:color="auto" w:fill="auto"/>
                  <w:noWrap/>
                  <w:vAlign w:val="bottom"/>
                  <w:hideMark/>
                </w:tcPr>
                <w:p w14:paraId="28CED139" w14:textId="3CD42ABC"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1,298,833</w:t>
                  </w:r>
                </w:p>
              </w:tc>
            </w:tr>
            <w:tr w:rsidR="00E00F6A" w:rsidRPr="00E00F6A" w14:paraId="10463768"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433B5569"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2019</w:t>
                  </w:r>
                </w:p>
              </w:tc>
              <w:tc>
                <w:tcPr>
                  <w:tcW w:w="520" w:type="dxa"/>
                  <w:tcBorders>
                    <w:top w:val="nil"/>
                    <w:left w:val="nil"/>
                    <w:bottom w:val="single" w:sz="4" w:space="0" w:color="808080"/>
                    <w:right w:val="single" w:sz="4" w:space="0" w:color="808080"/>
                  </w:tcBorders>
                  <w:shd w:val="clear" w:color="auto" w:fill="auto"/>
                  <w:noWrap/>
                  <w:vAlign w:val="bottom"/>
                  <w:hideMark/>
                </w:tcPr>
                <w:p w14:paraId="56486C6B"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7</w:t>
                  </w:r>
                </w:p>
              </w:tc>
              <w:tc>
                <w:tcPr>
                  <w:tcW w:w="840" w:type="dxa"/>
                  <w:tcBorders>
                    <w:top w:val="nil"/>
                    <w:left w:val="nil"/>
                    <w:bottom w:val="single" w:sz="4" w:space="0" w:color="808080"/>
                    <w:right w:val="single" w:sz="4" w:space="0" w:color="808080"/>
                  </w:tcBorders>
                  <w:shd w:val="clear" w:color="auto" w:fill="auto"/>
                  <w:noWrap/>
                  <w:vAlign w:val="bottom"/>
                  <w:hideMark/>
                </w:tcPr>
                <w:p w14:paraId="33742574" w14:textId="49B0ECB1"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1,373,820</w:t>
                  </w:r>
                </w:p>
              </w:tc>
              <w:tc>
                <w:tcPr>
                  <w:tcW w:w="1400" w:type="dxa"/>
                  <w:tcBorders>
                    <w:top w:val="nil"/>
                    <w:left w:val="nil"/>
                    <w:bottom w:val="single" w:sz="4" w:space="0" w:color="808080"/>
                    <w:right w:val="single" w:sz="4" w:space="0" w:color="808080"/>
                  </w:tcBorders>
                  <w:shd w:val="clear" w:color="auto" w:fill="auto"/>
                  <w:noWrap/>
                  <w:vAlign w:val="bottom"/>
                  <w:hideMark/>
                </w:tcPr>
                <w:p w14:paraId="09CDB227" w14:textId="5DEDCC73"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457,940</w:t>
                  </w:r>
                </w:p>
              </w:tc>
              <w:tc>
                <w:tcPr>
                  <w:tcW w:w="840" w:type="dxa"/>
                  <w:tcBorders>
                    <w:top w:val="nil"/>
                    <w:left w:val="nil"/>
                    <w:bottom w:val="single" w:sz="4" w:space="0" w:color="808080"/>
                    <w:right w:val="single" w:sz="4" w:space="0" w:color="808080"/>
                  </w:tcBorders>
                  <w:shd w:val="clear" w:color="auto" w:fill="auto"/>
                  <w:noWrap/>
                  <w:vAlign w:val="bottom"/>
                  <w:hideMark/>
                </w:tcPr>
                <w:p w14:paraId="333841EF" w14:textId="6FC36918"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1,256,396</w:t>
                  </w:r>
                </w:p>
              </w:tc>
            </w:tr>
            <w:tr w:rsidR="00E00F6A" w:rsidRPr="00E00F6A" w14:paraId="3BA54655"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70C8527E"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2019</w:t>
                  </w:r>
                </w:p>
              </w:tc>
              <w:tc>
                <w:tcPr>
                  <w:tcW w:w="520" w:type="dxa"/>
                  <w:tcBorders>
                    <w:top w:val="nil"/>
                    <w:left w:val="nil"/>
                    <w:bottom w:val="single" w:sz="4" w:space="0" w:color="808080"/>
                    <w:right w:val="single" w:sz="4" w:space="0" w:color="808080"/>
                  </w:tcBorders>
                  <w:shd w:val="clear" w:color="auto" w:fill="auto"/>
                  <w:noWrap/>
                  <w:vAlign w:val="bottom"/>
                  <w:hideMark/>
                </w:tcPr>
                <w:p w14:paraId="50119113"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6</w:t>
                  </w:r>
                </w:p>
              </w:tc>
              <w:tc>
                <w:tcPr>
                  <w:tcW w:w="840" w:type="dxa"/>
                  <w:tcBorders>
                    <w:top w:val="nil"/>
                    <w:left w:val="nil"/>
                    <w:bottom w:val="single" w:sz="4" w:space="0" w:color="808080"/>
                    <w:right w:val="single" w:sz="4" w:space="0" w:color="808080"/>
                  </w:tcBorders>
                  <w:shd w:val="clear" w:color="auto" w:fill="auto"/>
                  <w:noWrap/>
                  <w:vAlign w:val="bottom"/>
                  <w:hideMark/>
                </w:tcPr>
                <w:p w14:paraId="4CF775EB" w14:textId="3FF3D85A"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1,256,550</w:t>
                  </w:r>
                </w:p>
              </w:tc>
              <w:tc>
                <w:tcPr>
                  <w:tcW w:w="1400" w:type="dxa"/>
                  <w:tcBorders>
                    <w:top w:val="nil"/>
                    <w:left w:val="nil"/>
                    <w:bottom w:val="single" w:sz="4" w:space="0" w:color="808080"/>
                    <w:right w:val="single" w:sz="4" w:space="0" w:color="808080"/>
                  </w:tcBorders>
                  <w:shd w:val="clear" w:color="auto" w:fill="auto"/>
                  <w:noWrap/>
                  <w:vAlign w:val="bottom"/>
                  <w:hideMark/>
                </w:tcPr>
                <w:p w14:paraId="4C73A76A" w14:textId="3EA2EF20"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418,850</w:t>
                  </w:r>
                </w:p>
              </w:tc>
              <w:tc>
                <w:tcPr>
                  <w:tcW w:w="840" w:type="dxa"/>
                  <w:tcBorders>
                    <w:top w:val="nil"/>
                    <w:left w:val="nil"/>
                    <w:bottom w:val="single" w:sz="4" w:space="0" w:color="808080"/>
                    <w:right w:val="single" w:sz="4" w:space="0" w:color="808080"/>
                  </w:tcBorders>
                  <w:shd w:val="clear" w:color="auto" w:fill="auto"/>
                  <w:noWrap/>
                  <w:vAlign w:val="bottom"/>
                  <w:hideMark/>
                </w:tcPr>
                <w:p w14:paraId="0BEA6EB1" w14:textId="5A298A99"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1,244,546</w:t>
                  </w:r>
                </w:p>
              </w:tc>
            </w:tr>
            <w:tr w:rsidR="00E00F6A" w:rsidRPr="00E00F6A" w14:paraId="538F512B"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4E87F00A"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lastRenderedPageBreak/>
                    <w:t>2019</w:t>
                  </w:r>
                </w:p>
              </w:tc>
              <w:tc>
                <w:tcPr>
                  <w:tcW w:w="520" w:type="dxa"/>
                  <w:tcBorders>
                    <w:top w:val="nil"/>
                    <w:left w:val="nil"/>
                    <w:bottom w:val="single" w:sz="4" w:space="0" w:color="808080"/>
                    <w:right w:val="single" w:sz="4" w:space="0" w:color="808080"/>
                  </w:tcBorders>
                  <w:shd w:val="clear" w:color="auto" w:fill="auto"/>
                  <w:noWrap/>
                  <w:vAlign w:val="bottom"/>
                  <w:hideMark/>
                </w:tcPr>
                <w:p w14:paraId="50107C35"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5</w:t>
                  </w:r>
                </w:p>
              </w:tc>
              <w:tc>
                <w:tcPr>
                  <w:tcW w:w="840" w:type="dxa"/>
                  <w:tcBorders>
                    <w:top w:val="nil"/>
                    <w:left w:val="nil"/>
                    <w:bottom w:val="single" w:sz="4" w:space="0" w:color="808080"/>
                    <w:right w:val="single" w:sz="4" w:space="0" w:color="808080"/>
                  </w:tcBorders>
                  <w:shd w:val="clear" w:color="auto" w:fill="auto"/>
                  <w:noWrap/>
                  <w:vAlign w:val="bottom"/>
                  <w:hideMark/>
                </w:tcPr>
                <w:p w14:paraId="2379EF86" w14:textId="32DABDC3"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1,341,330</w:t>
                  </w:r>
                </w:p>
              </w:tc>
              <w:tc>
                <w:tcPr>
                  <w:tcW w:w="1400" w:type="dxa"/>
                  <w:tcBorders>
                    <w:top w:val="nil"/>
                    <w:left w:val="nil"/>
                    <w:bottom w:val="single" w:sz="4" w:space="0" w:color="808080"/>
                    <w:right w:val="single" w:sz="4" w:space="0" w:color="808080"/>
                  </w:tcBorders>
                  <w:shd w:val="clear" w:color="auto" w:fill="auto"/>
                  <w:noWrap/>
                  <w:vAlign w:val="bottom"/>
                  <w:hideMark/>
                </w:tcPr>
                <w:p w14:paraId="17E69B3C" w14:textId="21E7E77C"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447,110</w:t>
                  </w:r>
                </w:p>
              </w:tc>
              <w:tc>
                <w:tcPr>
                  <w:tcW w:w="840" w:type="dxa"/>
                  <w:tcBorders>
                    <w:top w:val="nil"/>
                    <w:left w:val="nil"/>
                    <w:bottom w:val="single" w:sz="4" w:space="0" w:color="808080"/>
                    <w:right w:val="single" w:sz="4" w:space="0" w:color="808080"/>
                  </w:tcBorders>
                  <w:shd w:val="clear" w:color="auto" w:fill="auto"/>
                  <w:noWrap/>
                  <w:vAlign w:val="bottom"/>
                  <w:hideMark/>
                </w:tcPr>
                <w:p w14:paraId="04DDFF14" w14:textId="4CAFD518"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1,235,717</w:t>
                  </w:r>
                </w:p>
              </w:tc>
            </w:tr>
            <w:tr w:rsidR="00E00F6A" w:rsidRPr="00E00F6A" w14:paraId="6A40FE60"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3C29D396"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2019</w:t>
                  </w:r>
                </w:p>
              </w:tc>
              <w:tc>
                <w:tcPr>
                  <w:tcW w:w="520" w:type="dxa"/>
                  <w:tcBorders>
                    <w:top w:val="nil"/>
                    <w:left w:val="nil"/>
                    <w:bottom w:val="single" w:sz="4" w:space="0" w:color="808080"/>
                    <w:right w:val="single" w:sz="4" w:space="0" w:color="808080"/>
                  </w:tcBorders>
                  <w:shd w:val="clear" w:color="auto" w:fill="auto"/>
                  <w:noWrap/>
                  <w:vAlign w:val="bottom"/>
                  <w:hideMark/>
                </w:tcPr>
                <w:p w14:paraId="2BA6E9BA"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w:t>
                  </w:r>
                </w:p>
              </w:tc>
              <w:tc>
                <w:tcPr>
                  <w:tcW w:w="840" w:type="dxa"/>
                  <w:tcBorders>
                    <w:top w:val="nil"/>
                    <w:left w:val="nil"/>
                    <w:bottom w:val="single" w:sz="4" w:space="0" w:color="808080"/>
                    <w:right w:val="single" w:sz="4" w:space="0" w:color="808080"/>
                  </w:tcBorders>
                  <w:shd w:val="clear" w:color="auto" w:fill="auto"/>
                  <w:noWrap/>
                  <w:vAlign w:val="bottom"/>
                  <w:hideMark/>
                </w:tcPr>
                <w:p w14:paraId="3D613BF1" w14:textId="53D5356B"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1,226,160</w:t>
                  </w:r>
                </w:p>
              </w:tc>
              <w:tc>
                <w:tcPr>
                  <w:tcW w:w="1400" w:type="dxa"/>
                  <w:tcBorders>
                    <w:top w:val="nil"/>
                    <w:left w:val="nil"/>
                    <w:bottom w:val="single" w:sz="4" w:space="0" w:color="808080"/>
                    <w:right w:val="single" w:sz="4" w:space="0" w:color="808080"/>
                  </w:tcBorders>
                  <w:shd w:val="clear" w:color="auto" w:fill="auto"/>
                  <w:noWrap/>
                  <w:vAlign w:val="bottom"/>
                  <w:hideMark/>
                </w:tcPr>
                <w:p w14:paraId="56456F4E" w14:textId="07C1C05D"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408,720</w:t>
                  </w:r>
                </w:p>
              </w:tc>
              <w:tc>
                <w:tcPr>
                  <w:tcW w:w="840" w:type="dxa"/>
                  <w:tcBorders>
                    <w:top w:val="nil"/>
                    <w:left w:val="nil"/>
                    <w:bottom w:val="single" w:sz="4" w:space="0" w:color="808080"/>
                    <w:right w:val="single" w:sz="4" w:space="0" w:color="808080"/>
                  </w:tcBorders>
                  <w:shd w:val="clear" w:color="auto" w:fill="auto"/>
                  <w:noWrap/>
                  <w:vAlign w:val="bottom"/>
                  <w:hideMark/>
                </w:tcPr>
                <w:p w14:paraId="40CBEC9C" w14:textId="4C4596F3"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1,257,609</w:t>
                  </w:r>
                </w:p>
              </w:tc>
            </w:tr>
            <w:tr w:rsidR="00E00F6A" w:rsidRPr="00E00F6A" w14:paraId="344DC526"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5A6BA3AE"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2019</w:t>
                  </w:r>
                </w:p>
              </w:tc>
              <w:tc>
                <w:tcPr>
                  <w:tcW w:w="520" w:type="dxa"/>
                  <w:tcBorders>
                    <w:top w:val="nil"/>
                    <w:left w:val="nil"/>
                    <w:bottom w:val="single" w:sz="4" w:space="0" w:color="808080"/>
                    <w:right w:val="single" w:sz="4" w:space="0" w:color="808080"/>
                  </w:tcBorders>
                  <w:shd w:val="clear" w:color="auto" w:fill="auto"/>
                  <w:noWrap/>
                  <w:vAlign w:val="bottom"/>
                  <w:hideMark/>
                </w:tcPr>
                <w:p w14:paraId="6E733F3F"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w:t>
                  </w:r>
                </w:p>
              </w:tc>
              <w:tc>
                <w:tcPr>
                  <w:tcW w:w="840" w:type="dxa"/>
                  <w:tcBorders>
                    <w:top w:val="nil"/>
                    <w:left w:val="nil"/>
                    <w:bottom w:val="single" w:sz="4" w:space="0" w:color="808080"/>
                    <w:right w:val="single" w:sz="4" w:space="0" w:color="808080"/>
                  </w:tcBorders>
                  <w:shd w:val="clear" w:color="auto" w:fill="auto"/>
                  <w:noWrap/>
                  <w:vAlign w:val="bottom"/>
                  <w:hideMark/>
                </w:tcPr>
                <w:p w14:paraId="564E4973" w14:textId="76957FE8"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1,135,830</w:t>
                  </w:r>
                </w:p>
              </w:tc>
              <w:tc>
                <w:tcPr>
                  <w:tcW w:w="1400" w:type="dxa"/>
                  <w:tcBorders>
                    <w:top w:val="nil"/>
                    <w:left w:val="nil"/>
                    <w:bottom w:val="single" w:sz="4" w:space="0" w:color="808080"/>
                    <w:right w:val="single" w:sz="4" w:space="0" w:color="808080"/>
                  </w:tcBorders>
                  <w:shd w:val="clear" w:color="auto" w:fill="auto"/>
                  <w:noWrap/>
                  <w:vAlign w:val="bottom"/>
                  <w:hideMark/>
                </w:tcPr>
                <w:p w14:paraId="14649A78" w14:textId="4C0EC4BB"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378,610</w:t>
                  </w:r>
                </w:p>
              </w:tc>
              <w:tc>
                <w:tcPr>
                  <w:tcW w:w="840" w:type="dxa"/>
                  <w:tcBorders>
                    <w:top w:val="nil"/>
                    <w:left w:val="nil"/>
                    <w:bottom w:val="single" w:sz="4" w:space="0" w:color="808080"/>
                    <w:right w:val="single" w:sz="4" w:space="0" w:color="808080"/>
                  </w:tcBorders>
                  <w:shd w:val="clear" w:color="auto" w:fill="auto"/>
                  <w:noWrap/>
                  <w:vAlign w:val="bottom"/>
                  <w:hideMark/>
                </w:tcPr>
                <w:p w14:paraId="7286B153" w14:textId="6324933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1,228,461</w:t>
                  </w:r>
                </w:p>
              </w:tc>
            </w:tr>
            <w:tr w:rsidR="00E00F6A" w:rsidRPr="00E00F6A" w14:paraId="1E5FC91B"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2691105B"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2019</w:t>
                  </w:r>
                </w:p>
              </w:tc>
              <w:tc>
                <w:tcPr>
                  <w:tcW w:w="520" w:type="dxa"/>
                  <w:tcBorders>
                    <w:top w:val="nil"/>
                    <w:left w:val="nil"/>
                    <w:bottom w:val="single" w:sz="4" w:space="0" w:color="808080"/>
                    <w:right w:val="single" w:sz="4" w:space="0" w:color="808080"/>
                  </w:tcBorders>
                  <w:shd w:val="clear" w:color="auto" w:fill="auto"/>
                  <w:noWrap/>
                  <w:vAlign w:val="bottom"/>
                  <w:hideMark/>
                </w:tcPr>
                <w:p w14:paraId="262D4CD3"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w:t>
                  </w:r>
                </w:p>
              </w:tc>
              <w:tc>
                <w:tcPr>
                  <w:tcW w:w="840" w:type="dxa"/>
                  <w:tcBorders>
                    <w:top w:val="nil"/>
                    <w:left w:val="nil"/>
                    <w:bottom w:val="single" w:sz="4" w:space="0" w:color="808080"/>
                    <w:right w:val="single" w:sz="4" w:space="0" w:color="808080"/>
                  </w:tcBorders>
                  <w:shd w:val="clear" w:color="auto" w:fill="auto"/>
                  <w:noWrap/>
                  <w:vAlign w:val="bottom"/>
                  <w:hideMark/>
                </w:tcPr>
                <w:p w14:paraId="32E9055B" w14:textId="193BC76E"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1,206,570</w:t>
                  </w:r>
                </w:p>
              </w:tc>
              <w:tc>
                <w:tcPr>
                  <w:tcW w:w="1400" w:type="dxa"/>
                  <w:tcBorders>
                    <w:top w:val="nil"/>
                    <w:left w:val="nil"/>
                    <w:bottom w:val="single" w:sz="4" w:space="0" w:color="808080"/>
                    <w:right w:val="single" w:sz="4" w:space="0" w:color="808080"/>
                  </w:tcBorders>
                  <w:shd w:val="clear" w:color="auto" w:fill="auto"/>
                  <w:noWrap/>
                  <w:vAlign w:val="bottom"/>
                  <w:hideMark/>
                </w:tcPr>
                <w:p w14:paraId="307F5192" w14:textId="33F67316"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402,190</w:t>
                  </w:r>
                </w:p>
              </w:tc>
              <w:tc>
                <w:tcPr>
                  <w:tcW w:w="840" w:type="dxa"/>
                  <w:tcBorders>
                    <w:top w:val="nil"/>
                    <w:left w:val="nil"/>
                    <w:bottom w:val="single" w:sz="4" w:space="0" w:color="808080"/>
                    <w:right w:val="single" w:sz="4" w:space="0" w:color="808080"/>
                  </w:tcBorders>
                  <w:shd w:val="clear" w:color="auto" w:fill="auto"/>
                  <w:noWrap/>
                  <w:vAlign w:val="bottom"/>
                  <w:hideMark/>
                </w:tcPr>
                <w:p w14:paraId="1F691BE4" w14:textId="5F7CD53E"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1,238,614</w:t>
                  </w:r>
                </w:p>
              </w:tc>
            </w:tr>
            <w:tr w:rsidR="00E00F6A" w:rsidRPr="00E00F6A" w14:paraId="5EDC17ED"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5BB2CB07"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2019</w:t>
                  </w:r>
                </w:p>
              </w:tc>
              <w:tc>
                <w:tcPr>
                  <w:tcW w:w="520" w:type="dxa"/>
                  <w:tcBorders>
                    <w:top w:val="nil"/>
                    <w:left w:val="nil"/>
                    <w:bottom w:val="single" w:sz="4" w:space="0" w:color="808080"/>
                    <w:right w:val="single" w:sz="4" w:space="0" w:color="808080"/>
                  </w:tcBorders>
                  <w:shd w:val="clear" w:color="auto" w:fill="auto"/>
                  <w:noWrap/>
                  <w:vAlign w:val="bottom"/>
                  <w:hideMark/>
                </w:tcPr>
                <w:p w14:paraId="7523AA8D"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w:t>
                  </w:r>
                </w:p>
              </w:tc>
              <w:tc>
                <w:tcPr>
                  <w:tcW w:w="840" w:type="dxa"/>
                  <w:tcBorders>
                    <w:top w:val="nil"/>
                    <w:left w:val="nil"/>
                    <w:bottom w:val="single" w:sz="4" w:space="0" w:color="808080"/>
                    <w:right w:val="single" w:sz="4" w:space="0" w:color="808080"/>
                  </w:tcBorders>
                  <w:shd w:val="clear" w:color="auto" w:fill="auto"/>
                  <w:noWrap/>
                  <w:vAlign w:val="bottom"/>
                  <w:hideMark/>
                </w:tcPr>
                <w:p w14:paraId="7452C959" w14:textId="4B17F78F"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1,263,000</w:t>
                  </w:r>
                </w:p>
              </w:tc>
              <w:tc>
                <w:tcPr>
                  <w:tcW w:w="1400" w:type="dxa"/>
                  <w:tcBorders>
                    <w:top w:val="nil"/>
                    <w:left w:val="nil"/>
                    <w:bottom w:val="single" w:sz="4" w:space="0" w:color="808080"/>
                    <w:right w:val="single" w:sz="4" w:space="0" w:color="808080"/>
                  </w:tcBorders>
                  <w:shd w:val="clear" w:color="auto" w:fill="auto"/>
                  <w:noWrap/>
                  <w:vAlign w:val="bottom"/>
                  <w:hideMark/>
                </w:tcPr>
                <w:p w14:paraId="27034B5A" w14:textId="7B49A89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421,000</w:t>
                  </w:r>
                </w:p>
              </w:tc>
              <w:tc>
                <w:tcPr>
                  <w:tcW w:w="840" w:type="dxa"/>
                  <w:tcBorders>
                    <w:top w:val="nil"/>
                    <w:left w:val="nil"/>
                    <w:bottom w:val="single" w:sz="4" w:space="0" w:color="808080"/>
                    <w:right w:val="single" w:sz="4" w:space="0" w:color="808080"/>
                  </w:tcBorders>
                  <w:shd w:val="clear" w:color="auto" w:fill="auto"/>
                  <w:noWrap/>
                  <w:vAlign w:val="bottom"/>
                  <w:hideMark/>
                </w:tcPr>
                <w:p w14:paraId="446E8473" w14:textId="441D14B8"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1,203,476</w:t>
                  </w:r>
                </w:p>
              </w:tc>
            </w:tr>
            <w:tr w:rsidR="00E00F6A" w:rsidRPr="00E00F6A" w14:paraId="72B1B62C"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3C8ECB5F"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2018</w:t>
                  </w:r>
                </w:p>
              </w:tc>
              <w:tc>
                <w:tcPr>
                  <w:tcW w:w="520" w:type="dxa"/>
                  <w:tcBorders>
                    <w:top w:val="nil"/>
                    <w:left w:val="nil"/>
                    <w:bottom w:val="single" w:sz="4" w:space="0" w:color="808080"/>
                    <w:right w:val="single" w:sz="4" w:space="0" w:color="808080"/>
                  </w:tcBorders>
                  <w:shd w:val="clear" w:color="auto" w:fill="auto"/>
                  <w:noWrap/>
                  <w:vAlign w:val="bottom"/>
                  <w:hideMark/>
                </w:tcPr>
                <w:p w14:paraId="4D1CC10B"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w:t>
                  </w:r>
                </w:p>
              </w:tc>
              <w:tc>
                <w:tcPr>
                  <w:tcW w:w="840" w:type="dxa"/>
                  <w:tcBorders>
                    <w:top w:val="nil"/>
                    <w:left w:val="nil"/>
                    <w:bottom w:val="single" w:sz="4" w:space="0" w:color="808080"/>
                    <w:right w:val="single" w:sz="4" w:space="0" w:color="808080"/>
                  </w:tcBorders>
                  <w:shd w:val="clear" w:color="auto" w:fill="auto"/>
                  <w:noWrap/>
                  <w:vAlign w:val="bottom"/>
                  <w:hideMark/>
                </w:tcPr>
                <w:p w14:paraId="6326B26A" w14:textId="54B6BAEE"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1,169,790</w:t>
                  </w:r>
                </w:p>
              </w:tc>
              <w:tc>
                <w:tcPr>
                  <w:tcW w:w="1400" w:type="dxa"/>
                  <w:tcBorders>
                    <w:top w:val="nil"/>
                    <w:left w:val="nil"/>
                    <w:bottom w:val="single" w:sz="4" w:space="0" w:color="808080"/>
                    <w:right w:val="single" w:sz="4" w:space="0" w:color="808080"/>
                  </w:tcBorders>
                  <w:shd w:val="clear" w:color="auto" w:fill="auto"/>
                  <w:noWrap/>
                  <w:vAlign w:val="bottom"/>
                  <w:hideMark/>
                </w:tcPr>
                <w:p w14:paraId="5E976A2B" w14:textId="61DDA55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389,930</w:t>
                  </w:r>
                </w:p>
              </w:tc>
              <w:tc>
                <w:tcPr>
                  <w:tcW w:w="840" w:type="dxa"/>
                  <w:tcBorders>
                    <w:top w:val="nil"/>
                    <w:left w:val="nil"/>
                    <w:bottom w:val="single" w:sz="4" w:space="0" w:color="808080"/>
                    <w:right w:val="single" w:sz="4" w:space="0" w:color="808080"/>
                  </w:tcBorders>
                  <w:shd w:val="clear" w:color="auto" w:fill="auto"/>
                  <w:noWrap/>
                  <w:vAlign w:val="bottom"/>
                  <w:hideMark/>
                </w:tcPr>
                <w:p w14:paraId="71D0CF68" w14:textId="60C40E6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1,214,606</w:t>
                  </w:r>
                </w:p>
              </w:tc>
            </w:tr>
            <w:tr w:rsidR="00E00F6A" w:rsidRPr="00E00F6A" w14:paraId="66B0D974"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26A6BDAE"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2018</w:t>
                  </w:r>
                </w:p>
              </w:tc>
              <w:tc>
                <w:tcPr>
                  <w:tcW w:w="520" w:type="dxa"/>
                  <w:tcBorders>
                    <w:top w:val="nil"/>
                    <w:left w:val="nil"/>
                    <w:bottom w:val="single" w:sz="4" w:space="0" w:color="808080"/>
                    <w:right w:val="single" w:sz="4" w:space="0" w:color="808080"/>
                  </w:tcBorders>
                  <w:shd w:val="clear" w:color="auto" w:fill="auto"/>
                  <w:noWrap/>
                  <w:vAlign w:val="bottom"/>
                  <w:hideMark/>
                </w:tcPr>
                <w:p w14:paraId="65C79440"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w:t>
                  </w:r>
                </w:p>
              </w:tc>
              <w:tc>
                <w:tcPr>
                  <w:tcW w:w="840" w:type="dxa"/>
                  <w:tcBorders>
                    <w:top w:val="nil"/>
                    <w:left w:val="nil"/>
                    <w:bottom w:val="single" w:sz="4" w:space="0" w:color="808080"/>
                    <w:right w:val="single" w:sz="4" w:space="0" w:color="808080"/>
                  </w:tcBorders>
                  <w:shd w:val="clear" w:color="auto" w:fill="auto"/>
                  <w:noWrap/>
                  <w:vAlign w:val="bottom"/>
                  <w:hideMark/>
                </w:tcPr>
                <w:p w14:paraId="348F4580" w14:textId="518977DF"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1,327,620</w:t>
                  </w:r>
                </w:p>
              </w:tc>
              <w:tc>
                <w:tcPr>
                  <w:tcW w:w="1400" w:type="dxa"/>
                  <w:tcBorders>
                    <w:top w:val="nil"/>
                    <w:left w:val="nil"/>
                    <w:bottom w:val="single" w:sz="4" w:space="0" w:color="808080"/>
                    <w:right w:val="single" w:sz="4" w:space="0" w:color="808080"/>
                  </w:tcBorders>
                  <w:shd w:val="clear" w:color="auto" w:fill="auto"/>
                  <w:noWrap/>
                  <w:vAlign w:val="bottom"/>
                  <w:hideMark/>
                </w:tcPr>
                <w:p w14:paraId="776A08B4" w14:textId="25D7891C"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442,540</w:t>
                  </w:r>
                </w:p>
              </w:tc>
              <w:tc>
                <w:tcPr>
                  <w:tcW w:w="840" w:type="dxa"/>
                  <w:tcBorders>
                    <w:top w:val="nil"/>
                    <w:left w:val="nil"/>
                    <w:bottom w:val="single" w:sz="4" w:space="0" w:color="808080"/>
                    <w:right w:val="single" w:sz="4" w:space="0" w:color="808080"/>
                  </w:tcBorders>
                  <w:shd w:val="clear" w:color="auto" w:fill="auto"/>
                  <w:noWrap/>
                  <w:vAlign w:val="bottom"/>
                  <w:hideMark/>
                </w:tcPr>
                <w:p w14:paraId="39DCCCFD" w14:textId="001F2E8D"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1,241,263</w:t>
                  </w:r>
                </w:p>
              </w:tc>
            </w:tr>
            <w:tr w:rsidR="00E00F6A" w:rsidRPr="00E00F6A" w14:paraId="44D5D505"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29932549"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2018</w:t>
                  </w:r>
                </w:p>
              </w:tc>
              <w:tc>
                <w:tcPr>
                  <w:tcW w:w="520" w:type="dxa"/>
                  <w:tcBorders>
                    <w:top w:val="nil"/>
                    <w:left w:val="nil"/>
                    <w:bottom w:val="single" w:sz="4" w:space="0" w:color="808080"/>
                    <w:right w:val="single" w:sz="4" w:space="0" w:color="808080"/>
                  </w:tcBorders>
                  <w:shd w:val="clear" w:color="auto" w:fill="auto"/>
                  <w:noWrap/>
                  <w:vAlign w:val="bottom"/>
                  <w:hideMark/>
                </w:tcPr>
                <w:p w14:paraId="0D0A3BD0"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10</w:t>
                  </w:r>
                </w:p>
              </w:tc>
              <w:tc>
                <w:tcPr>
                  <w:tcW w:w="840" w:type="dxa"/>
                  <w:tcBorders>
                    <w:top w:val="nil"/>
                    <w:left w:val="nil"/>
                    <w:bottom w:val="single" w:sz="4" w:space="0" w:color="808080"/>
                    <w:right w:val="single" w:sz="4" w:space="0" w:color="808080"/>
                  </w:tcBorders>
                  <w:shd w:val="clear" w:color="auto" w:fill="auto"/>
                  <w:noWrap/>
                  <w:vAlign w:val="bottom"/>
                  <w:hideMark/>
                </w:tcPr>
                <w:p w14:paraId="5CA54951" w14:textId="6858695C"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1,095,360</w:t>
                  </w:r>
                </w:p>
              </w:tc>
              <w:tc>
                <w:tcPr>
                  <w:tcW w:w="1400" w:type="dxa"/>
                  <w:tcBorders>
                    <w:top w:val="nil"/>
                    <w:left w:val="nil"/>
                    <w:bottom w:val="single" w:sz="4" w:space="0" w:color="808080"/>
                    <w:right w:val="single" w:sz="4" w:space="0" w:color="808080"/>
                  </w:tcBorders>
                  <w:shd w:val="clear" w:color="auto" w:fill="auto"/>
                  <w:noWrap/>
                  <w:vAlign w:val="bottom"/>
                  <w:hideMark/>
                </w:tcPr>
                <w:p w14:paraId="4BFA8F74" w14:textId="72C5B9EC"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365,120</w:t>
                  </w:r>
                </w:p>
              </w:tc>
              <w:tc>
                <w:tcPr>
                  <w:tcW w:w="840" w:type="dxa"/>
                  <w:tcBorders>
                    <w:top w:val="nil"/>
                    <w:left w:val="nil"/>
                    <w:bottom w:val="single" w:sz="4" w:space="0" w:color="808080"/>
                    <w:right w:val="single" w:sz="4" w:space="0" w:color="808080"/>
                  </w:tcBorders>
                  <w:shd w:val="clear" w:color="auto" w:fill="auto"/>
                  <w:noWrap/>
                  <w:vAlign w:val="bottom"/>
                  <w:hideMark/>
                </w:tcPr>
                <w:p w14:paraId="665E259D" w14:textId="4524ECCD"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1,279,011</w:t>
                  </w:r>
                </w:p>
              </w:tc>
            </w:tr>
            <w:tr w:rsidR="00E00F6A" w:rsidRPr="00E00F6A" w14:paraId="5A020D9B"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5A5A0A9D"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2018</w:t>
                  </w:r>
                </w:p>
              </w:tc>
              <w:tc>
                <w:tcPr>
                  <w:tcW w:w="520" w:type="dxa"/>
                  <w:tcBorders>
                    <w:top w:val="nil"/>
                    <w:left w:val="nil"/>
                    <w:bottom w:val="single" w:sz="4" w:space="0" w:color="808080"/>
                    <w:right w:val="single" w:sz="4" w:space="0" w:color="808080"/>
                  </w:tcBorders>
                  <w:shd w:val="clear" w:color="auto" w:fill="auto"/>
                  <w:noWrap/>
                  <w:vAlign w:val="bottom"/>
                  <w:hideMark/>
                </w:tcPr>
                <w:p w14:paraId="4B561528"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9</w:t>
                  </w:r>
                </w:p>
              </w:tc>
              <w:tc>
                <w:tcPr>
                  <w:tcW w:w="840" w:type="dxa"/>
                  <w:tcBorders>
                    <w:top w:val="nil"/>
                    <w:left w:val="nil"/>
                    <w:bottom w:val="single" w:sz="4" w:space="0" w:color="808080"/>
                    <w:right w:val="single" w:sz="4" w:space="0" w:color="808080"/>
                  </w:tcBorders>
                  <w:shd w:val="clear" w:color="auto" w:fill="auto"/>
                  <w:noWrap/>
                  <w:vAlign w:val="bottom"/>
                  <w:hideMark/>
                </w:tcPr>
                <w:p w14:paraId="40767D7E" w14:textId="0FD55BA1"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1,304,070</w:t>
                  </w:r>
                </w:p>
              </w:tc>
              <w:tc>
                <w:tcPr>
                  <w:tcW w:w="1400" w:type="dxa"/>
                  <w:tcBorders>
                    <w:top w:val="nil"/>
                    <w:left w:val="nil"/>
                    <w:bottom w:val="single" w:sz="4" w:space="0" w:color="808080"/>
                    <w:right w:val="single" w:sz="4" w:space="0" w:color="808080"/>
                  </w:tcBorders>
                  <w:shd w:val="clear" w:color="auto" w:fill="auto"/>
                  <w:noWrap/>
                  <w:vAlign w:val="bottom"/>
                  <w:hideMark/>
                </w:tcPr>
                <w:p w14:paraId="1CB91C13" w14:textId="469ACF46"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434,690</w:t>
                  </w:r>
                </w:p>
              </w:tc>
              <w:tc>
                <w:tcPr>
                  <w:tcW w:w="840" w:type="dxa"/>
                  <w:tcBorders>
                    <w:top w:val="nil"/>
                    <w:left w:val="nil"/>
                    <w:bottom w:val="single" w:sz="4" w:space="0" w:color="808080"/>
                    <w:right w:val="single" w:sz="4" w:space="0" w:color="808080"/>
                  </w:tcBorders>
                  <w:shd w:val="clear" w:color="auto" w:fill="auto"/>
                  <w:noWrap/>
                  <w:vAlign w:val="bottom"/>
                  <w:hideMark/>
                </w:tcPr>
                <w:p w14:paraId="0476BB74" w14:textId="142BF2A1"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1,262,044</w:t>
                  </w:r>
                </w:p>
              </w:tc>
            </w:tr>
            <w:tr w:rsidR="00E00F6A" w:rsidRPr="00E00F6A" w14:paraId="1998CE15"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1BD0E38E"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2018</w:t>
                  </w:r>
                </w:p>
              </w:tc>
              <w:tc>
                <w:tcPr>
                  <w:tcW w:w="520" w:type="dxa"/>
                  <w:tcBorders>
                    <w:top w:val="nil"/>
                    <w:left w:val="nil"/>
                    <w:bottom w:val="single" w:sz="4" w:space="0" w:color="808080"/>
                    <w:right w:val="single" w:sz="4" w:space="0" w:color="808080"/>
                  </w:tcBorders>
                  <w:shd w:val="clear" w:color="auto" w:fill="auto"/>
                  <w:noWrap/>
                  <w:vAlign w:val="bottom"/>
                  <w:hideMark/>
                </w:tcPr>
                <w:p w14:paraId="37B675CF"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8</w:t>
                  </w:r>
                </w:p>
              </w:tc>
              <w:tc>
                <w:tcPr>
                  <w:tcW w:w="840" w:type="dxa"/>
                  <w:tcBorders>
                    <w:top w:val="nil"/>
                    <w:left w:val="nil"/>
                    <w:bottom w:val="single" w:sz="4" w:space="0" w:color="808080"/>
                    <w:right w:val="single" w:sz="4" w:space="0" w:color="808080"/>
                  </w:tcBorders>
                  <w:shd w:val="clear" w:color="auto" w:fill="auto"/>
                  <w:noWrap/>
                  <w:vAlign w:val="bottom"/>
                  <w:hideMark/>
                </w:tcPr>
                <w:p w14:paraId="6DD25B04" w14:textId="482BBA94"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1,322,430</w:t>
                  </w:r>
                </w:p>
              </w:tc>
              <w:tc>
                <w:tcPr>
                  <w:tcW w:w="1400" w:type="dxa"/>
                  <w:tcBorders>
                    <w:top w:val="nil"/>
                    <w:left w:val="nil"/>
                    <w:bottom w:val="single" w:sz="4" w:space="0" w:color="808080"/>
                    <w:right w:val="single" w:sz="4" w:space="0" w:color="808080"/>
                  </w:tcBorders>
                  <w:shd w:val="clear" w:color="auto" w:fill="auto"/>
                  <w:noWrap/>
                  <w:vAlign w:val="bottom"/>
                  <w:hideMark/>
                </w:tcPr>
                <w:p w14:paraId="39FA99F8" w14:textId="63E79176"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440,810</w:t>
                  </w:r>
                </w:p>
              </w:tc>
              <w:tc>
                <w:tcPr>
                  <w:tcW w:w="840" w:type="dxa"/>
                  <w:tcBorders>
                    <w:top w:val="nil"/>
                    <w:left w:val="nil"/>
                    <w:bottom w:val="single" w:sz="4" w:space="0" w:color="808080"/>
                    <w:right w:val="single" w:sz="4" w:space="0" w:color="808080"/>
                  </w:tcBorders>
                  <w:shd w:val="clear" w:color="auto" w:fill="auto"/>
                  <w:noWrap/>
                  <w:vAlign w:val="bottom"/>
                  <w:hideMark/>
                </w:tcPr>
                <w:p w14:paraId="5DF1A020" w14:textId="13DCEBF6"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1,285,736</w:t>
                  </w:r>
                </w:p>
              </w:tc>
            </w:tr>
            <w:tr w:rsidR="00E00F6A" w:rsidRPr="00E00F6A" w14:paraId="01545E23"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1626C908"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2018</w:t>
                  </w:r>
                </w:p>
              </w:tc>
              <w:tc>
                <w:tcPr>
                  <w:tcW w:w="520" w:type="dxa"/>
                  <w:tcBorders>
                    <w:top w:val="nil"/>
                    <w:left w:val="nil"/>
                    <w:bottom w:val="single" w:sz="4" w:space="0" w:color="808080"/>
                    <w:right w:val="single" w:sz="4" w:space="0" w:color="808080"/>
                  </w:tcBorders>
                  <w:shd w:val="clear" w:color="auto" w:fill="auto"/>
                  <w:noWrap/>
                  <w:vAlign w:val="bottom"/>
                  <w:hideMark/>
                </w:tcPr>
                <w:p w14:paraId="68FB03BB"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7</w:t>
                  </w:r>
                </w:p>
              </w:tc>
              <w:tc>
                <w:tcPr>
                  <w:tcW w:w="840" w:type="dxa"/>
                  <w:tcBorders>
                    <w:top w:val="nil"/>
                    <w:left w:val="nil"/>
                    <w:bottom w:val="single" w:sz="4" w:space="0" w:color="808080"/>
                    <w:right w:val="single" w:sz="4" w:space="0" w:color="808080"/>
                  </w:tcBorders>
                  <w:shd w:val="clear" w:color="auto" w:fill="auto"/>
                  <w:noWrap/>
                  <w:vAlign w:val="bottom"/>
                  <w:hideMark/>
                </w:tcPr>
                <w:p w14:paraId="00CB163F" w14:textId="620E5A46"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1,470,810</w:t>
                  </w:r>
                </w:p>
              </w:tc>
              <w:tc>
                <w:tcPr>
                  <w:tcW w:w="1400" w:type="dxa"/>
                  <w:tcBorders>
                    <w:top w:val="nil"/>
                    <w:left w:val="nil"/>
                    <w:bottom w:val="single" w:sz="4" w:space="0" w:color="808080"/>
                    <w:right w:val="single" w:sz="4" w:space="0" w:color="808080"/>
                  </w:tcBorders>
                  <w:shd w:val="clear" w:color="auto" w:fill="auto"/>
                  <w:noWrap/>
                  <w:vAlign w:val="bottom"/>
                  <w:hideMark/>
                </w:tcPr>
                <w:p w14:paraId="0A21254A" w14:textId="2571AAE5"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490,270</w:t>
                  </w:r>
                </w:p>
              </w:tc>
              <w:tc>
                <w:tcPr>
                  <w:tcW w:w="840" w:type="dxa"/>
                  <w:tcBorders>
                    <w:top w:val="nil"/>
                    <w:left w:val="nil"/>
                    <w:bottom w:val="single" w:sz="4" w:space="0" w:color="808080"/>
                    <w:right w:val="single" w:sz="4" w:space="0" w:color="808080"/>
                  </w:tcBorders>
                  <w:shd w:val="clear" w:color="auto" w:fill="auto"/>
                  <w:noWrap/>
                  <w:vAlign w:val="bottom"/>
                  <w:hideMark/>
                </w:tcPr>
                <w:p w14:paraId="34A0366A" w14:textId="202B3669"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1,246,603</w:t>
                  </w:r>
                </w:p>
              </w:tc>
            </w:tr>
            <w:tr w:rsidR="00E00F6A" w:rsidRPr="00E00F6A" w14:paraId="348F29DD"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1CAC037A"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2018</w:t>
                  </w:r>
                </w:p>
              </w:tc>
              <w:tc>
                <w:tcPr>
                  <w:tcW w:w="520" w:type="dxa"/>
                  <w:tcBorders>
                    <w:top w:val="nil"/>
                    <w:left w:val="nil"/>
                    <w:bottom w:val="single" w:sz="4" w:space="0" w:color="808080"/>
                    <w:right w:val="single" w:sz="4" w:space="0" w:color="808080"/>
                  </w:tcBorders>
                  <w:shd w:val="clear" w:color="auto" w:fill="auto"/>
                  <w:noWrap/>
                  <w:vAlign w:val="bottom"/>
                  <w:hideMark/>
                </w:tcPr>
                <w:p w14:paraId="0E0E153C"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6</w:t>
                  </w:r>
                </w:p>
              </w:tc>
              <w:tc>
                <w:tcPr>
                  <w:tcW w:w="840" w:type="dxa"/>
                  <w:tcBorders>
                    <w:top w:val="nil"/>
                    <w:left w:val="nil"/>
                    <w:bottom w:val="single" w:sz="4" w:space="0" w:color="808080"/>
                    <w:right w:val="single" w:sz="4" w:space="0" w:color="808080"/>
                  </w:tcBorders>
                  <w:shd w:val="clear" w:color="auto" w:fill="auto"/>
                  <w:noWrap/>
                  <w:vAlign w:val="bottom"/>
                  <w:hideMark/>
                </w:tcPr>
                <w:p w14:paraId="4D516514" w14:textId="2344F5D4"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1,144,230</w:t>
                  </w:r>
                </w:p>
              </w:tc>
              <w:tc>
                <w:tcPr>
                  <w:tcW w:w="1400" w:type="dxa"/>
                  <w:tcBorders>
                    <w:top w:val="nil"/>
                    <w:left w:val="nil"/>
                    <w:bottom w:val="single" w:sz="4" w:space="0" w:color="808080"/>
                    <w:right w:val="single" w:sz="4" w:space="0" w:color="808080"/>
                  </w:tcBorders>
                  <w:shd w:val="clear" w:color="auto" w:fill="auto"/>
                  <w:noWrap/>
                  <w:vAlign w:val="bottom"/>
                  <w:hideMark/>
                </w:tcPr>
                <w:p w14:paraId="469F98A4" w14:textId="7A98175F"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381,410</w:t>
                  </w:r>
                </w:p>
              </w:tc>
              <w:tc>
                <w:tcPr>
                  <w:tcW w:w="840" w:type="dxa"/>
                  <w:tcBorders>
                    <w:top w:val="nil"/>
                    <w:left w:val="nil"/>
                    <w:bottom w:val="single" w:sz="4" w:space="0" w:color="808080"/>
                    <w:right w:val="single" w:sz="4" w:space="0" w:color="808080"/>
                  </w:tcBorders>
                  <w:shd w:val="clear" w:color="auto" w:fill="auto"/>
                  <w:noWrap/>
                  <w:vAlign w:val="bottom"/>
                  <w:hideMark/>
                </w:tcPr>
                <w:p w14:paraId="73AFA663" w14:textId="314065E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1,271,721</w:t>
                  </w:r>
                </w:p>
              </w:tc>
            </w:tr>
            <w:tr w:rsidR="00E00F6A" w:rsidRPr="00E00F6A" w14:paraId="02B52F3E"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7345CD89"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2018</w:t>
                  </w:r>
                </w:p>
              </w:tc>
              <w:tc>
                <w:tcPr>
                  <w:tcW w:w="520" w:type="dxa"/>
                  <w:tcBorders>
                    <w:top w:val="nil"/>
                    <w:left w:val="nil"/>
                    <w:bottom w:val="single" w:sz="4" w:space="0" w:color="808080"/>
                    <w:right w:val="single" w:sz="4" w:space="0" w:color="808080"/>
                  </w:tcBorders>
                  <w:shd w:val="clear" w:color="auto" w:fill="auto"/>
                  <w:noWrap/>
                  <w:vAlign w:val="bottom"/>
                  <w:hideMark/>
                </w:tcPr>
                <w:p w14:paraId="57EB0132"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5</w:t>
                  </w:r>
                </w:p>
              </w:tc>
              <w:tc>
                <w:tcPr>
                  <w:tcW w:w="840" w:type="dxa"/>
                  <w:tcBorders>
                    <w:top w:val="nil"/>
                    <w:left w:val="nil"/>
                    <w:bottom w:val="single" w:sz="4" w:space="0" w:color="808080"/>
                    <w:right w:val="single" w:sz="4" w:space="0" w:color="808080"/>
                  </w:tcBorders>
                  <w:shd w:val="clear" w:color="auto" w:fill="auto"/>
                  <w:noWrap/>
                  <w:vAlign w:val="bottom"/>
                  <w:hideMark/>
                </w:tcPr>
                <w:p w14:paraId="6D99C1E3" w14:textId="1674E032"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1,335,630</w:t>
                  </w:r>
                </w:p>
              </w:tc>
              <w:tc>
                <w:tcPr>
                  <w:tcW w:w="1400" w:type="dxa"/>
                  <w:tcBorders>
                    <w:top w:val="nil"/>
                    <w:left w:val="nil"/>
                    <w:bottom w:val="single" w:sz="4" w:space="0" w:color="808080"/>
                    <w:right w:val="single" w:sz="4" w:space="0" w:color="808080"/>
                  </w:tcBorders>
                  <w:shd w:val="clear" w:color="auto" w:fill="auto"/>
                  <w:noWrap/>
                  <w:vAlign w:val="bottom"/>
                  <w:hideMark/>
                </w:tcPr>
                <w:p w14:paraId="3EB022CB" w14:textId="7F9107F5"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445,210</w:t>
                  </w:r>
                </w:p>
              </w:tc>
              <w:tc>
                <w:tcPr>
                  <w:tcW w:w="840" w:type="dxa"/>
                  <w:tcBorders>
                    <w:top w:val="nil"/>
                    <w:left w:val="nil"/>
                    <w:bottom w:val="single" w:sz="4" w:space="0" w:color="808080"/>
                    <w:right w:val="single" w:sz="4" w:space="0" w:color="808080"/>
                  </w:tcBorders>
                  <w:shd w:val="clear" w:color="auto" w:fill="auto"/>
                  <w:noWrap/>
                  <w:vAlign w:val="bottom"/>
                  <w:hideMark/>
                </w:tcPr>
                <w:p w14:paraId="06338D02" w14:textId="508BA61B"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1,250,293</w:t>
                  </w:r>
                </w:p>
              </w:tc>
            </w:tr>
            <w:tr w:rsidR="00E00F6A" w:rsidRPr="00E00F6A" w14:paraId="5C0C884E"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7BE202C2"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2018</w:t>
                  </w:r>
                </w:p>
              </w:tc>
              <w:tc>
                <w:tcPr>
                  <w:tcW w:w="520" w:type="dxa"/>
                  <w:tcBorders>
                    <w:top w:val="nil"/>
                    <w:left w:val="nil"/>
                    <w:bottom w:val="single" w:sz="4" w:space="0" w:color="808080"/>
                    <w:right w:val="single" w:sz="4" w:space="0" w:color="808080"/>
                  </w:tcBorders>
                  <w:shd w:val="clear" w:color="auto" w:fill="auto"/>
                  <w:noWrap/>
                  <w:vAlign w:val="bottom"/>
                  <w:hideMark/>
                </w:tcPr>
                <w:p w14:paraId="2890D73F"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w:t>
                  </w:r>
                </w:p>
              </w:tc>
              <w:tc>
                <w:tcPr>
                  <w:tcW w:w="840" w:type="dxa"/>
                  <w:tcBorders>
                    <w:top w:val="nil"/>
                    <w:left w:val="nil"/>
                    <w:bottom w:val="single" w:sz="4" w:space="0" w:color="808080"/>
                    <w:right w:val="single" w:sz="4" w:space="0" w:color="808080"/>
                  </w:tcBorders>
                  <w:shd w:val="clear" w:color="auto" w:fill="auto"/>
                  <w:noWrap/>
                  <w:vAlign w:val="bottom"/>
                  <w:hideMark/>
                </w:tcPr>
                <w:p w14:paraId="579E65BA" w14:textId="2706901D"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1,053,690</w:t>
                  </w:r>
                </w:p>
              </w:tc>
              <w:tc>
                <w:tcPr>
                  <w:tcW w:w="1400" w:type="dxa"/>
                  <w:tcBorders>
                    <w:top w:val="nil"/>
                    <w:left w:val="nil"/>
                    <w:bottom w:val="single" w:sz="4" w:space="0" w:color="808080"/>
                    <w:right w:val="single" w:sz="4" w:space="0" w:color="808080"/>
                  </w:tcBorders>
                  <w:shd w:val="clear" w:color="auto" w:fill="auto"/>
                  <w:noWrap/>
                  <w:vAlign w:val="bottom"/>
                  <w:hideMark/>
                </w:tcPr>
                <w:p w14:paraId="72B1623D" w14:textId="64BCEDEA"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351,230</w:t>
                  </w:r>
                </w:p>
              </w:tc>
              <w:tc>
                <w:tcPr>
                  <w:tcW w:w="840" w:type="dxa"/>
                  <w:tcBorders>
                    <w:top w:val="nil"/>
                    <w:left w:val="nil"/>
                    <w:bottom w:val="single" w:sz="4" w:space="0" w:color="808080"/>
                    <w:right w:val="single" w:sz="4" w:space="0" w:color="808080"/>
                  </w:tcBorders>
                  <w:shd w:val="clear" w:color="auto" w:fill="auto"/>
                  <w:noWrap/>
                  <w:vAlign w:val="bottom"/>
                  <w:hideMark/>
                </w:tcPr>
                <w:p w14:paraId="1A12BDEA" w14:textId="02384420"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1,213,521</w:t>
                  </w:r>
                </w:p>
              </w:tc>
            </w:tr>
            <w:tr w:rsidR="00E00F6A" w:rsidRPr="00E00F6A" w14:paraId="126F47A8"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67D6116B"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2018</w:t>
                  </w:r>
                </w:p>
              </w:tc>
              <w:tc>
                <w:tcPr>
                  <w:tcW w:w="520" w:type="dxa"/>
                  <w:tcBorders>
                    <w:top w:val="nil"/>
                    <w:left w:val="nil"/>
                    <w:bottom w:val="single" w:sz="4" w:space="0" w:color="808080"/>
                    <w:right w:val="single" w:sz="4" w:space="0" w:color="808080"/>
                  </w:tcBorders>
                  <w:shd w:val="clear" w:color="auto" w:fill="auto"/>
                  <w:noWrap/>
                  <w:vAlign w:val="bottom"/>
                  <w:hideMark/>
                </w:tcPr>
                <w:p w14:paraId="1A672418"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w:t>
                  </w:r>
                </w:p>
              </w:tc>
              <w:tc>
                <w:tcPr>
                  <w:tcW w:w="840" w:type="dxa"/>
                  <w:tcBorders>
                    <w:top w:val="nil"/>
                    <w:left w:val="nil"/>
                    <w:bottom w:val="single" w:sz="4" w:space="0" w:color="808080"/>
                    <w:right w:val="single" w:sz="4" w:space="0" w:color="808080"/>
                  </w:tcBorders>
                  <w:shd w:val="clear" w:color="auto" w:fill="auto"/>
                  <w:noWrap/>
                  <w:vAlign w:val="bottom"/>
                  <w:hideMark/>
                </w:tcPr>
                <w:p w14:paraId="01E0679E" w14:textId="0B6E17BB"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1,271,190</w:t>
                  </w:r>
                </w:p>
              </w:tc>
              <w:tc>
                <w:tcPr>
                  <w:tcW w:w="1400" w:type="dxa"/>
                  <w:tcBorders>
                    <w:top w:val="nil"/>
                    <w:left w:val="nil"/>
                    <w:bottom w:val="single" w:sz="4" w:space="0" w:color="808080"/>
                    <w:right w:val="single" w:sz="4" w:space="0" w:color="808080"/>
                  </w:tcBorders>
                  <w:shd w:val="clear" w:color="auto" w:fill="auto"/>
                  <w:noWrap/>
                  <w:vAlign w:val="bottom"/>
                  <w:hideMark/>
                </w:tcPr>
                <w:p w14:paraId="18F3C309" w14:textId="6CF6FB41"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423,730</w:t>
                  </w:r>
                </w:p>
              </w:tc>
              <w:tc>
                <w:tcPr>
                  <w:tcW w:w="840" w:type="dxa"/>
                  <w:tcBorders>
                    <w:top w:val="nil"/>
                    <w:left w:val="nil"/>
                    <w:bottom w:val="single" w:sz="4" w:space="0" w:color="808080"/>
                    <w:right w:val="single" w:sz="4" w:space="0" w:color="808080"/>
                  </w:tcBorders>
                  <w:shd w:val="clear" w:color="auto" w:fill="auto"/>
                  <w:noWrap/>
                  <w:vAlign w:val="bottom"/>
                  <w:hideMark/>
                </w:tcPr>
                <w:p w14:paraId="5A8DF14F" w14:textId="7BBCCAD8"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1,142,259</w:t>
                  </w:r>
                </w:p>
              </w:tc>
            </w:tr>
            <w:tr w:rsidR="00E00F6A" w:rsidRPr="00E00F6A" w14:paraId="33537F93"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521CB758"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2018</w:t>
                  </w:r>
                </w:p>
              </w:tc>
              <w:tc>
                <w:tcPr>
                  <w:tcW w:w="520" w:type="dxa"/>
                  <w:tcBorders>
                    <w:top w:val="nil"/>
                    <w:left w:val="nil"/>
                    <w:bottom w:val="single" w:sz="4" w:space="0" w:color="808080"/>
                    <w:right w:val="single" w:sz="4" w:space="0" w:color="808080"/>
                  </w:tcBorders>
                  <w:shd w:val="clear" w:color="auto" w:fill="auto"/>
                  <w:noWrap/>
                  <w:vAlign w:val="bottom"/>
                  <w:hideMark/>
                </w:tcPr>
                <w:p w14:paraId="32B29777"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w:t>
                  </w:r>
                </w:p>
              </w:tc>
              <w:tc>
                <w:tcPr>
                  <w:tcW w:w="840" w:type="dxa"/>
                  <w:tcBorders>
                    <w:top w:val="nil"/>
                    <w:left w:val="nil"/>
                    <w:bottom w:val="single" w:sz="4" w:space="0" w:color="808080"/>
                    <w:right w:val="single" w:sz="4" w:space="0" w:color="808080"/>
                  </w:tcBorders>
                  <w:shd w:val="clear" w:color="auto" w:fill="auto"/>
                  <w:noWrap/>
                  <w:vAlign w:val="bottom"/>
                  <w:hideMark/>
                </w:tcPr>
                <w:p w14:paraId="08698AAC" w14:textId="76DDE230"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1,154,070</w:t>
                  </w:r>
                </w:p>
              </w:tc>
              <w:tc>
                <w:tcPr>
                  <w:tcW w:w="1400" w:type="dxa"/>
                  <w:tcBorders>
                    <w:top w:val="nil"/>
                    <w:left w:val="nil"/>
                    <w:bottom w:val="single" w:sz="4" w:space="0" w:color="808080"/>
                    <w:right w:val="single" w:sz="4" w:space="0" w:color="808080"/>
                  </w:tcBorders>
                  <w:shd w:val="clear" w:color="auto" w:fill="auto"/>
                  <w:noWrap/>
                  <w:vAlign w:val="bottom"/>
                  <w:hideMark/>
                </w:tcPr>
                <w:p w14:paraId="53F9A52D" w14:textId="32B7C591"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384,690</w:t>
                  </w:r>
                </w:p>
              </w:tc>
              <w:tc>
                <w:tcPr>
                  <w:tcW w:w="840" w:type="dxa"/>
                  <w:tcBorders>
                    <w:top w:val="nil"/>
                    <w:left w:val="nil"/>
                    <w:bottom w:val="single" w:sz="4" w:space="0" w:color="808080"/>
                    <w:right w:val="single" w:sz="4" w:space="0" w:color="808080"/>
                  </w:tcBorders>
                  <w:shd w:val="clear" w:color="auto" w:fill="auto"/>
                  <w:noWrap/>
                  <w:vAlign w:val="bottom"/>
                  <w:hideMark/>
                </w:tcPr>
                <w:p w14:paraId="2B428E22" w14:textId="0E77D7C3"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1,154,207</w:t>
                  </w:r>
                </w:p>
              </w:tc>
            </w:tr>
            <w:tr w:rsidR="00E00F6A" w:rsidRPr="00E00F6A" w14:paraId="10C5D345"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25520059"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2018</w:t>
                  </w:r>
                </w:p>
              </w:tc>
              <w:tc>
                <w:tcPr>
                  <w:tcW w:w="520" w:type="dxa"/>
                  <w:tcBorders>
                    <w:top w:val="nil"/>
                    <w:left w:val="nil"/>
                    <w:bottom w:val="single" w:sz="4" w:space="0" w:color="808080"/>
                    <w:right w:val="single" w:sz="4" w:space="0" w:color="808080"/>
                  </w:tcBorders>
                  <w:shd w:val="clear" w:color="auto" w:fill="auto"/>
                  <w:noWrap/>
                  <w:vAlign w:val="bottom"/>
                  <w:hideMark/>
                </w:tcPr>
                <w:p w14:paraId="55E416EB"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w:t>
                  </w:r>
                </w:p>
              </w:tc>
              <w:tc>
                <w:tcPr>
                  <w:tcW w:w="840" w:type="dxa"/>
                  <w:tcBorders>
                    <w:top w:val="nil"/>
                    <w:left w:val="nil"/>
                    <w:bottom w:val="single" w:sz="4" w:space="0" w:color="808080"/>
                    <w:right w:val="single" w:sz="4" w:space="0" w:color="808080"/>
                  </w:tcBorders>
                  <w:shd w:val="clear" w:color="auto" w:fill="auto"/>
                  <w:noWrap/>
                  <w:vAlign w:val="bottom"/>
                  <w:hideMark/>
                </w:tcPr>
                <w:p w14:paraId="2A50253E" w14:textId="73EEC069"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1,065,030</w:t>
                  </w:r>
                </w:p>
              </w:tc>
              <w:tc>
                <w:tcPr>
                  <w:tcW w:w="1400" w:type="dxa"/>
                  <w:tcBorders>
                    <w:top w:val="nil"/>
                    <w:left w:val="nil"/>
                    <w:bottom w:val="single" w:sz="4" w:space="0" w:color="808080"/>
                    <w:right w:val="single" w:sz="4" w:space="0" w:color="808080"/>
                  </w:tcBorders>
                  <w:shd w:val="clear" w:color="auto" w:fill="auto"/>
                  <w:noWrap/>
                  <w:vAlign w:val="bottom"/>
                  <w:hideMark/>
                </w:tcPr>
                <w:p w14:paraId="5FB17644" w14:textId="40C16A03"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355,010</w:t>
                  </w:r>
                </w:p>
              </w:tc>
              <w:tc>
                <w:tcPr>
                  <w:tcW w:w="840" w:type="dxa"/>
                  <w:tcBorders>
                    <w:top w:val="nil"/>
                    <w:left w:val="nil"/>
                    <w:bottom w:val="single" w:sz="4" w:space="0" w:color="808080"/>
                    <w:right w:val="single" w:sz="4" w:space="0" w:color="808080"/>
                  </w:tcBorders>
                  <w:shd w:val="clear" w:color="auto" w:fill="auto"/>
                  <w:noWrap/>
                  <w:vAlign w:val="bottom"/>
                  <w:hideMark/>
                </w:tcPr>
                <w:p w14:paraId="3612F821" w14:textId="1E9412DB"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1,127,361</w:t>
                  </w:r>
                </w:p>
              </w:tc>
            </w:tr>
            <w:tr w:rsidR="00E00F6A" w:rsidRPr="00E00F6A" w14:paraId="247CA5E4"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1046CA46"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2017</w:t>
                  </w:r>
                </w:p>
              </w:tc>
              <w:tc>
                <w:tcPr>
                  <w:tcW w:w="520" w:type="dxa"/>
                  <w:tcBorders>
                    <w:top w:val="nil"/>
                    <w:left w:val="nil"/>
                    <w:bottom w:val="single" w:sz="4" w:space="0" w:color="808080"/>
                    <w:right w:val="single" w:sz="4" w:space="0" w:color="808080"/>
                  </w:tcBorders>
                  <w:shd w:val="clear" w:color="auto" w:fill="auto"/>
                  <w:noWrap/>
                  <w:vAlign w:val="bottom"/>
                  <w:hideMark/>
                </w:tcPr>
                <w:p w14:paraId="06CA887F"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w:t>
                  </w:r>
                </w:p>
              </w:tc>
              <w:tc>
                <w:tcPr>
                  <w:tcW w:w="840" w:type="dxa"/>
                  <w:tcBorders>
                    <w:top w:val="nil"/>
                    <w:left w:val="nil"/>
                    <w:bottom w:val="single" w:sz="4" w:space="0" w:color="808080"/>
                    <w:right w:val="single" w:sz="4" w:space="0" w:color="808080"/>
                  </w:tcBorders>
                  <w:shd w:val="clear" w:color="auto" w:fill="auto"/>
                  <w:noWrap/>
                  <w:vAlign w:val="bottom"/>
                  <w:hideMark/>
                </w:tcPr>
                <w:p w14:paraId="22E311EE" w14:textId="7ED5F2F2"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971,970</w:t>
                  </w:r>
                </w:p>
              </w:tc>
              <w:tc>
                <w:tcPr>
                  <w:tcW w:w="1400" w:type="dxa"/>
                  <w:tcBorders>
                    <w:top w:val="nil"/>
                    <w:left w:val="nil"/>
                    <w:bottom w:val="single" w:sz="4" w:space="0" w:color="808080"/>
                    <w:right w:val="single" w:sz="4" w:space="0" w:color="808080"/>
                  </w:tcBorders>
                  <w:shd w:val="clear" w:color="auto" w:fill="auto"/>
                  <w:noWrap/>
                  <w:vAlign w:val="bottom"/>
                  <w:hideMark/>
                </w:tcPr>
                <w:p w14:paraId="7C33AE39" w14:textId="62E23029"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323,990</w:t>
                  </w:r>
                </w:p>
              </w:tc>
              <w:tc>
                <w:tcPr>
                  <w:tcW w:w="840" w:type="dxa"/>
                  <w:tcBorders>
                    <w:top w:val="nil"/>
                    <w:left w:val="nil"/>
                    <w:bottom w:val="single" w:sz="4" w:space="0" w:color="808080"/>
                    <w:right w:val="single" w:sz="4" w:space="0" w:color="808080"/>
                  </w:tcBorders>
                  <w:shd w:val="clear" w:color="auto" w:fill="auto"/>
                  <w:noWrap/>
                  <w:vAlign w:val="bottom"/>
                  <w:hideMark/>
                </w:tcPr>
                <w:p w14:paraId="65AFCDF2" w14:textId="34EA670A"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1,150,033</w:t>
                  </w:r>
                </w:p>
              </w:tc>
            </w:tr>
            <w:tr w:rsidR="00E00F6A" w:rsidRPr="00E00F6A" w14:paraId="331F304B"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5CF4E1A9"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2017</w:t>
                  </w:r>
                </w:p>
              </w:tc>
              <w:tc>
                <w:tcPr>
                  <w:tcW w:w="520" w:type="dxa"/>
                  <w:tcBorders>
                    <w:top w:val="nil"/>
                    <w:left w:val="nil"/>
                    <w:bottom w:val="single" w:sz="4" w:space="0" w:color="808080"/>
                    <w:right w:val="single" w:sz="4" w:space="0" w:color="808080"/>
                  </w:tcBorders>
                  <w:shd w:val="clear" w:color="auto" w:fill="auto"/>
                  <w:noWrap/>
                  <w:vAlign w:val="bottom"/>
                  <w:hideMark/>
                </w:tcPr>
                <w:p w14:paraId="3981F553"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w:t>
                  </w:r>
                </w:p>
              </w:tc>
              <w:tc>
                <w:tcPr>
                  <w:tcW w:w="840" w:type="dxa"/>
                  <w:tcBorders>
                    <w:top w:val="nil"/>
                    <w:left w:val="nil"/>
                    <w:bottom w:val="single" w:sz="4" w:space="0" w:color="808080"/>
                    <w:right w:val="single" w:sz="4" w:space="0" w:color="808080"/>
                  </w:tcBorders>
                  <w:shd w:val="clear" w:color="auto" w:fill="auto"/>
                  <w:noWrap/>
                  <w:vAlign w:val="bottom"/>
                  <w:hideMark/>
                </w:tcPr>
                <w:p w14:paraId="49AD3E54" w14:textId="7F4B998C"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1,227,870</w:t>
                  </w:r>
                </w:p>
              </w:tc>
              <w:tc>
                <w:tcPr>
                  <w:tcW w:w="1400" w:type="dxa"/>
                  <w:tcBorders>
                    <w:top w:val="nil"/>
                    <w:left w:val="nil"/>
                    <w:bottom w:val="single" w:sz="4" w:space="0" w:color="808080"/>
                    <w:right w:val="single" w:sz="4" w:space="0" w:color="808080"/>
                  </w:tcBorders>
                  <w:shd w:val="clear" w:color="auto" w:fill="auto"/>
                  <w:noWrap/>
                  <w:vAlign w:val="bottom"/>
                  <w:hideMark/>
                </w:tcPr>
                <w:p w14:paraId="163CF9CE" w14:textId="67D4ABC5"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409,290</w:t>
                  </w:r>
                </w:p>
              </w:tc>
              <w:tc>
                <w:tcPr>
                  <w:tcW w:w="840" w:type="dxa"/>
                  <w:tcBorders>
                    <w:top w:val="nil"/>
                    <w:left w:val="nil"/>
                    <w:bottom w:val="single" w:sz="4" w:space="0" w:color="808080"/>
                    <w:right w:val="single" w:sz="4" w:space="0" w:color="808080"/>
                  </w:tcBorders>
                  <w:shd w:val="clear" w:color="auto" w:fill="auto"/>
                  <w:noWrap/>
                  <w:vAlign w:val="bottom"/>
                  <w:hideMark/>
                </w:tcPr>
                <w:p w14:paraId="3C480CC8" w14:textId="62413D0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1,106,267</w:t>
                  </w:r>
                </w:p>
              </w:tc>
            </w:tr>
            <w:tr w:rsidR="00E00F6A" w:rsidRPr="00E00F6A" w14:paraId="674A92A4"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4E8C8CB4"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2017</w:t>
                  </w:r>
                </w:p>
              </w:tc>
              <w:tc>
                <w:tcPr>
                  <w:tcW w:w="520" w:type="dxa"/>
                  <w:tcBorders>
                    <w:top w:val="nil"/>
                    <w:left w:val="nil"/>
                    <w:bottom w:val="single" w:sz="4" w:space="0" w:color="808080"/>
                    <w:right w:val="single" w:sz="4" w:space="0" w:color="808080"/>
                  </w:tcBorders>
                  <w:shd w:val="clear" w:color="auto" w:fill="auto"/>
                  <w:noWrap/>
                  <w:vAlign w:val="bottom"/>
                  <w:hideMark/>
                </w:tcPr>
                <w:p w14:paraId="00FEBEF8"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10</w:t>
                  </w:r>
                </w:p>
              </w:tc>
              <w:tc>
                <w:tcPr>
                  <w:tcW w:w="840" w:type="dxa"/>
                  <w:tcBorders>
                    <w:top w:val="nil"/>
                    <w:left w:val="nil"/>
                    <w:bottom w:val="single" w:sz="4" w:space="0" w:color="808080"/>
                    <w:right w:val="single" w:sz="4" w:space="0" w:color="808080"/>
                  </w:tcBorders>
                  <w:shd w:val="clear" w:color="auto" w:fill="auto"/>
                  <w:noWrap/>
                  <w:vAlign w:val="bottom"/>
                  <w:hideMark/>
                </w:tcPr>
                <w:p w14:paraId="47F0E0F2" w14:textId="538ABD62"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1,147,710</w:t>
                  </w:r>
                </w:p>
              </w:tc>
              <w:tc>
                <w:tcPr>
                  <w:tcW w:w="1400" w:type="dxa"/>
                  <w:tcBorders>
                    <w:top w:val="nil"/>
                    <w:left w:val="nil"/>
                    <w:bottom w:val="single" w:sz="4" w:space="0" w:color="808080"/>
                    <w:right w:val="single" w:sz="4" w:space="0" w:color="808080"/>
                  </w:tcBorders>
                  <w:shd w:val="clear" w:color="auto" w:fill="auto"/>
                  <w:noWrap/>
                  <w:vAlign w:val="bottom"/>
                  <w:hideMark/>
                </w:tcPr>
                <w:p w14:paraId="7EF28E3C" w14:textId="12C96C4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382,570</w:t>
                  </w:r>
                </w:p>
              </w:tc>
              <w:tc>
                <w:tcPr>
                  <w:tcW w:w="840" w:type="dxa"/>
                  <w:tcBorders>
                    <w:top w:val="nil"/>
                    <w:left w:val="nil"/>
                    <w:bottom w:val="single" w:sz="4" w:space="0" w:color="808080"/>
                    <w:right w:val="single" w:sz="4" w:space="0" w:color="808080"/>
                  </w:tcBorders>
                  <w:shd w:val="clear" w:color="auto" w:fill="auto"/>
                  <w:noWrap/>
                  <w:vAlign w:val="bottom"/>
                  <w:hideMark/>
                </w:tcPr>
                <w:p w14:paraId="3A4795CC" w14:textId="73F5BD5F"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1,152,489</w:t>
                  </w:r>
                </w:p>
              </w:tc>
            </w:tr>
            <w:tr w:rsidR="00E00F6A" w:rsidRPr="00E00F6A" w14:paraId="3D0847B7"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32E88E1F"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2017</w:t>
                  </w:r>
                </w:p>
              </w:tc>
              <w:tc>
                <w:tcPr>
                  <w:tcW w:w="520" w:type="dxa"/>
                  <w:tcBorders>
                    <w:top w:val="nil"/>
                    <w:left w:val="nil"/>
                    <w:bottom w:val="single" w:sz="4" w:space="0" w:color="808080"/>
                    <w:right w:val="single" w:sz="4" w:space="0" w:color="808080"/>
                  </w:tcBorders>
                  <w:shd w:val="clear" w:color="auto" w:fill="auto"/>
                  <w:noWrap/>
                  <w:vAlign w:val="bottom"/>
                  <w:hideMark/>
                </w:tcPr>
                <w:p w14:paraId="1EA10E5C"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9</w:t>
                  </w:r>
                </w:p>
              </w:tc>
              <w:tc>
                <w:tcPr>
                  <w:tcW w:w="840" w:type="dxa"/>
                  <w:tcBorders>
                    <w:top w:val="nil"/>
                    <w:left w:val="nil"/>
                    <w:bottom w:val="single" w:sz="4" w:space="0" w:color="808080"/>
                    <w:right w:val="single" w:sz="4" w:space="0" w:color="808080"/>
                  </w:tcBorders>
                  <w:shd w:val="clear" w:color="auto" w:fill="auto"/>
                  <w:noWrap/>
                  <w:vAlign w:val="bottom"/>
                  <w:hideMark/>
                </w:tcPr>
                <w:p w14:paraId="23B0A3C2" w14:textId="78E880D0"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1,212,390</w:t>
                  </w:r>
                </w:p>
              </w:tc>
              <w:tc>
                <w:tcPr>
                  <w:tcW w:w="1400" w:type="dxa"/>
                  <w:tcBorders>
                    <w:top w:val="nil"/>
                    <w:left w:val="nil"/>
                    <w:bottom w:val="single" w:sz="4" w:space="0" w:color="808080"/>
                    <w:right w:val="single" w:sz="4" w:space="0" w:color="808080"/>
                  </w:tcBorders>
                  <w:shd w:val="clear" w:color="auto" w:fill="auto"/>
                  <w:noWrap/>
                  <w:vAlign w:val="bottom"/>
                  <w:hideMark/>
                </w:tcPr>
                <w:p w14:paraId="4A871621" w14:textId="1C5F7EA4"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404,130</w:t>
                  </w:r>
                </w:p>
              </w:tc>
              <w:tc>
                <w:tcPr>
                  <w:tcW w:w="840" w:type="dxa"/>
                  <w:tcBorders>
                    <w:top w:val="nil"/>
                    <w:left w:val="nil"/>
                    <w:bottom w:val="single" w:sz="4" w:space="0" w:color="808080"/>
                    <w:right w:val="single" w:sz="4" w:space="0" w:color="808080"/>
                  </w:tcBorders>
                  <w:shd w:val="clear" w:color="auto" w:fill="auto"/>
                  <w:noWrap/>
                  <w:vAlign w:val="bottom"/>
                  <w:hideMark/>
                </w:tcPr>
                <w:p w14:paraId="3B68C2DC" w14:textId="4BF5234C"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1,154,430</w:t>
                  </w:r>
                </w:p>
              </w:tc>
            </w:tr>
            <w:tr w:rsidR="00E00F6A" w:rsidRPr="00E00F6A" w14:paraId="55D6BC45"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01B41080"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2017</w:t>
                  </w:r>
                </w:p>
              </w:tc>
              <w:tc>
                <w:tcPr>
                  <w:tcW w:w="520" w:type="dxa"/>
                  <w:tcBorders>
                    <w:top w:val="nil"/>
                    <w:left w:val="nil"/>
                    <w:bottom w:val="single" w:sz="4" w:space="0" w:color="808080"/>
                    <w:right w:val="single" w:sz="4" w:space="0" w:color="808080"/>
                  </w:tcBorders>
                  <w:shd w:val="clear" w:color="auto" w:fill="auto"/>
                  <w:noWrap/>
                  <w:vAlign w:val="bottom"/>
                  <w:hideMark/>
                </w:tcPr>
                <w:p w14:paraId="73E9A9E1"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8</w:t>
                  </w:r>
                </w:p>
              </w:tc>
              <w:tc>
                <w:tcPr>
                  <w:tcW w:w="840" w:type="dxa"/>
                  <w:tcBorders>
                    <w:top w:val="nil"/>
                    <w:left w:val="nil"/>
                    <w:bottom w:val="single" w:sz="4" w:space="0" w:color="808080"/>
                    <w:right w:val="single" w:sz="4" w:space="0" w:color="808080"/>
                  </w:tcBorders>
                  <w:shd w:val="clear" w:color="auto" w:fill="auto"/>
                  <w:noWrap/>
                  <w:vAlign w:val="bottom"/>
                  <w:hideMark/>
                </w:tcPr>
                <w:p w14:paraId="66272376" w14:textId="476F0FC5"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964,830</w:t>
                  </w:r>
                </w:p>
              </w:tc>
              <w:tc>
                <w:tcPr>
                  <w:tcW w:w="1400" w:type="dxa"/>
                  <w:tcBorders>
                    <w:top w:val="nil"/>
                    <w:left w:val="nil"/>
                    <w:bottom w:val="single" w:sz="4" w:space="0" w:color="808080"/>
                    <w:right w:val="single" w:sz="4" w:space="0" w:color="808080"/>
                  </w:tcBorders>
                  <w:shd w:val="clear" w:color="auto" w:fill="auto"/>
                  <w:noWrap/>
                  <w:vAlign w:val="bottom"/>
                  <w:hideMark/>
                </w:tcPr>
                <w:p w14:paraId="0688470E" w14:textId="0687EC7C"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321,610</w:t>
                  </w:r>
                </w:p>
              </w:tc>
              <w:tc>
                <w:tcPr>
                  <w:tcW w:w="840" w:type="dxa"/>
                  <w:tcBorders>
                    <w:top w:val="nil"/>
                    <w:left w:val="nil"/>
                    <w:bottom w:val="single" w:sz="4" w:space="0" w:color="808080"/>
                    <w:right w:val="single" w:sz="4" w:space="0" w:color="808080"/>
                  </w:tcBorders>
                  <w:shd w:val="clear" w:color="auto" w:fill="auto"/>
                  <w:noWrap/>
                  <w:vAlign w:val="bottom"/>
                  <w:hideMark/>
                </w:tcPr>
                <w:p w14:paraId="351A87C1" w14:textId="2AA91D41"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1,229,906</w:t>
                  </w:r>
                </w:p>
              </w:tc>
            </w:tr>
            <w:tr w:rsidR="00E00F6A" w:rsidRPr="00E00F6A" w14:paraId="63FB6563"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2A019602"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2017</w:t>
                  </w:r>
                </w:p>
              </w:tc>
              <w:tc>
                <w:tcPr>
                  <w:tcW w:w="520" w:type="dxa"/>
                  <w:tcBorders>
                    <w:top w:val="nil"/>
                    <w:left w:val="nil"/>
                    <w:bottom w:val="single" w:sz="4" w:space="0" w:color="808080"/>
                    <w:right w:val="single" w:sz="4" w:space="0" w:color="808080"/>
                  </w:tcBorders>
                  <w:shd w:val="clear" w:color="auto" w:fill="auto"/>
                  <w:noWrap/>
                  <w:vAlign w:val="bottom"/>
                  <w:hideMark/>
                </w:tcPr>
                <w:p w14:paraId="19E496A2"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7</w:t>
                  </w:r>
                </w:p>
              </w:tc>
              <w:tc>
                <w:tcPr>
                  <w:tcW w:w="840" w:type="dxa"/>
                  <w:tcBorders>
                    <w:top w:val="nil"/>
                    <w:left w:val="nil"/>
                    <w:bottom w:val="single" w:sz="4" w:space="0" w:color="808080"/>
                    <w:right w:val="single" w:sz="4" w:space="0" w:color="808080"/>
                  </w:tcBorders>
                  <w:shd w:val="clear" w:color="auto" w:fill="auto"/>
                  <w:noWrap/>
                  <w:vAlign w:val="bottom"/>
                  <w:hideMark/>
                </w:tcPr>
                <w:p w14:paraId="71737866" w14:textId="47E27FD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1,477,620</w:t>
                  </w:r>
                </w:p>
              </w:tc>
              <w:tc>
                <w:tcPr>
                  <w:tcW w:w="1400" w:type="dxa"/>
                  <w:tcBorders>
                    <w:top w:val="nil"/>
                    <w:left w:val="nil"/>
                    <w:bottom w:val="single" w:sz="4" w:space="0" w:color="808080"/>
                    <w:right w:val="single" w:sz="4" w:space="0" w:color="808080"/>
                  </w:tcBorders>
                  <w:shd w:val="clear" w:color="auto" w:fill="auto"/>
                  <w:noWrap/>
                  <w:vAlign w:val="bottom"/>
                  <w:hideMark/>
                </w:tcPr>
                <w:p w14:paraId="75DEE00E" w14:textId="148F5B03"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492,540</w:t>
                  </w:r>
                </w:p>
              </w:tc>
              <w:tc>
                <w:tcPr>
                  <w:tcW w:w="840" w:type="dxa"/>
                  <w:tcBorders>
                    <w:top w:val="nil"/>
                    <w:left w:val="nil"/>
                    <w:bottom w:val="single" w:sz="4" w:space="0" w:color="808080"/>
                    <w:right w:val="single" w:sz="4" w:space="0" w:color="808080"/>
                  </w:tcBorders>
                  <w:shd w:val="clear" w:color="auto" w:fill="auto"/>
                  <w:noWrap/>
                  <w:vAlign w:val="bottom"/>
                  <w:hideMark/>
                </w:tcPr>
                <w:p w14:paraId="024674CC" w14:textId="4344E219"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1,205,366</w:t>
                  </w:r>
                </w:p>
              </w:tc>
            </w:tr>
            <w:tr w:rsidR="00E00F6A" w:rsidRPr="00E00F6A" w14:paraId="1E707587"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3E6D7869"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2017</w:t>
                  </w:r>
                </w:p>
              </w:tc>
              <w:tc>
                <w:tcPr>
                  <w:tcW w:w="520" w:type="dxa"/>
                  <w:tcBorders>
                    <w:top w:val="nil"/>
                    <w:left w:val="nil"/>
                    <w:bottom w:val="single" w:sz="4" w:space="0" w:color="808080"/>
                    <w:right w:val="single" w:sz="4" w:space="0" w:color="808080"/>
                  </w:tcBorders>
                  <w:shd w:val="clear" w:color="auto" w:fill="auto"/>
                  <w:noWrap/>
                  <w:vAlign w:val="bottom"/>
                  <w:hideMark/>
                </w:tcPr>
                <w:p w14:paraId="08B11EC7"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6</w:t>
                  </w:r>
                </w:p>
              </w:tc>
              <w:tc>
                <w:tcPr>
                  <w:tcW w:w="840" w:type="dxa"/>
                  <w:tcBorders>
                    <w:top w:val="nil"/>
                    <w:left w:val="nil"/>
                    <w:bottom w:val="single" w:sz="4" w:space="0" w:color="808080"/>
                    <w:right w:val="single" w:sz="4" w:space="0" w:color="808080"/>
                  </w:tcBorders>
                  <w:shd w:val="clear" w:color="auto" w:fill="auto"/>
                  <w:noWrap/>
                  <w:vAlign w:val="bottom"/>
                  <w:hideMark/>
                </w:tcPr>
                <w:p w14:paraId="0DF6687A" w14:textId="2EA8D113"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1,078,620</w:t>
                  </w:r>
                </w:p>
              </w:tc>
              <w:tc>
                <w:tcPr>
                  <w:tcW w:w="1400" w:type="dxa"/>
                  <w:tcBorders>
                    <w:top w:val="nil"/>
                    <w:left w:val="nil"/>
                    <w:bottom w:val="single" w:sz="4" w:space="0" w:color="808080"/>
                    <w:right w:val="single" w:sz="4" w:space="0" w:color="808080"/>
                  </w:tcBorders>
                  <w:shd w:val="clear" w:color="auto" w:fill="auto"/>
                  <w:noWrap/>
                  <w:vAlign w:val="bottom"/>
                  <w:hideMark/>
                </w:tcPr>
                <w:p w14:paraId="4112BBEE" w14:textId="7619C51A"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359,540</w:t>
                  </w:r>
                </w:p>
              </w:tc>
              <w:tc>
                <w:tcPr>
                  <w:tcW w:w="840" w:type="dxa"/>
                  <w:tcBorders>
                    <w:top w:val="nil"/>
                    <w:left w:val="nil"/>
                    <w:bottom w:val="single" w:sz="4" w:space="0" w:color="808080"/>
                    <w:right w:val="single" w:sz="4" w:space="0" w:color="808080"/>
                  </w:tcBorders>
                  <w:shd w:val="clear" w:color="auto" w:fill="auto"/>
                  <w:noWrap/>
                  <w:vAlign w:val="bottom"/>
                  <w:hideMark/>
                </w:tcPr>
                <w:p w14:paraId="06C0685D" w14:textId="2AAF159D"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1,192,551</w:t>
                  </w:r>
                </w:p>
              </w:tc>
            </w:tr>
            <w:tr w:rsidR="00E00F6A" w:rsidRPr="00E00F6A" w14:paraId="77DDC6F2"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5B59894B"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2017</w:t>
                  </w:r>
                </w:p>
              </w:tc>
              <w:tc>
                <w:tcPr>
                  <w:tcW w:w="520" w:type="dxa"/>
                  <w:tcBorders>
                    <w:top w:val="nil"/>
                    <w:left w:val="nil"/>
                    <w:bottom w:val="single" w:sz="4" w:space="0" w:color="808080"/>
                    <w:right w:val="single" w:sz="4" w:space="0" w:color="808080"/>
                  </w:tcBorders>
                  <w:shd w:val="clear" w:color="auto" w:fill="auto"/>
                  <w:noWrap/>
                  <w:vAlign w:val="bottom"/>
                  <w:hideMark/>
                </w:tcPr>
                <w:p w14:paraId="14F4E681"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5</w:t>
                  </w:r>
                </w:p>
              </w:tc>
              <w:tc>
                <w:tcPr>
                  <w:tcW w:w="840" w:type="dxa"/>
                  <w:tcBorders>
                    <w:top w:val="nil"/>
                    <w:left w:val="nil"/>
                    <w:bottom w:val="single" w:sz="4" w:space="0" w:color="808080"/>
                    <w:right w:val="single" w:sz="4" w:space="0" w:color="808080"/>
                  </w:tcBorders>
                  <w:shd w:val="clear" w:color="auto" w:fill="auto"/>
                  <w:noWrap/>
                  <w:vAlign w:val="bottom"/>
                  <w:hideMark/>
                </w:tcPr>
                <w:p w14:paraId="123B97B1" w14:textId="4A4B11D6"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1,500,300</w:t>
                  </w:r>
                </w:p>
              </w:tc>
              <w:tc>
                <w:tcPr>
                  <w:tcW w:w="1400" w:type="dxa"/>
                  <w:tcBorders>
                    <w:top w:val="nil"/>
                    <w:left w:val="nil"/>
                    <w:bottom w:val="single" w:sz="4" w:space="0" w:color="808080"/>
                    <w:right w:val="single" w:sz="4" w:space="0" w:color="808080"/>
                  </w:tcBorders>
                  <w:shd w:val="clear" w:color="auto" w:fill="auto"/>
                  <w:noWrap/>
                  <w:vAlign w:val="bottom"/>
                  <w:hideMark/>
                </w:tcPr>
                <w:p w14:paraId="133716F4" w14:textId="16D0A6EA"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500,100</w:t>
                  </w:r>
                </w:p>
              </w:tc>
              <w:tc>
                <w:tcPr>
                  <w:tcW w:w="840" w:type="dxa"/>
                  <w:tcBorders>
                    <w:top w:val="nil"/>
                    <w:left w:val="nil"/>
                    <w:bottom w:val="single" w:sz="4" w:space="0" w:color="808080"/>
                    <w:right w:val="single" w:sz="4" w:space="0" w:color="808080"/>
                  </w:tcBorders>
                  <w:shd w:val="clear" w:color="auto" w:fill="auto"/>
                  <w:noWrap/>
                  <w:vAlign w:val="bottom"/>
                  <w:hideMark/>
                </w:tcPr>
                <w:p w14:paraId="43784437" w14:textId="60CC9266"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1,201,890</w:t>
                  </w:r>
                </w:p>
              </w:tc>
            </w:tr>
            <w:tr w:rsidR="00E00F6A" w:rsidRPr="00E00F6A" w14:paraId="188F7CF5"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1226315F"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2017</w:t>
                  </w:r>
                </w:p>
              </w:tc>
              <w:tc>
                <w:tcPr>
                  <w:tcW w:w="520" w:type="dxa"/>
                  <w:tcBorders>
                    <w:top w:val="nil"/>
                    <w:left w:val="nil"/>
                    <w:bottom w:val="single" w:sz="4" w:space="0" w:color="808080"/>
                    <w:right w:val="single" w:sz="4" w:space="0" w:color="808080"/>
                  </w:tcBorders>
                  <w:shd w:val="clear" w:color="auto" w:fill="auto"/>
                  <w:noWrap/>
                  <w:vAlign w:val="bottom"/>
                  <w:hideMark/>
                </w:tcPr>
                <w:p w14:paraId="5E40BBF0"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w:t>
                  </w:r>
                </w:p>
              </w:tc>
              <w:tc>
                <w:tcPr>
                  <w:tcW w:w="840" w:type="dxa"/>
                  <w:tcBorders>
                    <w:top w:val="nil"/>
                    <w:left w:val="nil"/>
                    <w:bottom w:val="single" w:sz="4" w:space="0" w:color="808080"/>
                    <w:right w:val="single" w:sz="4" w:space="0" w:color="808080"/>
                  </w:tcBorders>
                  <w:shd w:val="clear" w:color="auto" w:fill="auto"/>
                  <w:noWrap/>
                  <w:vAlign w:val="bottom"/>
                  <w:hideMark/>
                </w:tcPr>
                <w:p w14:paraId="7476C964" w14:textId="1A126564"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1,056,090</w:t>
                  </w:r>
                </w:p>
              </w:tc>
              <w:tc>
                <w:tcPr>
                  <w:tcW w:w="1400" w:type="dxa"/>
                  <w:tcBorders>
                    <w:top w:val="nil"/>
                    <w:left w:val="nil"/>
                    <w:bottom w:val="single" w:sz="4" w:space="0" w:color="808080"/>
                    <w:right w:val="single" w:sz="4" w:space="0" w:color="808080"/>
                  </w:tcBorders>
                  <w:shd w:val="clear" w:color="auto" w:fill="auto"/>
                  <w:noWrap/>
                  <w:vAlign w:val="bottom"/>
                  <w:hideMark/>
                </w:tcPr>
                <w:p w14:paraId="0C18EE0D" w14:textId="7736BC04"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352,030</w:t>
                  </w:r>
                </w:p>
              </w:tc>
              <w:tc>
                <w:tcPr>
                  <w:tcW w:w="840" w:type="dxa"/>
                  <w:tcBorders>
                    <w:top w:val="nil"/>
                    <w:left w:val="nil"/>
                    <w:bottom w:val="single" w:sz="4" w:space="0" w:color="808080"/>
                    <w:right w:val="single" w:sz="4" w:space="0" w:color="808080"/>
                  </w:tcBorders>
                  <w:shd w:val="clear" w:color="auto" w:fill="auto"/>
                  <w:noWrap/>
                  <w:vAlign w:val="bottom"/>
                  <w:hideMark/>
                </w:tcPr>
                <w:p w14:paraId="337131C7" w14:textId="37FA2D94"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1,235,970</w:t>
                  </w:r>
                </w:p>
              </w:tc>
            </w:tr>
            <w:tr w:rsidR="00E00F6A" w:rsidRPr="00E00F6A" w14:paraId="30138430"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53B9786D"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2017</w:t>
                  </w:r>
                </w:p>
              </w:tc>
              <w:tc>
                <w:tcPr>
                  <w:tcW w:w="520" w:type="dxa"/>
                  <w:tcBorders>
                    <w:top w:val="nil"/>
                    <w:left w:val="nil"/>
                    <w:bottom w:val="single" w:sz="4" w:space="0" w:color="808080"/>
                    <w:right w:val="single" w:sz="4" w:space="0" w:color="808080"/>
                  </w:tcBorders>
                  <w:shd w:val="clear" w:color="auto" w:fill="auto"/>
                  <w:noWrap/>
                  <w:vAlign w:val="bottom"/>
                  <w:hideMark/>
                </w:tcPr>
                <w:p w14:paraId="0D4DDAFF"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w:t>
                  </w:r>
                </w:p>
              </w:tc>
              <w:tc>
                <w:tcPr>
                  <w:tcW w:w="840" w:type="dxa"/>
                  <w:tcBorders>
                    <w:top w:val="nil"/>
                    <w:left w:val="nil"/>
                    <w:bottom w:val="single" w:sz="4" w:space="0" w:color="808080"/>
                    <w:right w:val="single" w:sz="4" w:space="0" w:color="808080"/>
                  </w:tcBorders>
                  <w:shd w:val="clear" w:color="auto" w:fill="auto"/>
                  <w:noWrap/>
                  <w:vAlign w:val="bottom"/>
                  <w:hideMark/>
                </w:tcPr>
                <w:p w14:paraId="7ED7239A" w14:textId="626B990A"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1,058,010</w:t>
                  </w:r>
                </w:p>
              </w:tc>
              <w:tc>
                <w:tcPr>
                  <w:tcW w:w="1400" w:type="dxa"/>
                  <w:tcBorders>
                    <w:top w:val="nil"/>
                    <w:left w:val="nil"/>
                    <w:bottom w:val="single" w:sz="4" w:space="0" w:color="808080"/>
                    <w:right w:val="single" w:sz="4" w:space="0" w:color="808080"/>
                  </w:tcBorders>
                  <w:shd w:val="clear" w:color="auto" w:fill="auto"/>
                  <w:noWrap/>
                  <w:vAlign w:val="bottom"/>
                  <w:hideMark/>
                </w:tcPr>
                <w:p w14:paraId="1E7DC947" w14:textId="72CC9225"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352,670</w:t>
                  </w:r>
                </w:p>
              </w:tc>
              <w:tc>
                <w:tcPr>
                  <w:tcW w:w="840" w:type="dxa"/>
                  <w:tcBorders>
                    <w:top w:val="nil"/>
                    <w:left w:val="nil"/>
                    <w:bottom w:val="single" w:sz="4" w:space="0" w:color="808080"/>
                    <w:right w:val="single" w:sz="4" w:space="0" w:color="808080"/>
                  </w:tcBorders>
                  <w:shd w:val="clear" w:color="auto" w:fill="auto"/>
                  <w:noWrap/>
                  <w:vAlign w:val="bottom"/>
                  <w:hideMark/>
                </w:tcPr>
                <w:p w14:paraId="5A9F65DC" w14:textId="495FD31A"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1,192,294</w:t>
                  </w:r>
                </w:p>
              </w:tc>
            </w:tr>
            <w:tr w:rsidR="00E00F6A" w:rsidRPr="00E00F6A" w14:paraId="2DD2803A"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77C2E20D"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2017</w:t>
                  </w:r>
                </w:p>
              </w:tc>
              <w:tc>
                <w:tcPr>
                  <w:tcW w:w="520" w:type="dxa"/>
                  <w:tcBorders>
                    <w:top w:val="nil"/>
                    <w:left w:val="nil"/>
                    <w:bottom w:val="single" w:sz="4" w:space="0" w:color="808080"/>
                    <w:right w:val="single" w:sz="4" w:space="0" w:color="808080"/>
                  </w:tcBorders>
                  <w:shd w:val="clear" w:color="auto" w:fill="auto"/>
                  <w:noWrap/>
                  <w:vAlign w:val="bottom"/>
                  <w:hideMark/>
                </w:tcPr>
                <w:p w14:paraId="0A670AE8"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w:t>
                  </w:r>
                </w:p>
              </w:tc>
              <w:tc>
                <w:tcPr>
                  <w:tcW w:w="840" w:type="dxa"/>
                  <w:tcBorders>
                    <w:top w:val="nil"/>
                    <w:left w:val="nil"/>
                    <w:bottom w:val="single" w:sz="4" w:space="0" w:color="808080"/>
                    <w:right w:val="single" w:sz="4" w:space="0" w:color="808080"/>
                  </w:tcBorders>
                  <w:shd w:val="clear" w:color="auto" w:fill="auto"/>
                  <w:noWrap/>
                  <w:vAlign w:val="bottom"/>
                  <w:hideMark/>
                </w:tcPr>
                <w:p w14:paraId="2E1A1543" w14:textId="325489AB"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1,277,760</w:t>
                  </w:r>
                </w:p>
              </w:tc>
              <w:tc>
                <w:tcPr>
                  <w:tcW w:w="1400" w:type="dxa"/>
                  <w:tcBorders>
                    <w:top w:val="nil"/>
                    <w:left w:val="nil"/>
                    <w:bottom w:val="single" w:sz="4" w:space="0" w:color="808080"/>
                    <w:right w:val="single" w:sz="4" w:space="0" w:color="808080"/>
                  </w:tcBorders>
                  <w:shd w:val="clear" w:color="auto" w:fill="auto"/>
                  <w:noWrap/>
                  <w:vAlign w:val="bottom"/>
                  <w:hideMark/>
                </w:tcPr>
                <w:p w14:paraId="39AE80E9" w14:textId="53866AF3"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425,920</w:t>
                  </w:r>
                </w:p>
              </w:tc>
              <w:tc>
                <w:tcPr>
                  <w:tcW w:w="840" w:type="dxa"/>
                  <w:tcBorders>
                    <w:top w:val="nil"/>
                    <w:left w:val="nil"/>
                    <w:bottom w:val="single" w:sz="4" w:space="0" w:color="808080"/>
                    <w:right w:val="single" w:sz="4" w:space="0" w:color="808080"/>
                  </w:tcBorders>
                  <w:shd w:val="clear" w:color="auto" w:fill="auto"/>
                  <w:noWrap/>
                  <w:vAlign w:val="bottom"/>
                  <w:hideMark/>
                </w:tcPr>
                <w:p w14:paraId="76942EC0" w14:textId="365B1639"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1,206,686</w:t>
                  </w:r>
                </w:p>
              </w:tc>
            </w:tr>
            <w:tr w:rsidR="00E00F6A" w:rsidRPr="00E00F6A" w14:paraId="71851697"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7F8DE9F0"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2017</w:t>
                  </w:r>
                </w:p>
              </w:tc>
              <w:tc>
                <w:tcPr>
                  <w:tcW w:w="520" w:type="dxa"/>
                  <w:tcBorders>
                    <w:top w:val="nil"/>
                    <w:left w:val="nil"/>
                    <w:bottom w:val="single" w:sz="4" w:space="0" w:color="808080"/>
                    <w:right w:val="single" w:sz="4" w:space="0" w:color="808080"/>
                  </w:tcBorders>
                  <w:shd w:val="clear" w:color="auto" w:fill="auto"/>
                  <w:noWrap/>
                  <w:vAlign w:val="bottom"/>
                  <w:hideMark/>
                </w:tcPr>
                <w:p w14:paraId="02549739"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w:t>
                  </w:r>
                </w:p>
              </w:tc>
              <w:tc>
                <w:tcPr>
                  <w:tcW w:w="840" w:type="dxa"/>
                  <w:tcBorders>
                    <w:top w:val="nil"/>
                    <w:left w:val="nil"/>
                    <w:bottom w:val="single" w:sz="4" w:space="0" w:color="808080"/>
                    <w:right w:val="single" w:sz="4" w:space="0" w:color="808080"/>
                  </w:tcBorders>
                  <w:shd w:val="clear" w:color="auto" w:fill="auto"/>
                  <w:noWrap/>
                  <w:vAlign w:val="bottom"/>
                  <w:hideMark/>
                </w:tcPr>
                <w:p w14:paraId="023A2314" w14:textId="72794972"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1,203,390</w:t>
                  </w:r>
                </w:p>
              </w:tc>
              <w:tc>
                <w:tcPr>
                  <w:tcW w:w="1400" w:type="dxa"/>
                  <w:tcBorders>
                    <w:top w:val="nil"/>
                    <w:left w:val="nil"/>
                    <w:bottom w:val="single" w:sz="4" w:space="0" w:color="808080"/>
                    <w:right w:val="single" w:sz="4" w:space="0" w:color="808080"/>
                  </w:tcBorders>
                  <w:shd w:val="clear" w:color="auto" w:fill="auto"/>
                  <w:noWrap/>
                  <w:vAlign w:val="bottom"/>
                  <w:hideMark/>
                </w:tcPr>
                <w:p w14:paraId="0B6060AE" w14:textId="4F43F1A9"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401,130</w:t>
                  </w:r>
                </w:p>
              </w:tc>
              <w:tc>
                <w:tcPr>
                  <w:tcW w:w="840" w:type="dxa"/>
                  <w:tcBorders>
                    <w:top w:val="nil"/>
                    <w:left w:val="nil"/>
                    <w:bottom w:val="single" w:sz="4" w:space="0" w:color="808080"/>
                    <w:right w:val="single" w:sz="4" w:space="0" w:color="808080"/>
                  </w:tcBorders>
                  <w:shd w:val="clear" w:color="auto" w:fill="auto"/>
                  <w:noWrap/>
                  <w:vAlign w:val="bottom"/>
                  <w:hideMark/>
                </w:tcPr>
                <w:p w14:paraId="0B69B658" w14:textId="5A59D9C4"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1,169,974</w:t>
                  </w:r>
                </w:p>
              </w:tc>
            </w:tr>
            <w:tr w:rsidR="00E00F6A" w:rsidRPr="00E00F6A" w14:paraId="6A7120DE"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19C09796"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2016</w:t>
                  </w:r>
                </w:p>
              </w:tc>
              <w:tc>
                <w:tcPr>
                  <w:tcW w:w="520" w:type="dxa"/>
                  <w:tcBorders>
                    <w:top w:val="nil"/>
                    <w:left w:val="nil"/>
                    <w:bottom w:val="single" w:sz="4" w:space="0" w:color="808080"/>
                    <w:right w:val="single" w:sz="4" w:space="0" w:color="808080"/>
                  </w:tcBorders>
                  <w:shd w:val="clear" w:color="auto" w:fill="auto"/>
                  <w:noWrap/>
                  <w:vAlign w:val="bottom"/>
                  <w:hideMark/>
                </w:tcPr>
                <w:p w14:paraId="0C841928"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w:t>
                  </w:r>
                </w:p>
              </w:tc>
              <w:tc>
                <w:tcPr>
                  <w:tcW w:w="840" w:type="dxa"/>
                  <w:tcBorders>
                    <w:top w:val="nil"/>
                    <w:left w:val="nil"/>
                    <w:bottom w:val="single" w:sz="4" w:space="0" w:color="808080"/>
                    <w:right w:val="single" w:sz="4" w:space="0" w:color="808080"/>
                  </w:tcBorders>
                  <w:shd w:val="clear" w:color="auto" w:fill="auto"/>
                  <w:noWrap/>
                  <w:vAlign w:val="bottom"/>
                  <w:hideMark/>
                </w:tcPr>
                <w:p w14:paraId="42C5C7D5" w14:textId="6AACCCE4"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1,171,890</w:t>
                  </w:r>
                </w:p>
              </w:tc>
              <w:tc>
                <w:tcPr>
                  <w:tcW w:w="1400" w:type="dxa"/>
                  <w:tcBorders>
                    <w:top w:val="nil"/>
                    <w:left w:val="nil"/>
                    <w:bottom w:val="single" w:sz="4" w:space="0" w:color="808080"/>
                    <w:right w:val="single" w:sz="4" w:space="0" w:color="808080"/>
                  </w:tcBorders>
                  <w:shd w:val="clear" w:color="auto" w:fill="auto"/>
                  <w:noWrap/>
                  <w:vAlign w:val="bottom"/>
                  <w:hideMark/>
                </w:tcPr>
                <w:p w14:paraId="389007FA" w14:textId="0014FB09"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390,630</w:t>
                  </w:r>
                </w:p>
              </w:tc>
              <w:tc>
                <w:tcPr>
                  <w:tcW w:w="840" w:type="dxa"/>
                  <w:tcBorders>
                    <w:top w:val="nil"/>
                    <w:left w:val="nil"/>
                    <w:bottom w:val="single" w:sz="4" w:space="0" w:color="808080"/>
                    <w:right w:val="single" w:sz="4" w:space="0" w:color="808080"/>
                  </w:tcBorders>
                  <w:shd w:val="clear" w:color="auto" w:fill="auto"/>
                  <w:noWrap/>
                  <w:vAlign w:val="bottom"/>
                  <w:hideMark/>
                </w:tcPr>
                <w:p w14:paraId="088ED43F" w14:textId="584CB1A0"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1,188,955</w:t>
                  </w:r>
                </w:p>
              </w:tc>
            </w:tr>
            <w:tr w:rsidR="00E00F6A" w:rsidRPr="00E00F6A" w14:paraId="01E179E3"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1106D665"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2016</w:t>
                  </w:r>
                </w:p>
              </w:tc>
              <w:tc>
                <w:tcPr>
                  <w:tcW w:w="520" w:type="dxa"/>
                  <w:tcBorders>
                    <w:top w:val="nil"/>
                    <w:left w:val="nil"/>
                    <w:bottom w:val="single" w:sz="4" w:space="0" w:color="808080"/>
                    <w:right w:val="single" w:sz="4" w:space="0" w:color="808080"/>
                  </w:tcBorders>
                  <w:shd w:val="clear" w:color="auto" w:fill="auto"/>
                  <w:noWrap/>
                  <w:vAlign w:val="bottom"/>
                  <w:hideMark/>
                </w:tcPr>
                <w:p w14:paraId="4E5B89D4"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w:t>
                  </w:r>
                </w:p>
              </w:tc>
              <w:tc>
                <w:tcPr>
                  <w:tcW w:w="840" w:type="dxa"/>
                  <w:tcBorders>
                    <w:top w:val="nil"/>
                    <w:left w:val="nil"/>
                    <w:bottom w:val="single" w:sz="4" w:space="0" w:color="808080"/>
                    <w:right w:val="single" w:sz="4" w:space="0" w:color="808080"/>
                  </w:tcBorders>
                  <w:shd w:val="clear" w:color="auto" w:fill="auto"/>
                  <w:noWrap/>
                  <w:vAlign w:val="bottom"/>
                  <w:hideMark/>
                </w:tcPr>
                <w:p w14:paraId="28C35924" w14:textId="6FA062B8"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1,179,360</w:t>
                  </w:r>
                </w:p>
              </w:tc>
              <w:tc>
                <w:tcPr>
                  <w:tcW w:w="1400" w:type="dxa"/>
                  <w:tcBorders>
                    <w:top w:val="nil"/>
                    <w:left w:val="nil"/>
                    <w:bottom w:val="single" w:sz="4" w:space="0" w:color="808080"/>
                    <w:right w:val="single" w:sz="4" w:space="0" w:color="808080"/>
                  </w:tcBorders>
                  <w:shd w:val="clear" w:color="auto" w:fill="auto"/>
                  <w:noWrap/>
                  <w:vAlign w:val="bottom"/>
                  <w:hideMark/>
                </w:tcPr>
                <w:p w14:paraId="693F8CB9" w14:textId="2A3293B1"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393,120</w:t>
                  </w:r>
                </w:p>
              </w:tc>
              <w:tc>
                <w:tcPr>
                  <w:tcW w:w="840" w:type="dxa"/>
                  <w:tcBorders>
                    <w:top w:val="nil"/>
                    <w:left w:val="nil"/>
                    <w:bottom w:val="single" w:sz="4" w:space="0" w:color="808080"/>
                    <w:right w:val="single" w:sz="4" w:space="0" w:color="808080"/>
                  </w:tcBorders>
                  <w:shd w:val="clear" w:color="auto" w:fill="auto"/>
                  <w:noWrap/>
                  <w:vAlign w:val="bottom"/>
                  <w:hideMark/>
                </w:tcPr>
                <w:p w14:paraId="46067C75" w14:textId="72B7A5F5"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1,215,144</w:t>
                  </w:r>
                </w:p>
              </w:tc>
            </w:tr>
            <w:tr w:rsidR="00E00F6A" w:rsidRPr="00E00F6A" w14:paraId="773614DF" w14:textId="77777777" w:rsidTr="00E00F6A">
              <w:trPr>
                <w:trHeight w:val="240"/>
                <w:jc w:val="center"/>
              </w:trPr>
              <w:tc>
                <w:tcPr>
                  <w:tcW w:w="420" w:type="dxa"/>
                  <w:tcBorders>
                    <w:top w:val="nil"/>
                    <w:left w:val="single" w:sz="4" w:space="0" w:color="808080"/>
                    <w:bottom w:val="single" w:sz="4" w:space="0" w:color="808080"/>
                    <w:right w:val="single" w:sz="4" w:space="0" w:color="808080"/>
                  </w:tcBorders>
                  <w:shd w:val="clear" w:color="auto" w:fill="auto"/>
                  <w:noWrap/>
                  <w:vAlign w:val="bottom"/>
                  <w:hideMark/>
                </w:tcPr>
                <w:p w14:paraId="420DA3B9"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2016</w:t>
                  </w:r>
                </w:p>
              </w:tc>
              <w:tc>
                <w:tcPr>
                  <w:tcW w:w="520" w:type="dxa"/>
                  <w:tcBorders>
                    <w:top w:val="nil"/>
                    <w:left w:val="nil"/>
                    <w:bottom w:val="single" w:sz="4" w:space="0" w:color="808080"/>
                    <w:right w:val="single" w:sz="4" w:space="0" w:color="808080"/>
                  </w:tcBorders>
                  <w:shd w:val="clear" w:color="auto" w:fill="auto"/>
                  <w:noWrap/>
                  <w:vAlign w:val="bottom"/>
                  <w:hideMark/>
                </w:tcPr>
                <w:p w14:paraId="204EDB22" w14:textId="77777777"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10</w:t>
                  </w:r>
                </w:p>
              </w:tc>
              <w:tc>
                <w:tcPr>
                  <w:tcW w:w="840" w:type="dxa"/>
                  <w:tcBorders>
                    <w:top w:val="nil"/>
                    <w:left w:val="nil"/>
                    <w:bottom w:val="single" w:sz="4" w:space="0" w:color="808080"/>
                    <w:right w:val="single" w:sz="4" w:space="0" w:color="808080"/>
                  </w:tcBorders>
                  <w:shd w:val="clear" w:color="auto" w:fill="auto"/>
                  <w:noWrap/>
                  <w:vAlign w:val="bottom"/>
                  <w:hideMark/>
                </w:tcPr>
                <w:p w14:paraId="0C39798D" w14:textId="1FB74659"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1,243,320</w:t>
                  </w:r>
                </w:p>
              </w:tc>
              <w:tc>
                <w:tcPr>
                  <w:tcW w:w="1400" w:type="dxa"/>
                  <w:tcBorders>
                    <w:top w:val="nil"/>
                    <w:left w:val="nil"/>
                    <w:bottom w:val="single" w:sz="4" w:space="0" w:color="808080"/>
                    <w:right w:val="single" w:sz="4" w:space="0" w:color="808080"/>
                  </w:tcBorders>
                  <w:shd w:val="clear" w:color="auto" w:fill="auto"/>
                  <w:noWrap/>
                  <w:vAlign w:val="bottom"/>
                  <w:hideMark/>
                </w:tcPr>
                <w:p w14:paraId="13F8D3AB" w14:textId="42489DD3"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414,440</w:t>
                  </w:r>
                </w:p>
              </w:tc>
              <w:tc>
                <w:tcPr>
                  <w:tcW w:w="840" w:type="dxa"/>
                  <w:tcBorders>
                    <w:top w:val="nil"/>
                    <w:left w:val="nil"/>
                    <w:bottom w:val="single" w:sz="4" w:space="0" w:color="808080"/>
                    <w:right w:val="single" w:sz="4" w:space="0" w:color="808080"/>
                  </w:tcBorders>
                  <w:shd w:val="clear" w:color="auto" w:fill="auto"/>
                  <w:noWrap/>
                  <w:vAlign w:val="bottom"/>
                  <w:hideMark/>
                </w:tcPr>
                <w:p w14:paraId="4BDCF880" w14:textId="5FF4DA12" w:rsidR="00E00F6A" w:rsidRPr="00E00F6A" w:rsidRDefault="00E00F6A" w:rsidP="00E00F6A">
                  <w:pPr>
                    <w:spacing w:after="0" w:line="240" w:lineRule="auto"/>
                    <w:jc w:val="center"/>
                    <w:rPr>
                      <w:rFonts w:ascii="Calibri" w:eastAsia="Times New Roman" w:hAnsi="Calibri" w:cs="Times New Roman"/>
                      <w:color w:val="000000"/>
                      <w:sz w:val="16"/>
                      <w:szCs w:val="16"/>
                      <w:lang w:val="en-GB" w:eastAsia="en-GB"/>
                    </w:rPr>
                  </w:pPr>
                  <w:r w:rsidRPr="00E00F6A">
                    <w:rPr>
                      <w:rFonts w:ascii="Calibri" w:eastAsia="Times New Roman" w:hAnsi="Calibri" w:cs="Times New Roman"/>
                      <w:color w:val="000000"/>
                      <w:sz w:val="16"/>
                      <w:szCs w:val="16"/>
                      <w:lang w:val="en-GB" w:eastAsia="en-GB"/>
                    </w:rPr>
                    <w:t>1,199,490</w:t>
                  </w:r>
                </w:p>
              </w:tc>
            </w:tr>
          </w:tbl>
          <w:p w14:paraId="506421DC" w14:textId="78445392" w:rsidR="00603375" w:rsidRDefault="00603375" w:rsidP="00834CE0"/>
          <w:p w14:paraId="19427E34" w14:textId="4CCD2134" w:rsidR="003520F5" w:rsidRDefault="003520F5" w:rsidP="00A94A4F">
            <w:pPr>
              <w:jc w:val="center"/>
            </w:pPr>
          </w:p>
          <w:p w14:paraId="27FB645F" w14:textId="508B0691" w:rsidR="004422B3" w:rsidRDefault="00B52CF0" w:rsidP="00A94A4F">
            <w:pPr>
              <w:jc w:val="center"/>
            </w:pPr>
            <w:r>
              <w:rPr>
                <w:noProof/>
              </w:rPr>
              <w:drawing>
                <wp:inline distT="0" distB="0" distL="0" distR="0" wp14:anchorId="0087BACD" wp14:editId="26CE66DD">
                  <wp:extent cx="3604846" cy="2681103"/>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8215" cy="2691046"/>
                          </a:xfrm>
                          <a:prstGeom prst="rect">
                            <a:avLst/>
                          </a:prstGeom>
                        </pic:spPr>
                      </pic:pic>
                    </a:graphicData>
                  </a:graphic>
                </wp:inline>
              </w:drawing>
            </w:r>
          </w:p>
          <w:p w14:paraId="01BF70BC" w14:textId="0CDECB65" w:rsidR="00603375" w:rsidRDefault="00B93C7A" w:rsidP="00A94A4F">
            <w:pPr>
              <w:jc w:val="center"/>
            </w:pPr>
            <w:r w:rsidRPr="00DC2483">
              <w:t xml:space="preserve">Graphic developed </w:t>
            </w:r>
            <w:r>
              <w:t xml:space="preserve">in </w:t>
            </w:r>
            <w:r w:rsidRPr="00DC2483">
              <w:t>GNUPLOT</w:t>
            </w:r>
          </w:p>
          <w:p w14:paraId="6D64A8C1" w14:textId="461B7F4E" w:rsidR="005B27AA" w:rsidRDefault="005B27AA" w:rsidP="00A94A4F">
            <w:pPr>
              <w:jc w:val="center"/>
            </w:pPr>
          </w:p>
        </w:tc>
      </w:tr>
    </w:tbl>
    <w:p w14:paraId="3E6019B1" w14:textId="77777777" w:rsidR="005B27AA" w:rsidRDefault="005B27AA" w:rsidP="005B27AA">
      <w:r>
        <w:lastRenderedPageBreak/>
        <w:t xml:space="preserve"> </w:t>
      </w:r>
    </w:p>
    <w:p w14:paraId="1D752B66" w14:textId="7969084D" w:rsidR="00EC41DF" w:rsidRDefault="00EC41DF" w:rsidP="00B45D4E">
      <w:pPr>
        <w:pStyle w:val="Heading3"/>
        <w:ind w:left="900" w:right="540"/>
        <w:jc w:val="center"/>
        <w:rPr>
          <w:bCs w:val="0"/>
          <w:color w:val="0070C0"/>
          <w:sz w:val="28"/>
          <w:szCs w:val="24"/>
        </w:rPr>
      </w:pPr>
      <w:bookmarkStart w:id="38" w:name="_Toc60923847"/>
      <w:r>
        <w:rPr>
          <w:color w:val="0070C0"/>
          <w:sz w:val="28"/>
          <w:szCs w:val="24"/>
        </w:rPr>
        <w:lastRenderedPageBreak/>
        <w:t>5.</w:t>
      </w:r>
      <w:r w:rsidR="00A65E74">
        <w:rPr>
          <w:color w:val="0070C0"/>
          <w:sz w:val="28"/>
          <w:szCs w:val="24"/>
        </w:rPr>
        <w:t>4</w:t>
      </w:r>
      <w:r>
        <w:rPr>
          <w:color w:val="0070C0"/>
          <w:sz w:val="28"/>
          <w:szCs w:val="24"/>
        </w:rPr>
        <w:t xml:space="preserve"> </w:t>
      </w:r>
      <w:r>
        <w:rPr>
          <w:bCs w:val="0"/>
          <w:color w:val="0070C0"/>
          <w:sz w:val="28"/>
          <w:szCs w:val="24"/>
        </w:rPr>
        <w:t>P</w:t>
      </w:r>
      <w:r w:rsidRPr="00EC41DF">
        <w:rPr>
          <w:bCs w:val="0"/>
          <w:color w:val="0070C0"/>
          <w:sz w:val="28"/>
          <w:szCs w:val="24"/>
        </w:rPr>
        <w:t>eriod-to-period comparison query</w:t>
      </w:r>
      <w:bookmarkEnd w:id="38"/>
    </w:p>
    <w:p w14:paraId="2800401A" w14:textId="77777777" w:rsidR="000D1B34" w:rsidRDefault="000D1B34" w:rsidP="005C5E43">
      <w:r>
        <w:t>Another relevant information for managers is the comparison of the use of the system over the years.</w:t>
      </w:r>
    </w:p>
    <w:p w14:paraId="0AD8251B" w14:textId="55EDA68F" w:rsidR="00A353B2" w:rsidRDefault="00E26FD7" w:rsidP="005C5E43">
      <w:r>
        <w:t>The n</w:t>
      </w:r>
      <w:r w:rsidR="000D1B34">
        <w:t xml:space="preserve">umber of accesses and </w:t>
      </w:r>
      <w:r>
        <w:t xml:space="preserve">the </w:t>
      </w:r>
      <w:r w:rsidR="000D1B34">
        <w:t>access time per day, week and month are relevant for understanding the need for more technological resources</w:t>
      </w:r>
      <w:r w:rsidR="000A3EE1">
        <w:t xml:space="preserve"> (e.g.,</w:t>
      </w:r>
      <w:r w:rsidR="000E5BE3">
        <w:t xml:space="preserve"> </w:t>
      </w:r>
      <w:r w:rsidR="000D1B34">
        <w:t>increasing broadband</w:t>
      </w:r>
      <w:r w:rsidR="000A3EE1">
        <w:t xml:space="preserve">), </w:t>
      </w:r>
      <w:r w:rsidR="003179AD">
        <w:t>monitoring</w:t>
      </w:r>
      <w:r w:rsidR="000D1B34">
        <w:t xml:space="preserve"> the number of customers and attractiveness of courses.</w:t>
      </w:r>
    </w:p>
    <w:p w14:paraId="696B563B" w14:textId="7A821C0B" w:rsidR="005F102F" w:rsidRDefault="0037391E" w:rsidP="005C5E43">
      <w:r>
        <w:t>Therefore,</w:t>
      </w:r>
      <w:r w:rsidR="00D17281">
        <w:t xml:space="preserve"> p</w:t>
      </w:r>
      <w:r w:rsidR="00EC41DF" w:rsidRPr="00EC41DF">
        <w:t xml:space="preserve">eriod-to-period comparison query </w:t>
      </w:r>
      <w:r w:rsidR="00D17281">
        <w:t xml:space="preserve">will be </w:t>
      </w:r>
      <w:r w:rsidR="00BB62E9">
        <w:t xml:space="preserve">used. </w:t>
      </w:r>
      <w:r w:rsidR="00EC41DF">
        <w:t>comparing values across time periods</w:t>
      </w:r>
      <w:r w:rsidR="005F102F">
        <w:t>.</w:t>
      </w:r>
      <w:r w:rsidR="00EC41DF">
        <w:t xml:space="preserve"> </w:t>
      </w:r>
    </w:p>
    <w:p w14:paraId="64407C5E" w14:textId="4E72FA1C" w:rsidR="0037391E" w:rsidRPr="00261ADD" w:rsidRDefault="004C4990" w:rsidP="0037391E">
      <w:pPr>
        <w:pStyle w:val="ListParagraph"/>
        <w:ind w:left="360"/>
        <w:jc w:val="center"/>
        <w:rPr>
          <w:b/>
          <w:bCs/>
        </w:rPr>
      </w:pPr>
      <w:r w:rsidRPr="00BC5357">
        <w:rPr>
          <w:b/>
          <w:bCs/>
        </w:rPr>
        <w:t>PERIOD-TO-PERIOD COMPARISON QUERY</w:t>
      </w:r>
    </w:p>
    <w:tbl>
      <w:tblPr>
        <w:tblStyle w:val="TableGrid"/>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68"/>
      </w:tblGrid>
      <w:tr w:rsidR="0037391E" w14:paraId="4D96BD0F" w14:textId="77777777" w:rsidTr="007D0C66">
        <w:tc>
          <w:tcPr>
            <w:tcW w:w="1076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8F0165D" w14:textId="77777777" w:rsidR="0037391E" w:rsidRPr="00B53F4E" w:rsidRDefault="0037391E" w:rsidP="00A94A4F">
            <w:pPr>
              <w:jc w:val="center"/>
              <w:rPr>
                <w:b/>
                <w:bCs/>
              </w:rPr>
            </w:pPr>
            <w:r w:rsidRPr="00B53F4E">
              <w:rPr>
                <w:b/>
                <w:bCs/>
              </w:rPr>
              <w:t>Natural language</w:t>
            </w:r>
          </w:p>
        </w:tc>
      </w:tr>
      <w:tr w:rsidR="0037391E" w14:paraId="663016EA" w14:textId="77777777" w:rsidTr="007D0C66">
        <w:tc>
          <w:tcPr>
            <w:tcW w:w="1076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F6CBC8" w14:textId="77777777" w:rsidR="00E13F7B" w:rsidRDefault="00E13F7B" w:rsidP="009B3C20"/>
          <w:p w14:paraId="30C241B3" w14:textId="3F06F521" w:rsidR="009B3C20" w:rsidRDefault="0060037B" w:rsidP="009B3C20">
            <w:r>
              <w:t>For each week</w:t>
            </w:r>
            <w:r w:rsidR="00E51EBD">
              <w:t xml:space="preserve"> of the year</w:t>
            </w:r>
            <w:r w:rsidR="009B3C20">
              <w:t>, we report the total session time of students in the current year, the previous year and 2 years ago.</w:t>
            </w:r>
          </w:p>
          <w:p w14:paraId="275F454C" w14:textId="77777777" w:rsidR="009B3C20" w:rsidRDefault="009B3C20" w:rsidP="009B3C20"/>
          <w:p w14:paraId="5E856881" w14:textId="77777777" w:rsidR="009B3C20" w:rsidRDefault="009B3C20" w:rsidP="009B3C20">
            <w:r>
              <w:t>The same is done for the number of users.</w:t>
            </w:r>
            <w:r w:rsidR="00E13F7B">
              <w:t xml:space="preserve"> F</w:t>
            </w:r>
            <w:r>
              <w:t>or each week of the year, we report the total amount of session for students in the current year, the previous year and 2 years ago.</w:t>
            </w:r>
          </w:p>
          <w:p w14:paraId="2ADFC909" w14:textId="3D5E1CD8" w:rsidR="00E13F7B" w:rsidRDefault="00E13F7B" w:rsidP="009B3C20"/>
        </w:tc>
      </w:tr>
      <w:tr w:rsidR="0037391E" w14:paraId="4028094B" w14:textId="77777777" w:rsidTr="007D0C66">
        <w:tc>
          <w:tcPr>
            <w:tcW w:w="10768" w:type="dxa"/>
            <w:tcBorders>
              <w:top w:val="single" w:sz="4" w:space="0" w:color="808080" w:themeColor="background1" w:themeShade="80"/>
              <w:bottom w:val="single" w:sz="4" w:space="0" w:color="808080" w:themeColor="background1" w:themeShade="80"/>
            </w:tcBorders>
          </w:tcPr>
          <w:p w14:paraId="5DEBF522" w14:textId="77777777" w:rsidR="0037391E" w:rsidRPr="00B53F4E" w:rsidRDefault="0037391E" w:rsidP="00A94A4F">
            <w:pPr>
              <w:jc w:val="center"/>
              <w:rPr>
                <w:b/>
                <w:bCs/>
              </w:rPr>
            </w:pPr>
          </w:p>
        </w:tc>
      </w:tr>
      <w:tr w:rsidR="0037391E" w14:paraId="2D70B118" w14:textId="77777777" w:rsidTr="007D0C66">
        <w:tc>
          <w:tcPr>
            <w:tcW w:w="1076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F96A52" w14:textId="77777777" w:rsidR="0037391E" w:rsidRPr="00B53F4E" w:rsidRDefault="0037391E" w:rsidP="00A94A4F">
            <w:pPr>
              <w:jc w:val="center"/>
              <w:rPr>
                <w:b/>
                <w:bCs/>
              </w:rPr>
            </w:pPr>
            <w:r w:rsidRPr="00B53F4E">
              <w:rPr>
                <w:b/>
                <w:bCs/>
              </w:rPr>
              <w:t>SQL codes</w:t>
            </w:r>
          </w:p>
        </w:tc>
      </w:tr>
      <w:tr w:rsidR="0037391E" w14:paraId="61D383BD" w14:textId="77777777" w:rsidTr="007D0C66">
        <w:tc>
          <w:tcPr>
            <w:tcW w:w="1076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5BEB1D" w14:textId="77777777" w:rsidR="002F05F6" w:rsidRDefault="002F05F6" w:rsidP="002F05F6">
            <w:r>
              <w:t xml:space="preserve">Select </w:t>
            </w:r>
            <w:proofErr w:type="spellStart"/>
            <w:r>
              <w:t>week_of_year</w:t>
            </w:r>
            <w:proofErr w:type="spellEnd"/>
            <w:r>
              <w:t xml:space="preserve">, </w:t>
            </w:r>
            <w:proofErr w:type="spellStart"/>
            <w:r>
              <w:t>session_minutes</w:t>
            </w:r>
            <w:proofErr w:type="spellEnd"/>
            <w:r>
              <w:t xml:space="preserve"> as session_min_2020, session_minutes_1yearbefore as session_min_2019, session_minutes_2yearsbefore as session_min_2018,</w:t>
            </w:r>
          </w:p>
          <w:p w14:paraId="53576D08" w14:textId="77777777" w:rsidR="002F05F6" w:rsidRDefault="002F05F6" w:rsidP="002F05F6">
            <w:proofErr w:type="spellStart"/>
            <w:r>
              <w:t>count_stud</w:t>
            </w:r>
            <w:proofErr w:type="spellEnd"/>
            <w:r>
              <w:t xml:space="preserve"> as count_stud_2020, count_stud_1yearbefore as count_stud_2019, count_stud_2yearsbefore as count_stud_2018</w:t>
            </w:r>
          </w:p>
          <w:p w14:paraId="5BFEC045" w14:textId="77777777" w:rsidR="002F05F6" w:rsidRDefault="002F05F6" w:rsidP="002F05F6"/>
          <w:p w14:paraId="5722F447" w14:textId="77777777" w:rsidR="002F05F6" w:rsidRDefault="002F05F6" w:rsidP="002F05F6">
            <w:r>
              <w:t xml:space="preserve">from (Select </w:t>
            </w:r>
            <w:proofErr w:type="spellStart"/>
            <w:r>
              <w:t>week_of_year</w:t>
            </w:r>
            <w:proofErr w:type="spellEnd"/>
            <w:r>
              <w:t xml:space="preserve">, year, </w:t>
            </w:r>
          </w:p>
          <w:p w14:paraId="73022021" w14:textId="77777777" w:rsidR="002F05F6" w:rsidRDefault="002F05F6" w:rsidP="002F05F6"/>
          <w:p w14:paraId="3397981C" w14:textId="77777777" w:rsidR="002F05F6" w:rsidRDefault="002F05F6" w:rsidP="002F05F6">
            <w:r>
              <w:t>sum (</w:t>
            </w:r>
            <w:proofErr w:type="spellStart"/>
            <w:r>
              <w:t>session_minutes</w:t>
            </w:r>
            <w:proofErr w:type="spellEnd"/>
            <w:r>
              <w:t xml:space="preserve">) as </w:t>
            </w:r>
            <w:proofErr w:type="spellStart"/>
            <w:r>
              <w:t>session_minutes</w:t>
            </w:r>
            <w:proofErr w:type="spellEnd"/>
            <w:r>
              <w:t xml:space="preserve">, </w:t>
            </w:r>
          </w:p>
          <w:p w14:paraId="59B34968" w14:textId="77777777" w:rsidR="002F05F6" w:rsidRDefault="002F05F6" w:rsidP="002F05F6">
            <w:r>
              <w:t>Lag(sum(</w:t>
            </w:r>
            <w:proofErr w:type="spellStart"/>
            <w:r>
              <w:t>session_minutes</w:t>
            </w:r>
            <w:proofErr w:type="spellEnd"/>
            <w:r>
              <w:t xml:space="preserve">),1) over (order by </w:t>
            </w:r>
            <w:proofErr w:type="spellStart"/>
            <w:r>
              <w:t>week_of_</w:t>
            </w:r>
            <w:proofErr w:type="gramStart"/>
            <w:r>
              <w:t>year,year</w:t>
            </w:r>
            <w:proofErr w:type="spellEnd"/>
            <w:proofErr w:type="gramEnd"/>
            <w:r>
              <w:t>) as session_minutes_1yearbefore,</w:t>
            </w:r>
          </w:p>
          <w:p w14:paraId="4E13EF73" w14:textId="77777777" w:rsidR="002F05F6" w:rsidRDefault="002F05F6" w:rsidP="002F05F6">
            <w:r>
              <w:t>Lag(sum(</w:t>
            </w:r>
            <w:proofErr w:type="spellStart"/>
            <w:r>
              <w:t>session_minutes</w:t>
            </w:r>
            <w:proofErr w:type="spellEnd"/>
            <w:r>
              <w:t xml:space="preserve">),2) over (order by </w:t>
            </w:r>
            <w:proofErr w:type="spellStart"/>
            <w:r>
              <w:t>week_of_</w:t>
            </w:r>
            <w:proofErr w:type="gramStart"/>
            <w:r>
              <w:t>year,year</w:t>
            </w:r>
            <w:proofErr w:type="spellEnd"/>
            <w:proofErr w:type="gramEnd"/>
            <w:r>
              <w:t>) as session_minutes_2yearsbefore,</w:t>
            </w:r>
          </w:p>
          <w:p w14:paraId="6DD5F25B" w14:textId="77777777" w:rsidR="002F05F6" w:rsidRDefault="002F05F6" w:rsidP="002F05F6"/>
          <w:p w14:paraId="43BF7642" w14:textId="5BB880FC" w:rsidR="002F05F6" w:rsidRDefault="002F05F6" w:rsidP="002F05F6">
            <w:r>
              <w:t>count (</w:t>
            </w:r>
            <w:proofErr w:type="spellStart"/>
            <w:r w:rsidR="0082578C">
              <w:t>customer</w:t>
            </w:r>
            <w:r>
              <w:t>_id</w:t>
            </w:r>
            <w:proofErr w:type="spellEnd"/>
            <w:r>
              <w:t xml:space="preserve">) as </w:t>
            </w:r>
            <w:proofErr w:type="spellStart"/>
            <w:r>
              <w:t>count_stud</w:t>
            </w:r>
            <w:proofErr w:type="spellEnd"/>
            <w:r>
              <w:t>,</w:t>
            </w:r>
          </w:p>
          <w:p w14:paraId="23289CB8" w14:textId="3D84A9F8" w:rsidR="002F05F6" w:rsidRDefault="002F05F6" w:rsidP="002F05F6">
            <w:r>
              <w:t>Lag(count(</w:t>
            </w:r>
            <w:proofErr w:type="spellStart"/>
            <w:r w:rsidR="0082578C">
              <w:t>customer</w:t>
            </w:r>
            <w:r>
              <w:t>_id</w:t>
            </w:r>
            <w:proofErr w:type="spellEnd"/>
            <w:r>
              <w:t xml:space="preserve">),1) over (order by </w:t>
            </w:r>
            <w:proofErr w:type="spellStart"/>
            <w:r>
              <w:t>week_of_</w:t>
            </w:r>
            <w:proofErr w:type="gramStart"/>
            <w:r>
              <w:t>year,year</w:t>
            </w:r>
            <w:proofErr w:type="spellEnd"/>
            <w:proofErr w:type="gramEnd"/>
            <w:r>
              <w:t>) as count_stud_1yearbefore,</w:t>
            </w:r>
          </w:p>
          <w:p w14:paraId="6810F10B" w14:textId="3CFAD329" w:rsidR="002F05F6" w:rsidRDefault="002F05F6" w:rsidP="002F05F6">
            <w:r>
              <w:t>Lag(count(</w:t>
            </w:r>
            <w:proofErr w:type="spellStart"/>
            <w:r w:rsidR="0082578C">
              <w:t>customer</w:t>
            </w:r>
            <w:r>
              <w:t>_id</w:t>
            </w:r>
            <w:proofErr w:type="spellEnd"/>
            <w:r>
              <w:t xml:space="preserve">),2) over (order by </w:t>
            </w:r>
            <w:proofErr w:type="spellStart"/>
            <w:r>
              <w:t>week_of_</w:t>
            </w:r>
            <w:proofErr w:type="gramStart"/>
            <w:r>
              <w:t>year,year</w:t>
            </w:r>
            <w:proofErr w:type="spellEnd"/>
            <w:proofErr w:type="gramEnd"/>
            <w:r>
              <w:t>) as count_stud_2yearsbefore</w:t>
            </w:r>
          </w:p>
          <w:p w14:paraId="6CFC27A8" w14:textId="77777777" w:rsidR="002F05F6" w:rsidRDefault="002F05F6" w:rsidP="002F05F6"/>
          <w:p w14:paraId="208A511E" w14:textId="3F8B02AF" w:rsidR="002F05F6" w:rsidRDefault="002F05F6" w:rsidP="002F05F6">
            <w:r>
              <w:t xml:space="preserve">From (select </w:t>
            </w:r>
            <w:proofErr w:type="spellStart"/>
            <w:r w:rsidR="0082578C">
              <w:t>customer</w:t>
            </w:r>
            <w:r>
              <w:t>_id</w:t>
            </w:r>
            <w:proofErr w:type="spellEnd"/>
            <w:r>
              <w:t xml:space="preserve">, </w:t>
            </w:r>
            <w:proofErr w:type="spellStart"/>
            <w:r>
              <w:t>week_of_year</w:t>
            </w:r>
            <w:proofErr w:type="spellEnd"/>
            <w:r>
              <w:t>, year, sum (</w:t>
            </w:r>
            <w:proofErr w:type="spellStart"/>
            <w:r>
              <w:t>session_minutes</w:t>
            </w:r>
            <w:proofErr w:type="spellEnd"/>
            <w:r>
              <w:t xml:space="preserve">) as </w:t>
            </w:r>
            <w:proofErr w:type="spellStart"/>
            <w:r>
              <w:t>session_minutes</w:t>
            </w:r>
            <w:proofErr w:type="spellEnd"/>
          </w:p>
          <w:p w14:paraId="7556B3C0" w14:textId="77777777" w:rsidR="002F05F6" w:rsidRDefault="002F05F6" w:rsidP="002F05F6">
            <w:r>
              <w:t xml:space="preserve">From </w:t>
            </w:r>
            <w:proofErr w:type="spellStart"/>
            <w:r>
              <w:t>fact_tutoring</w:t>
            </w:r>
            <w:proofErr w:type="spellEnd"/>
            <w:r>
              <w:t xml:space="preserve"> join </w:t>
            </w:r>
            <w:proofErr w:type="spellStart"/>
            <w:r>
              <w:t>dim_date</w:t>
            </w:r>
            <w:proofErr w:type="spellEnd"/>
            <w:r>
              <w:t xml:space="preserve"> using (</w:t>
            </w:r>
            <w:proofErr w:type="spellStart"/>
            <w:r>
              <w:t>date_id</w:t>
            </w:r>
            <w:proofErr w:type="spellEnd"/>
            <w:r>
              <w:t>)</w:t>
            </w:r>
          </w:p>
          <w:p w14:paraId="1A3AD45F" w14:textId="77777777" w:rsidR="002F05F6" w:rsidRDefault="002F05F6" w:rsidP="002F05F6">
            <w:r>
              <w:t>Where year in (3017, 2018, 2019, 2020)</w:t>
            </w:r>
          </w:p>
          <w:p w14:paraId="5DF211A8" w14:textId="4682FB68" w:rsidR="002F05F6" w:rsidRDefault="002F05F6" w:rsidP="002F05F6">
            <w:r>
              <w:t xml:space="preserve">Group by </w:t>
            </w:r>
            <w:proofErr w:type="spellStart"/>
            <w:r w:rsidR="0082578C">
              <w:t>customer</w:t>
            </w:r>
            <w:r>
              <w:t>_id</w:t>
            </w:r>
            <w:proofErr w:type="spellEnd"/>
            <w:r>
              <w:t xml:space="preserve">, </w:t>
            </w:r>
            <w:proofErr w:type="spellStart"/>
            <w:r>
              <w:t>week_of_year</w:t>
            </w:r>
            <w:proofErr w:type="spellEnd"/>
            <w:r>
              <w:t>, year) as query1</w:t>
            </w:r>
          </w:p>
          <w:p w14:paraId="2A9C4F5F" w14:textId="77777777" w:rsidR="002F05F6" w:rsidRDefault="002F05F6" w:rsidP="002F05F6"/>
          <w:p w14:paraId="499DB439" w14:textId="77777777" w:rsidR="002F05F6" w:rsidRDefault="002F05F6" w:rsidP="002F05F6">
            <w:r>
              <w:t xml:space="preserve">Group by </w:t>
            </w:r>
            <w:proofErr w:type="spellStart"/>
            <w:r>
              <w:t>week_of_</w:t>
            </w:r>
            <w:proofErr w:type="gramStart"/>
            <w:r>
              <w:t>year,year</w:t>
            </w:r>
            <w:proofErr w:type="spellEnd"/>
            <w:proofErr w:type="gramEnd"/>
            <w:r>
              <w:t>) as query2</w:t>
            </w:r>
          </w:p>
          <w:p w14:paraId="4217B7D6" w14:textId="77777777" w:rsidR="002F05F6" w:rsidRDefault="002F05F6" w:rsidP="002F05F6"/>
          <w:p w14:paraId="22F4715F" w14:textId="77777777" w:rsidR="002F05F6" w:rsidRDefault="002F05F6" w:rsidP="002F05F6">
            <w:r>
              <w:t xml:space="preserve">where year=2020 </w:t>
            </w:r>
          </w:p>
          <w:p w14:paraId="16AE212E" w14:textId="77777777" w:rsidR="002F05F6" w:rsidRDefault="002F05F6" w:rsidP="002F05F6">
            <w:r>
              <w:t xml:space="preserve">and </w:t>
            </w:r>
            <w:proofErr w:type="spellStart"/>
            <w:r>
              <w:t>week_of_year</w:t>
            </w:r>
            <w:proofErr w:type="spellEnd"/>
            <w:r>
              <w:t xml:space="preserve">&gt;=40 </w:t>
            </w:r>
          </w:p>
          <w:p w14:paraId="1EB00599" w14:textId="313BA91E" w:rsidR="007671DC" w:rsidRDefault="002F05F6" w:rsidP="002F05F6">
            <w:r>
              <w:t xml:space="preserve">and </w:t>
            </w:r>
            <w:proofErr w:type="spellStart"/>
            <w:r>
              <w:t>week_of_year</w:t>
            </w:r>
            <w:proofErr w:type="spellEnd"/>
            <w:r>
              <w:t>&lt;=50</w:t>
            </w:r>
          </w:p>
        </w:tc>
      </w:tr>
    </w:tbl>
    <w:p w14:paraId="1E5C5159" w14:textId="62B0A6E5" w:rsidR="007D0C66" w:rsidRDefault="007D0C66"/>
    <w:p w14:paraId="4A380C09" w14:textId="77777777" w:rsidR="007D0C66" w:rsidRDefault="007D0C66">
      <w:r>
        <w:br w:type="page"/>
      </w:r>
    </w:p>
    <w:tbl>
      <w:tblPr>
        <w:tblStyle w:val="TableGrid"/>
        <w:tblW w:w="10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6"/>
      </w:tblGrid>
      <w:tr w:rsidR="0037391E" w14:paraId="5E7F0106" w14:textId="77777777" w:rsidTr="00B93C7A">
        <w:tc>
          <w:tcPr>
            <w:tcW w:w="1086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211DBF" w14:textId="77777777" w:rsidR="0037391E" w:rsidRPr="00B53F4E" w:rsidRDefault="0037391E" w:rsidP="00A94A4F">
            <w:pPr>
              <w:jc w:val="center"/>
              <w:rPr>
                <w:b/>
                <w:bCs/>
              </w:rPr>
            </w:pPr>
            <w:r w:rsidRPr="00B53F4E">
              <w:rPr>
                <w:b/>
                <w:bCs/>
              </w:rPr>
              <w:lastRenderedPageBreak/>
              <w:t>Results</w:t>
            </w:r>
          </w:p>
        </w:tc>
      </w:tr>
      <w:tr w:rsidR="00784A26" w14:paraId="58904A05" w14:textId="77777777" w:rsidTr="00B93C7A">
        <w:tc>
          <w:tcPr>
            <w:tcW w:w="1086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E3F746" w14:textId="77777777" w:rsidR="00784A26" w:rsidRDefault="00784A26" w:rsidP="00A94A4F">
            <w:pPr>
              <w:jc w:val="center"/>
              <w:rPr>
                <w:b/>
                <w:bCs/>
              </w:rPr>
            </w:pPr>
          </w:p>
          <w:tbl>
            <w:tblPr>
              <w:tblW w:w="8600" w:type="dxa"/>
              <w:jc w:val="center"/>
              <w:tblLook w:val="04A0" w:firstRow="1" w:lastRow="0" w:firstColumn="1" w:lastColumn="0" w:noHBand="0" w:noVBand="1"/>
            </w:tblPr>
            <w:tblGrid>
              <w:gridCol w:w="1140"/>
              <w:gridCol w:w="1421"/>
              <w:gridCol w:w="1421"/>
              <w:gridCol w:w="1421"/>
              <w:gridCol w:w="1358"/>
              <w:gridCol w:w="1358"/>
              <w:gridCol w:w="1358"/>
            </w:tblGrid>
            <w:tr w:rsidR="00076AE2" w:rsidRPr="00076AE2" w14:paraId="7D26904C" w14:textId="77777777" w:rsidTr="00076AE2">
              <w:trPr>
                <w:trHeight w:val="288"/>
                <w:jc w:val="center"/>
              </w:trPr>
              <w:tc>
                <w:tcPr>
                  <w:tcW w:w="980" w:type="dxa"/>
                  <w:tcBorders>
                    <w:top w:val="single" w:sz="4" w:space="0" w:color="808080"/>
                    <w:left w:val="single" w:sz="4" w:space="0" w:color="808080"/>
                    <w:bottom w:val="single" w:sz="4" w:space="0" w:color="808080"/>
                    <w:right w:val="single" w:sz="4" w:space="0" w:color="808080"/>
                  </w:tcBorders>
                  <w:shd w:val="clear" w:color="auto" w:fill="auto"/>
                  <w:noWrap/>
                  <w:vAlign w:val="bottom"/>
                  <w:hideMark/>
                </w:tcPr>
                <w:p w14:paraId="02766D73"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proofErr w:type="spellStart"/>
                  <w:r w:rsidRPr="00076AE2">
                    <w:rPr>
                      <w:rFonts w:ascii="Calibri" w:eastAsia="Times New Roman" w:hAnsi="Calibri" w:cs="Times New Roman"/>
                      <w:color w:val="000000"/>
                      <w:sz w:val="16"/>
                      <w:szCs w:val="16"/>
                      <w:lang w:val="en-GB" w:eastAsia="en-GB"/>
                    </w:rPr>
                    <w:t>week_of_year</w:t>
                  </w:r>
                  <w:proofErr w:type="spellEnd"/>
                </w:p>
              </w:tc>
              <w:tc>
                <w:tcPr>
                  <w:tcW w:w="1320" w:type="dxa"/>
                  <w:tcBorders>
                    <w:top w:val="single" w:sz="4" w:space="0" w:color="808080"/>
                    <w:left w:val="nil"/>
                    <w:bottom w:val="single" w:sz="4" w:space="0" w:color="808080"/>
                    <w:right w:val="single" w:sz="4" w:space="0" w:color="808080"/>
                  </w:tcBorders>
                  <w:shd w:val="clear" w:color="auto" w:fill="auto"/>
                  <w:noWrap/>
                  <w:vAlign w:val="bottom"/>
                  <w:hideMark/>
                </w:tcPr>
                <w:p w14:paraId="14517A65"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session_min_2020</w:t>
                  </w:r>
                </w:p>
              </w:tc>
              <w:tc>
                <w:tcPr>
                  <w:tcW w:w="1320" w:type="dxa"/>
                  <w:tcBorders>
                    <w:top w:val="single" w:sz="4" w:space="0" w:color="808080"/>
                    <w:left w:val="nil"/>
                    <w:bottom w:val="single" w:sz="4" w:space="0" w:color="808080"/>
                    <w:right w:val="single" w:sz="4" w:space="0" w:color="808080"/>
                  </w:tcBorders>
                  <w:shd w:val="clear" w:color="auto" w:fill="auto"/>
                  <w:noWrap/>
                  <w:vAlign w:val="bottom"/>
                  <w:hideMark/>
                </w:tcPr>
                <w:p w14:paraId="14D12F37"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session_min_2019</w:t>
                  </w:r>
                </w:p>
              </w:tc>
              <w:tc>
                <w:tcPr>
                  <w:tcW w:w="1320" w:type="dxa"/>
                  <w:tcBorders>
                    <w:top w:val="single" w:sz="4" w:space="0" w:color="808080"/>
                    <w:left w:val="nil"/>
                    <w:bottom w:val="single" w:sz="4" w:space="0" w:color="808080"/>
                    <w:right w:val="single" w:sz="4" w:space="0" w:color="808080"/>
                  </w:tcBorders>
                  <w:shd w:val="clear" w:color="auto" w:fill="auto"/>
                  <w:noWrap/>
                  <w:vAlign w:val="bottom"/>
                  <w:hideMark/>
                </w:tcPr>
                <w:p w14:paraId="380D1624"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session_min_2018</w:t>
                  </w:r>
                </w:p>
              </w:tc>
              <w:tc>
                <w:tcPr>
                  <w:tcW w:w="1220" w:type="dxa"/>
                  <w:tcBorders>
                    <w:top w:val="single" w:sz="4" w:space="0" w:color="808080"/>
                    <w:left w:val="nil"/>
                    <w:bottom w:val="single" w:sz="4" w:space="0" w:color="808080"/>
                    <w:right w:val="single" w:sz="4" w:space="0" w:color="808080"/>
                  </w:tcBorders>
                  <w:shd w:val="clear" w:color="auto" w:fill="auto"/>
                  <w:noWrap/>
                  <w:vAlign w:val="bottom"/>
                  <w:hideMark/>
                </w:tcPr>
                <w:p w14:paraId="69172FA7"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count_stud_2020</w:t>
                  </w:r>
                </w:p>
              </w:tc>
              <w:tc>
                <w:tcPr>
                  <w:tcW w:w="1220" w:type="dxa"/>
                  <w:tcBorders>
                    <w:top w:val="single" w:sz="4" w:space="0" w:color="808080"/>
                    <w:left w:val="nil"/>
                    <w:bottom w:val="single" w:sz="4" w:space="0" w:color="808080"/>
                    <w:right w:val="single" w:sz="4" w:space="0" w:color="808080"/>
                  </w:tcBorders>
                  <w:shd w:val="clear" w:color="auto" w:fill="auto"/>
                  <w:noWrap/>
                  <w:vAlign w:val="bottom"/>
                  <w:hideMark/>
                </w:tcPr>
                <w:p w14:paraId="398C0BEF"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count_stud_2019</w:t>
                  </w:r>
                </w:p>
              </w:tc>
              <w:tc>
                <w:tcPr>
                  <w:tcW w:w="1220" w:type="dxa"/>
                  <w:tcBorders>
                    <w:top w:val="single" w:sz="4" w:space="0" w:color="808080"/>
                    <w:left w:val="nil"/>
                    <w:bottom w:val="single" w:sz="4" w:space="0" w:color="808080"/>
                    <w:right w:val="single" w:sz="4" w:space="0" w:color="808080"/>
                  </w:tcBorders>
                  <w:shd w:val="clear" w:color="auto" w:fill="auto"/>
                  <w:noWrap/>
                  <w:vAlign w:val="bottom"/>
                  <w:hideMark/>
                </w:tcPr>
                <w:p w14:paraId="4CB2A9BD"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count_stud_2018</w:t>
                  </w:r>
                </w:p>
              </w:tc>
            </w:tr>
            <w:tr w:rsidR="00076AE2" w:rsidRPr="00076AE2" w14:paraId="33EE4957" w14:textId="77777777" w:rsidTr="00076AE2">
              <w:trPr>
                <w:trHeight w:val="288"/>
                <w:jc w:val="center"/>
              </w:trPr>
              <w:tc>
                <w:tcPr>
                  <w:tcW w:w="980" w:type="dxa"/>
                  <w:tcBorders>
                    <w:top w:val="nil"/>
                    <w:left w:val="single" w:sz="4" w:space="0" w:color="808080"/>
                    <w:bottom w:val="single" w:sz="4" w:space="0" w:color="808080"/>
                    <w:right w:val="single" w:sz="4" w:space="0" w:color="808080"/>
                  </w:tcBorders>
                  <w:shd w:val="clear" w:color="auto" w:fill="auto"/>
                  <w:noWrap/>
                  <w:vAlign w:val="bottom"/>
                  <w:hideMark/>
                </w:tcPr>
                <w:p w14:paraId="4B7AAF3E"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40</w:t>
                  </w:r>
                </w:p>
              </w:tc>
              <w:tc>
                <w:tcPr>
                  <w:tcW w:w="1320" w:type="dxa"/>
                  <w:tcBorders>
                    <w:top w:val="nil"/>
                    <w:left w:val="nil"/>
                    <w:bottom w:val="single" w:sz="4" w:space="0" w:color="808080"/>
                    <w:right w:val="single" w:sz="4" w:space="0" w:color="808080"/>
                  </w:tcBorders>
                  <w:shd w:val="clear" w:color="auto" w:fill="auto"/>
                  <w:noWrap/>
                  <w:vAlign w:val="bottom"/>
                  <w:hideMark/>
                </w:tcPr>
                <w:p w14:paraId="3CA1AC46"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247</w:t>
                  </w:r>
                </w:p>
              </w:tc>
              <w:tc>
                <w:tcPr>
                  <w:tcW w:w="1320" w:type="dxa"/>
                  <w:tcBorders>
                    <w:top w:val="nil"/>
                    <w:left w:val="nil"/>
                    <w:bottom w:val="single" w:sz="4" w:space="0" w:color="808080"/>
                    <w:right w:val="single" w:sz="4" w:space="0" w:color="808080"/>
                  </w:tcBorders>
                  <w:shd w:val="clear" w:color="auto" w:fill="auto"/>
                  <w:noWrap/>
                  <w:vAlign w:val="bottom"/>
                  <w:hideMark/>
                </w:tcPr>
                <w:p w14:paraId="215ACF99"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551</w:t>
                  </w:r>
                </w:p>
              </w:tc>
              <w:tc>
                <w:tcPr>
                  <w:tcW w:w="1320" w:type="dxa"/>
                  <w:tcBorders>
                    <w:top w:val="nil"/>
                    <w:left w:val="nil"/>
                    <w:bottom w:val="single" w:sz="4" w:space="0" w:color="808080"/>
                    <w:right w:val="single" w:sz="4" w:space="0" w:color="808080"/>
                  </w:tcBorders>
                  <w:shd w:val="clear" w:color="auto" w:fill="auto"/>
                  <w:noWrap/>
                  <w:vAlign w:val="bottom"/>
                  <w:hideMark/>
                </w:tcPr>
                <w:p w14:paraId="33DAF614"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47</w:t>
                  </w:r>
                </w:p>
              </w:tc>
              <w:tc>
                <w:tcPr>
                  <w:tcW w:w="1220" w:type="dxa"/>
                  <w:tcBorders>
                    <w:top w:val="nil"/>
                    <w:left w:val="nil"/>
                    <w:bottom w:val="single" w:sz="4" w:space="0" w:color="808080"/>
                    <w:right w:val="single" w:sz="4" w:space="0" w:color="808080"/>
                  </w:tcBorders>
                  <w:shd w:val="clear" w:color="auto" w:fill="auto"/>
                  <w:noWrap/>
                  <w:vAlign w:val="bottom"/>
                  <w:hideMark/>
                </w:tcPr>
                <w:p w14:paraId="721F1A68"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2</w:t>
                  </w:r>
                </w:p>
              </w:tc>
              <w:tc>
                <w:tcPr>
                  <w:tcW w:w="1220" w:type="dxa"/>
                  <w:tcBorders>
                    <w:top w:val="nil"/>
                    <w:left w:val="nil"/>
                    <w:bottom w:val="single" w:sz="4" w:space="0" w:color="808080"/>
                    <w:right w:val="single" w:sz="4" w:space="0" w:color="808080"/>
                  </w:tcBorders>
                  <w:shd w:val="clear" w:color="auto" w:fill="auto"/>
                  <w:noWrap/>
                  <w:vAlign w:val="bottom"/>
                  <w:hideMark/>
                </w:tcPr>
                <w:p w14:paraId="2E44EA03"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5</w:t>
                  </w:r>
                </w:p>
              </w:tc>
              <w:tc>
                <w:tcPr>
                  <w:tcW w:w="1220" w:type="dxa"/>
                  <w:tcBorders>
                    <w:top w:val="nil"/>
                    <w:left w:val="nil"/>
                    <w:bottom w:val="single" w:sz="4" w:space="0" w:color="808080"/>
                    <w:right w:val="single" w:sz="4" w:space="0" w:color="808080"/>
                  </w:tcBorders>
                  <w:shd w:val="clear" w:color="auto" w:fill="auto"/>
                  <w:noWrap/>
                  <w:vAlign w:val="bottom"/>
                  <w:hideMark/>
                </w:tcPr>
                <w:p w14:paraId="24D25407"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1</w:t>
                  </w:r>
                </w:p>
              </w:tc>
            </w:tr>
            <w:tr w:rsidR="00076AE2" w:rsidRPr="00076AE2" w14:paraId="296C3675" w14:textId="77777777" w:rsidTr="00076AE2">
              <w:trPr>
                <w:trHeight w:val="288"/>
                <w:jc w:val="center"/>
              </w:trPr>
              <w:tc>
                <w:tcPr>
                  <w:tcW w:w="980" w:type="dxa"/>
                  <w:tcBorders>
                    <w:top w:val="nil"/>
                    <w:left w:val="single" w:sz="4" w:space="0" w:color="808080"/>
                    <w:bottom w:val="single" w:sz="4" w:space="0" w:color="808080"/>
                    <w:right w:val="single" w:sz="4" w:space="0" w:color="808080"/>
                  </w:tcBorders>
                  <w:shd w:val="clear" w:color="auto" w:fill="auto"/>
                  <w:noWrap/>
                  <w:vAlign w:val="bottom"/>
                  <w:hideMark/>
                </w:tcPr>
                <w:p w14:paraId="57805C4E"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41</w:t>
                  </w:r>
                </w:p>
              </w:tc>
              <w:tc>
                <w:tcPr>
                  <w:tcW w:w="1320" w:type="dxa"/>
                  <w:tcBorders>
                    <w:top w:val="nil"/>
                    <w:left w:val="nil"/>
                    <w:bottom w:val="single" w:sz="4" w:space="0" w:color="808080"/>
                    <w:right w:val="single" w:sz="4" w:space="0" w:color="808080"/>
                  </w:tcBorders>
                  <w:shd w:val="clear" w:color="auto" w:fill="auto"/>
                  <w:noWrap/>
                  <w:vAlign w:val="bottom"/>
                  <w:hideMark/>
                </w:tcPr>
                <w:p w14:paraId="72620409"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449</w:t>
                  </w:r>
                </w:p>
              </w:tc>
              <w:tc>
                <w:tcPr>
                  <w:tcW w:w="1320" w:type="dxa"/>
                  <w:tcBorders>
                    <w:top w:val="nil"/>
                    <w:left w:val="nil"/>
                    <w:bottom w:val="single" w:sz="4" w:space="0" w:color="808080"/>
                    <w:right w:val="single" w:sz="4" w:space="0" w:color="808080"/>
                  </w:tcBorders>
                  <w:shd w:val="clear" w:color="auto" w:fill="auto"/>
                  <w:noWrap/>
                  <w:vAlign w:val="bottom"/>
                  <w:hideMark/>
                </w:tcPr>
                <w:p w14:paraId="3541B618"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485</w:t>
                  </w:r>
                </w:p>
              </w:tc>
              <w:tc>
                <w:tcPr>
                  <w:tcW w:w="1320" w:type="dxa"/>
                  <w:tcBorders>
                    <w:top w:val="nil"/>
                    <w:left w:val="nil"/>
                    <w:bottom w:val="single" w:sz="4" w:space="0" w:color="808080"/>
                    <w:right w:val="single" w:sz="4" w:space="0" w:color="808080"/>
                  </w:tcBorders>
                  <w:shd w:val="clear" w:color="auto" w:fill="auto"/>
                  <w:noWrap/>
                  <w:vAlign w:val="bottom"/>
                  <w:hideMark/>
                </w:tcPr>
                <w:p w14:paraId="34F3950E"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121</w:t>
                  </w:r>
                </w:p>
              </w:tc>
              <w:tc>
                <w:tcPr>
                  <w:tcW w:w="1220" w:type="dxa"/>
                  <w:tcBorders>
                    <w:top w:val="nil"/>
                    <w:left w:val="nil"/>
                    <w:bottom w:val="single" w:sz="4" w:space="0" w:color="808080"/>
                    <w:right w:val="single" w:sz="4" w:space="0" w:color="808080"/>
                  </w:tcBorders>
                  <w:shd w:val="clear" w:color="auto" w:fill="auto"/>
                  <w:noWrap/>
                  <w:vAlign w:val="bottom"/>
                  <w:hideMark/>
                </w:tcPr>
                <w:p w14:paraId="7FAA07DC"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w:t>
                  </w:r>
                </w:p>
              </w:tc>
              <w:tc>
                <w:tcPr>
                  <w:tcW w:w="1220" w:type="dxa"/>
                  <w:tcBorders>
                    <w:top w:val="nil"/>
                    <w:left w:val="nil"/>
                    <w:bottom w:val="single" w:sz="4" w:space="0" w:color="808080"/>
                    <w:right w:val="single" w:sz="4" w:space="0" w:color="808080"/>
                  </w:tcBorders>
                  <w:shd w:val="clear" w:color="auto" w:fill="auto"/>
                  <w:noWrap/>
                  <w:vAlign w:val="bottom"/>
                  <w:hideMark/>
                </w:tcPr>
                <w:p w14:paraId="38FC7197"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6</w:t>
                  </w:r>
                </w:p>
              </w:tc>
              <w:tc>
                <w:tcPr>
                  <w:tcW w:w="1220" w:type="dxa"/>
                  <w:tcBorders>
                    <w:top w:val="nil"/>
                    <w:left w:val="nil"/>
                    <w:bottom w:val="single" w:sz="4" w:space="0" w:color="808080"/>
                    <w:right w:val="single" w:sz="4" w:space="0" w:color="808080"/>
                  </w:tcBorders>
                  <w:shd w:val="clear" w:color="auto" w:fill="auto"/>
                  <w:noWrap/>
                  <w:vAlign w:val="bottom"/>
                  <w:hideMark/>
                </w:tcPr>
                <w:p w14:paraId="479E92A2"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1</w:t>
                  </w:r>
                </w:p>
              </w:tc>
            </w:tr>
            <w:tr w:rsidR="00076AE2" w:rsidRPr="00076AE2" w14:paraId="7698FB00" w14:textId="77777777" w:rsidTr="00076AE2">
              <w:trPr>
                <w:trHeight w:val="288"/>
                <w:jc w:val="center"/>
              </w:trPr>
              <w:tc>
                <w:tcPr>
                  <w:tcW w:w="980" w:type="dxa"/>
                  <w:tcBorders>
                    <w:top w:val="nil"/>
                    <w:left w:val="single" w:sz="4" w:space="0" w:color="808080"/>
                    <w:bottom w:val="single" w:sz="4" w:space="0" w:color="808080"/>
                    <w:right w:val="single" w:sz="4" w:space="0" w:color="808080"/>
                  </w:tcBorders>
                  <w:shd w:val="clear" w:color="auto" w:fill="auto"/>
                  <w:noWrap/>
                  <w:vAlign w:val="bottom"/>
                  <w:hideMark/>
                </w:tcPr>
                <w:p w14:paraId="3771E5AB"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42</w:t>
                  </w:r>
                </w:p>
              </w:tc>
              <w:tc>
                <w:tcPr>
                  <w:tcW w:w="1320" w:type="dxa"/>
                  <w:tcBorders>
                    <w:top w:val="nil"/>
                    <w:left w:val="nil"/>
                    <w:bottom w:val="single" w:sz="4" w:space="0" w:color="808080"/>
                    <w:right w:val="single" w:sz="4" w:space="0" w:color="808080"/>
                  </w:tcBorders>
                  <w:shd w:val="clear" w:color="auto" w:fill="auto"/>
                  <w:noWrap/>
                  <w:vAlign w:val="bottom"/>
                  <w:hideMark/>
                </w:tcPr>
                <w:p w14:paraId="2784AFAF"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312</w:t>
                  </w:r>
                </w:p>
              </w:tc>
              <w:tc>
                <w:tcPr>
                  <w:tcW w:w="1320" w:type="dxa"/>
                  <w:tcBorders>
                    <w:top w:val="nil"/>
                    <w:left w:val="nil"/>
                    <w:bottom w:val="single" w:sz="4" w:space="0" w:color="808080"/>
                    <w:right w:val="single" w:sz="4" w:space="0" w:color="808080"/>
                  </w:tcBorders>
                  <w:shd w:val="clear" w:color="auto" w:fill="auto"/>
                  <w:noWrap/>
                  <w:vAlign w:val="bottom"/>
                  <w:hideMark/>
                </w:tcPr>
                <w:p w14:paraId="285488E5"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681</w:t>
                  </w:r>
                </w:p>
              </w:tc>
              <w:tc>
                <w:tcPr>
                  <w:tcW w:w="1320" w:type="dxa"/>
                  <w:tcBorders>
                    <w:top w:val="nil"/>
                    <w:left w:val="nil"/>
                    <w:bottom w:val="single" w:sz="4" w:space="0" w:color="808080"/>
                    <w:right w:val="single" w:sz="4" w:space="0" w:color="808080"/>
                  </w:tcBorders>
                  <w:shd w:val="clear" w:color="auto" w:fill="auto"/>
                  <w:noWrap/>
                  <w:vAlign w:val="bottom"/>
                  <w:hideMark/>
                </w:tcPr>
                <w:p w14:paraId="4E147522"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244</w:t>
                  </w:r>
                </w:p>
              </w:tc>
              <w:tc>
                <w:tcPr>
                  <w:tcW w:w="1220" w:type="dxa"/>
                  <w:tcBorders>
                    <w:top w:val="nil"/>
                    <w:left w:val="nil"/>
                    <w:bottom w:val="single" w:sz="4" w:space="0" w:color="808080"/>
                    <w:right w:val="single" w:sz="4" w:space="0" w:color="808080"/>
                  </w:tcBorders>
                  <w:shd w:val="clear" w:color="auto" w:fill="auto"/>
                  <w:noWrap/>
                  <w:vAlign w:val="bottom"/>
                  <w:hideMark/>
                </w:tcPr>
                <w:p w14:paraId="01DE7F2F"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5</w:t>
                  </w:r>
                </w:p>
              </w:tc>
              <w:tc>
                <w:tcPr>
                  <w:tcW w:w="1220" w:type="dxa"/>
                  <w:tcBorders>
                    <w:top w:val="nil"/>
                    <w:left w:val="nil"/>
                    <w:bottom w:val="single" w:sz="4" w:space="0" w:color="808080"/>
                    <w:right w:val="single" w:sz="4" w:space="0" w:color="808080"/>
                  </w:tcBorders>
                  <w:shd w:val="clear" w:color="auto" w:fill="auto"/>
                  <w:noWrap/>
                  <w:vAlign w:val="bottom"/>
                  <w:hideMark/>
                </w:tcPr>
                <w:p w14:paraId="4FC1DBC8"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6</w:t>
                  </w:r>
                </w:p>
              </w:tc>
              <w:tc>
                <w:tcPr>
                  <w:tcW w:w="1220" w:type="dxa"/>
                  <w:tcBorders>
                    <w:top w:val="nil"/>
                    <w:left w:val="nil"/>
                    <w:bottom w:val="single" w:sz="4" w:space="0" w:color="808080"/>
                    <w:right w:val="single" w:sz="4" w:space="0" w:color="808080"/>
                  </w:tcBorders>
                  <w:shd w:val="clear" w:color="auto" w:fill="auto"/>
                  <w:noWrap/>
                  <w:vAlign w:val="bottom"/>
                  <w:hideMark/>
                </w:tcPr>
                <w:p w14:paraId="5B1959DB"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3</w:t>
                  </w:r>
                </w:p>
              </w:tc>
            </w:tr>
            <w:tr w:rsidR="00076AE2" w:rsidRPr="00076AE2" w14:paraId="3618F397" w14:textId="77777777" w:rsidTr="00076AE2">
              <w:trPr>
                <w:trHeight w:val="288"/>
                <w:jc w:val="center"/>
              </w:trPr>
              <w:tc>
                <w:tcPr>
                  <w:tcW w:w="980" w:type="dxa"/>
                  <w:tcBorders>
                    <w:top w:val="nil"/>
                    <w:left w:val="single" w:sz="4" w:space="0" w:color="808080"/>
                    <w:bottom w:val="single" w:sz="4" w:space="0" w:color="808080"/>
                    <w:right w:val="single" w:sz="4" w:space="0" w:color="808080"/>
                  </w:tcBorders>
                  <w:shd w:val="clear" w:color="auto" w:fill="auto"/>
                  <w:noWrap/>
                  <w:vAlign w:val="bottom"/>
                  <w:hideMark/>
                </w:tcPr>
                <w:p w14:paraId="65E22409"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43</w:t>
                  </w:r>
                </w:p>
              </w:tc>
              <w:tc>
                <w:tcPr>
                  <w:tcW w:w="1320" w:type="dxa"/>
                  <w:tcBorders>
                    <w:top w:val="nil"/>
                    <w:left w:val="nil"/>
                    <w:bottom w:val="single" w:sz="4" w:space="0" w:color="808080"/>
                    <w:right w:val="single" w:sz="4" w:space="0" w:color="808080"/>
                  </w:tcBorders>
                  <w:shd w:val="clear" w:color="auto" w:fill="auto"/>
                  <w:noWrap/>
                  <w:vAlign w:val="bottom"/>
                  <w:hideMark/>
                </w:tcPr>
                <w:p w14:paraId="2F8D62FC"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119</w:t>
                  </w:r>
                </w:p>
              </w:tc>
              <w:tc>
                <w:tcPr>
                  <w:tcW w:w="1320" w:type="dxa"/>
                  <w:tcBorders>
                    <w:top w:val="nil"/>
                    <w:left w:val="nil"/>
                    <w:bottom w:val="single" w:sz="4" w:space="0" w:color="808080"/>
                    <w:right w:val="single" w:sz="4" w:space="0" w:color="808080"/>
                  </w:tcBorders>
                  <w:shd w:val="clear" w:color="auto" w:fill="auto"/>
                  <w:noWrap/>
                  <w:vAlign w:val="bottom"/>
                  <w:hideMark/>
                </w:tcPr>
                <w:p w14:paraId="5E1B1EBC"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173</w:t>
                  </w:r>
                </w:p>
              </w:tc>
              <w:tc>
                <w:tcPr>
                  <w:tcW w:w="1320" w:type="dxa"/>
                  <w:tcBorders>
                    <w:top w:val="nil"/>
                    <w:left w:val="nil"/>
                    <w:bottom w:val="single" w:sz="4" w:space="0" w:color="808080"/>
                    <w:right w:val="single" w:sz="4" w:space="0" w:color="808080"/>
                  </w:tcBorders>
                  <w:shd w:val="clear" w:color="auto" w:fill="auto"/>
                  <w:noWrap/>
                  <w:vAlign w:val="bottom"/>
                  <w:hideMark/>
                </w:tcPr>
                <w:p w14:paraId="5176ED2F"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123</w:t>
                  </w:r>
                </w:p>
              </w:tc>
              <w:tc>
                <w:tcPr>
                  <w:tcW w:w="1220" w:type="dxa"/>
                  <w:tcBorders>
                    <w:top w:val="nil"/>
                    <w:left w:val="nil"/>
                    <w:bottom w:val="single" w:sz="4" w:space="0" w:color="808080"/>
                    <w:right w:val="single" w:sz="4" w:space="0" w:color="808080"/>
                  </w:tcBorders>
                  <w:shd w:val="clear" w:color="auto" w:fill="auto"/>
                  <w:noWrap/>
                  <w:vAlign w:val="bottom"/>
                  <w:hideMark/>
                </w:tcPr>
                <w:p w14:paraId="5A760A93"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w:t>
                  </w:r>
                </w:p>
              </w:tc>
              <w:tc>
                <w:tcPr>
                  <w:tcW w:w="1220" w:type="dxa"/>
                  <w:tcBorders>
                    <w:top w:val="nil"/>
                    <w:left w:val="nil"/>
                    <w:bottom w:val="single" w:sz="4" w:space="0" w:color="808080"/>
                    <w:right w:val="single" w:sz="4" w:space="0" w:color="808080"/>
                  </w:tcBorders>
                  <w:shd w:val="clear" w:color="auto" w:fill="auto"/>
                  <w:noWrap/>
                  <w:vAlign w:val="bottom"/>
                  <w:hideMark/>
                </w:tcPr>
                <w:p w14:paraId="7D8095D2"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3</w:t>
                  </w:r>
                </w:p>
              </w:tc>
              <w:tc>
                <w:tcPr>
                  <w:tcW w:w="1220" w:type="dxa"/>
                  <w:tcBorders>
                    <w:top w:val="nil"/>
                    <w:left w:val="nil"/>
                    <w:bottom w:val="single" w:sz="4" w:space="0" w:color="808080"/>
                    <w:right w:val="single" w:sz="4" w:space="0" w:color="808080"/>
                  </w:tcBorders>
                  <w:shd w:val="clear" w:color="auto" w:fill="auto"/>
                  <w:noWrap/>
                  <w:vAlign w:val="bottom"/>
                  <w:hideMark/>
                </w:tcPr>
                <w:p w14:paraId="4900931F"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1</w:t>
                  </w:r>
                </w:p>
              </w:tc>
            </w:tr>
            <w:tr w:rsidR="00076AE2" w:rsidRPr="00076AE2" w14:paraId="049B414C" w14:textId="77777777" w:rsidTr="00076AE2">
              <w:trPr>
                <w:trHeight w:val="288"/>
                <w:jc w:val="center"/>
              </w:trPr>
              <w:tc>
                <w:tcPr>
                  <w:tcW w:w="980" w:type="dxa"/>
                  <w:tcBorders>
                    <w:top w:val="nil"/>
                    <w:left w:val="single" w:sz="4" w:space="0" w:color="808080"/>
                    <w:bottom w:val="single" w:sz="4" w:space="0" w:color="808080"/>
                    <w:right w:val="single" w:sz="4" w:space="0" w:color="808080"/>
                  </w:tcBorders>
                  <w:shd w:val="clear" w:color="auto" w:fill="auto"/>
                  <w:noWrap/>
                  <w:vAlign w:val="bottom"/>
                  <w:hideMark/>
                </w:tcPr>
                <w:p w14:paraId="7645ADD6"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44</w:t>
                  </w:r>
                </w:p>
              </w:tc>
              <w:tc>
                <w:tcPr>
                  <w:tcW w:w="1320" w:type="dxa"/>
                  <w:tcBorders>
                    <w:top w:val="nil"/>
                    <w:left w:val="nil"/>
                    <w:bottom w:val="single" w:sz="4" w:space="0" w:color="808080"/>
                    <w:right w:val="single" w:sz="4" w:space="0" w:color="808080"/>
                  </w:tcBorders>
                  <w:shd w:val="clear" w:color="auto" w:fill="auto"/>
                  <w:noWrap/>
                  <w:vAlign w:val="bottom"/>
                  <w:hideMark/>
                </w:tcPr>
                <w:p w14:paraId="6A2ADD9B"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419</w:t>
                  </w:r>
                </w:p>
              </w:tc>
              <w:tc>
                <w:tcPr>
                  <w:tcW w:w="1320" w:type="dxa"/>
                  <w:tcBorders>
                    <w:top w:val="nil"/>
                    <w:left w:val="nil"/>
                    <w:bottom w:val="single" w:sz="4" w:space="0" w:color="808080"/>
                    <w:right w:val="single" w:sz="4" w:space="0" w:color="808080"/>
                  </w:tcBorders>
                  <w:shd w:val="clear" w:color="auto" w:fill="auto"/>
                  <w:noWrap/>
                  <w:vAlign w:val="bottom"/>
                  <w:hideMark/>
                </w:tcPr>
                <w:p w14:paraId="09846EAF"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185</w:t>
                  </w:r>
                </w:p>
              </w:tc>
              <w:tc>
                <w:tcPr>
                  <w:tcW w:w="1320" w:type="dxa"/>
                  <w:tcBorders>
                    <w:top w:val="nil"/>
                    <w:left w:val="nil"/>
                    <w:bottom w:val="single" w:sz="4" w:space="0" w:color="808080"/>
                    <w:right w:val="single" w:sz="4" w:space="0" w:color="808080"/>
                  </w:tcBorders>
                  <w:shd w:val="clear" w:color="auto" w:fill="auto"/>
                  <w:noWrap/>
                  <w:vAlign w:val="bottom"/>
                  <w:hideMark/>
                </w:tcPr>
                <w:p w14:paraId="3896EE37"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408</w:t>
                  </w:r>
                </w:p>
              </w:tc>
              <w:tc>
                <w:tcPr>
                  <w:tcW w:w="1220" w:type="dxa"/>
                  <w:tcBorders>
                    <w:top w:val="nil"/>
                    <w:left w:val="nil"/>
                    <w:bottom w:val="single" w:sz="4" w:space="0" w:color="808080"/>
                    <w:right w:val="single" w:sz="4" w:space="0" w:color="808080"/>
                  </w:tcBorders>
                  <w:shd w:val="clear" w:color="auto" w:fill="auto"/>
                  <w:noWrap/>
                  <w:vAlign w:val="bottom"/>
                  <w:hideMark/>
                </w:tcPr>
                <w:p w14:paraId="113D8821"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w:t>
                  </w:r>
                </w:p>
              </w:tc>
              <w:tc>
                <w:tcPr>
                  <w:tcW w:w="1220" w:type="dxa"/>
                  <w:tcBorders>
                    <w:top w:val="nil"/>
                    <w:left w:val="nil"/>
                    <w:bottom w:val="single" w:sz="4" w:space="0" w:color="808080"/>
                    <w:right w:val="single" w:sz="4" w:space="0" w:color="808080"/>
                  </w:tcBorders>
                  <w:shd w:val="clear" w:color="auto" w:fill="auto"/>
                  <w:noWrap/>
                  <w:vAlign w:val="bottom"/>
                  <w:hideMark/>
                </w:tcPr>
                <w:p w14:paraId="009C0CCB"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3</w:t>
                  </w:r>
                </w:p>
              </w:tc>
              <w:tc>
                <w:tcPr>
                  <w:tcW w:w="1220" w:type="dxa"/>
                  <w:tcBorders>
                    <w:top w:val="nil"/>
                    <w:left w:val="nil"/>
                    <w:bottom w:val="single" w:sz="4" w:space="0" w:color="808080"/>
                    <w:right w:val="single" w:sz="4" w:space="0" w:color="808080"/>
                  </w:tcBorders>
                  <w:shd w:val="clear" w:color="auto" w:fill="auto"/>
                  <w:noWrap/>
                  <w:vAlign w:val="bottom"/>
                  <w:hideMark/>
                </w:tcPr>
                <w:p w14:paraId="7DA38110"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w:t>
                  </w:r>
                </w:p>
              </w:tc>
            </w:tr>
            <w:tr w:rsidR="00076AE2" w:rsidRPr="00076AE2" w14:paraId="156DE6F0" w14:textId="77777777" w:rsidTr="00076AE2">
              <w:trPr>
                <w:trHeight w:val="288"/>
                <w:jc w:val="center"/>
              </w:trPr>
              <w:tc>
                <w:tcPr>
                  <w:tcW w:w="980" w:type="dxa"/>
                  <w:tcBorders>
                    <w:top w:val="nil"/>
                    <w:left w:val="single" w:sz="4" w:space="0" w:color="808080"/>
                    <w:bottom w:val="single" w:sz="4" w:space="0" w:color="808080"/>
                    <w:right w:val="single" w:sz="4" w:space="0" w:color="808080"/>
                  </w:tcBorders>
                  <w:shd w:val="clear" w:color="auto" w:fill="auto"/>
                  <w:noWrap/>
                  <w:vAlign w:val="bottom"/>
                  <w:hideMark/>
                </w:tcPr>
                <w:p w14:paraId="5324B0A3"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45</w:t>
                  </w:r>
                </w:p>
              </w:tc>
              <w:tc>
                <w:tcPr>
                  <w:tcW w:w="1320" w:type="dxa"/>
                  <w:tcBorders>
                    <w:top w:val="nil"/>
                    <w:left w:val="nil"/>
                    <w:bottom w:val="single" w:sz="4" w:space="0" w:color="808080"/>
                    <w:right w:val="single" w:sz="4" w:space="0" w:color="808080"/>
                  </w:tcBorders>
                  <w:shd w:val="clear" w:color="auto" w:fill="auto"/>
                  <w:noWrap/>
                  <w:vAlign w:val="bottom"/>
                  <w:hideMark/>
                </w:tcPr>
                <w:p w14:paraId="4199479D"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477</w:t>
                  </w:r>
                </w:p>
              </w:tc>
              <w:tc>
                <w:tcPr>
                  <w:tcW w:w="1320" w:type="dxa"/>
                  <w:tcBorders>
                    <w:top w:val="nil"/>
                    <w:left w:val="nil"/>
                    <w:bottom w:val="single" w:sz="4" w:space="0" w:color="808080"/>
                    <w:right w:val="single" w:sz="4" w:space="0" w:color="808080"/>
                  </w:tcBorders>
                  <w:shd w:val="clear" w:color="auto" w:fill="auto"/>
                  <w:noWrap/>
                  <w:vAlign w:val="bottom"/>
                  <w:hideMark/>
                </w:tcPr>
                <w:p w14:paraId="305D292E"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691</w:t>
                  </w:r>
                </w:p>
              </w:tc>
              <w:tc>
                <w:tcPr>
                  <w:tcW w:w="1320" w:type="dxa"/>
                  <w:tcBorders>
                    <w:top w:val="nil"/>
                    <w:left w:val="nil"/>
                    <w:bottom w:val="single" w:sz="4" w:space="0" w:color="808080"/>
                    <w:right w:val="single" w:sz="4" w:space="0" w:color="808080"/>
                  </w:tcBorders>
                  <w:shd w:val="clear" w:color="auto" w:fill="auto"/>
                  <w:noWrap/>
                  <w:vAlign w:val="bottom"/>
                  <w:hideMark/>
                </w:tcPr>
                <w:p w14:paraId="010186B5"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603</w:t>
                  </w:r>
                </w:p>
              </w:tc>
              <w:tc>
                <w:tcPr>
                  <w:tcW w:w="1220" w:type="dxa"/>
                  <w:tcBorders>
                    <w:top w:val="nil"/>
                    <w:left w:val="nil"/>
                    <w:bottom w:val="single" w:sz="4" w:space="0" w:color="808080"/>
                    <w:right w:val="single" w:sz="4" w:space="0" w:color="808080"/>
                  </w:tcBorders>
                  <w:shd w:val="clear" w:color="auto" w:fill="auto"/>
                  <w:noWrap/>
                  <w:vAlign w:val="bottom"/>
                  <w:hideMark/>
                </w:tcPr>
                <w:p w14:paraId="32997BB0"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w:t>
                  </w:r>
                </w:p>
              </w:tc>
              <w:tc>
                <w:tcPr>
                  <w:tcW w:w="1220" w:type="dxa"/>
                  <w:tcBorders>
                    <w:top w:val="nil"/>
                    <w:left w:val="nil"/>
                    <w:bottom w:val="single" w:sz="4" w:space="0" w:color="808080"/>
                    <w:right w:val="single" w:sz="4" w:space="0" w:color="808080"/>
                  </w:tcBorders>
                  <w:shd w:val="clear" w:color="auto" w:fill="auto"/>
                  <w:noWrap/>
                  <w:vAlign w:val="bottom"/>
                  <w:hideMark/>
                </w:tcPr>
                <w:p w14:paraId="452ACFAD"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8</w:t>
                  </w:r>
                </w:p>
              </w:tc>
              <w:tc>
                <w:tcPr>
                  <w:tcW w:w="1220" w:type="dxa"/>
                  <w:tcBorders>
                    <w:top w:val="nil"/>
                    <w:left w:val="nil"/>
                    <w:bottom w:val="single" w:sz="4" w:space="0" w:color="808080"/>
                    <w:right w:val="single" w:sz="4" w:space="0" w:color="808080"/>
                  </w:tcBorders>
                  <w:shd w:val="clear" w:color="auto" w:fill="auto"/>
                  <w:noWrap/>
                  <w:vAlign w:val="bottom"/>
                  <w:hideMark/>
                </w:tcPr>
                <w:p w14:paraId="166E02CB"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w:t>
                  </w:r>
                </w:p>
              </w:tc>
            </w:tr>
            <w:tr w:rsidR="00076AE2" w:rsidRPr="00076AE2" w14:paraId="6DA1BE46" w14:textId="77777777" w:rsidTr="00076AE2">
              <w:trPr>
                <w:trHeight w:val="288"/>
                <w:jc w:val="center"/>
              </w:trPr>
              <w:tc>
                <w:tcPr>
                  <w:tcW w:w="980" w:type="dxa"/>
                  <w:tcBorders>
                    <w:top w:val="nil"/>
                    <w:left w:val="single" w:sz="4" w:space="0" w:color="808080"/>
                    <w:bottom w:val="single" w:sz="4" w:space="0" w:color="808080"/>
                    <w:right w:val="single" w:sz="4" w:space="0" w:color="808080"/>
                  </w:tcBorders>
                  <w:shd w:val="clear" w:color="auto" w:fill="auto"/>
                  <w:noWrap/>
                  <w:vAlign w:val="bottom"/>
                  <w:hideMark/>
                </w:tcPr>
                <w:p w14:paraId="344139B7"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46</w:t>
                  </w:r>
                </w:p>
              </w:tc>
              <w:tc>
                <w:tcPr>
                  <w:tcW w:w="1320" w:type="dxa"/>
                  <w:tcBorders>
                    <w:top w:val="nil"/>
                    <w:left w:val="nil"/>
                    <w:bottom w:val="single" w:sz="4" w:space="0" w:color="808080"/>
                    <w:right w:val="single" w:sz="4" w:space="0" w:color="808080"/>
                  </w:tcBorders>
                  <w:shd w:val="clear" w:color="auto" w:fill="auto"/>
                  <w:noWrap/>
                  <w:vAlign w:val="bottom"/>
                  <w:hideMark/>
                </w:tcPr>
                <w:p w14:paraId="454FE19E"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501</w:t>
                  </w:r>
                </w:p>
              </w:tc>
              <w:tc>
                <w:tcPr>
                  <w:tcW w:w="1320" w:type="dxa"/>
                  <w:tcBorders>
                    <w:top w:val="nil"/>
                    <w:left w:val="nil"/>
                    <w:bottom w:val="single" w:sz="4" w:space="0" w:color="808080"/>
                    <w:right w:val="single" w:sz="4" w:space="0" w:color="808080"/>
                  </w:tcBorders>
                  <w:shd w:val="clear" w:color="auto" w:fill="auto"/>
                  <w:noWrap/>
                  <w:vAlign w:val="bottom"/>
                  <w:hideMark/>
                </w:tcPr>
                <w:p w14:paraId="248F56D2"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111</w:t>
                  </w:r>
                </w:p>
              </w:tc>
              <w:tc>
                <w:tcPr>
                  <w:tcW w:w="1320" w:type="dxa"/>
                  <w:tcBorders>
                    <w:top w:val="nil"/>
                    <w:left w:val="nil"/>
                    <w:bottom w:val="single" w:sz="4" w:space="0" w:color="808080"/>
                    <w:right w:val="single" w:sz="4" w:space="0" w:color="808080"/>
                  </w:tcBorders>
                  <w:shd w:val="clear" w:color="auto" w:fill="auto"/>
                  <w:noWrap/>
                  <w:vAlign w:val="bottom"/>
                  <w:hideMark/>
                </w:tcPr>
                <w:p w14:paraId="2A0289C3"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336</w:t>
                  </w:r>
                </w:p>
              </w:tc>
              <w:tc>
                <w:tcPr>
                  <w:tcW w:w="1220" w:type="dxa"/>
                  <w:tcBorders>
                    <w:top w:val="nil"/>
                    <w:left w:val="nil"/>
                    <w:bottom w:val="single" w:sz="4" w:space="0" w:color="808080"/>
                    <w:right w:val="single" w:sz="4" w:space="0" w:color="808080"/>
                  </w:tcBorders>
                  <w:shd w:val="clear" w:color="auto" w:fill="auto"/>
                  <w:noWrap/>
                  <w:vAlign w:val="bottom"/>
                  <w:hideMark/>
                </w:tcPr>
                <w:p w14:paraId="3E6BBEA7"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5</w:t>
                  </w:r>
                </w:p>
              </w:tc>
              <w:tc>
                <w:tcPr>
                  <w:tcW w:w="1220" w:type="dxa"/>
                  <w:tcBorders>
                    <w:top w:val="nil"/>
                    <w:left w:val="nil"/>
                    <w:bottom w:val="single" w:sz="4" w:space="0" w:color="808080"/>
                    <w:right w:val="single" w:sz="4" w:space="0" w:color="808080"/>
                  </w:tcBorders>
                  <w:shd w:val="clear" w:color="auto" w:fill="auto"/>
                  <w:noWrap/>
                  <w:vAlign w:val="bottom"/>
                  <w:hideMark/>
                </w:tcPr>
                <w:p w14:paraId="467DEB14"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2</w:t>
                  </w:r>
                </w:p>
              </w:tc>
              <w:tc>
                <w:tcPr>
                  <w:tcW w:w="1220" w:type="dxa"/>
                  <w:tcBorders>
                    <w:top w:val="nil"/>
                    <w:left w:val="nil"/>
                    <w:bottom w:val="single" w:sz="4" w:space="0" w:color="808080"/>
                    <w:right w:val="single" w:sz="4" w:space="0" w:color="808080"/>
                  </w:tcBorders>
                  <w:shd w:val="clear" w:color="auto" w:fill="auto"/>
                  <w:noWrap/>
                  <w:vAlign w:val="bottom"/>
                  <w:hideMark/>
                </w:tcPr>
                <w:p w14:paraId="67B03302"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2</w:t>
                  </w:r>
                </w:p>
              </w:tc>
            </w:tr>
            <w:tr w:rsidR="00076AE2" w:rsidRPr="00076AE2" w14:paraId="1C41DE7C" w14:textId="77777777" w:rsidTr="00076AE2">
              <w:trPr>
                <w:trHeight w:val="288"/>
                <w:jc w:val="center"/>
              </w:trPr>
              <w:tc>
                <w:tcPr>
                  <w:tcW w:w="980" w:type="dxa"/>
                  <w:tcBorders>
                    <w:top w:val="nil"/>
                    <w:left w:val="single" w:sz="4" w:space="0" w:color="808080"/>
                    <w:bottom w:val="single" w:sz="4" w:space="0" w:color="808080"/>
                    <w:right w:val="single" w:sz="4" w:space="0" w:color="808080"/>
                  </w:tcBorders>
                  <w:shd w:val="clear" w:color="auto" w:fill="auto"/>
                  <w:noWrap/>
                  <w:vAlign w:val="bottom"/>
                  <w:hideMark/>
                </w:tcPr>
                <w:p w14:paraId="710D6881"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47</w:t>
                  </w:r>
                </w:p>
              </w:tc>
              <w:tc>
                <w:tcPr>
                  <w:tcW w:w="1320" w:type="dxa"/>
                  <w:tcBorders>
                    <w:top w:val="nil"/>
                    <w:left w:val="nil"/>
                    <w:bottom w:val="single" w:sz="4" w:space="0" w:color="808080"/>
                    <w:right w:val="single" w:sz="4" w:space="0" w:color="808080"/>
                  </w:tcBorders>
                  <w:shd w:val="clear" w:color="auto" w:fill="auto"/>
                  <w:noWrap/>
                  <w:vAlign w:val="bottom"/>
                  <w:hideMark/>
                </w:tcPr>
                <w:p w14:paraId="2A6F1E6A"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728</w:t>
                  </w:r>
                </w:p>
              </w:tc>
              <w:tc>
                <w:tcPr>
                  <w:tcW w:w="1320" w:type="dxa"/>
                  <w:tcBorders>
                    <w:top w:val="nil"/>
                    <w:left w:val="nil"/>
                    <w:bottom w:val="single" w:sz="4" w:space="0" w:color="808080"/>
                    <w:right w:val="single" w:sz="4" w:space="0" w:color="808080"/>
                  </w:tcBorders>
                  <w:shd w:val="clear" w:color="auto" w:fill="auto"/>
                  <w:noWrap/>
                  <w:vAlign w:val="bottom"/>
                  <w:hideMark/>
                </w:tcPr>
                <w:p w14:paraId="03EEA499"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570</w:t>
                  </w:r>
                </w:p>
              </w:tc>
              <w:tc>
                <w:tcPr>
                  <w:tcW w:w="1320" w:type="dxa"/>
                  <w:tcBorders>
                    <w:top w:val="nil"/>
                    <w:left w:val="nil"/>
                    <w:bottom w:val="single" w:sz="4" w:space="0" w:color="808080"/>
                    <w:right w:val="single" w:sz="4" w:space="0" w:color="808080"/>
                  </w:tcBorders>
                  <w:shd w:val="clear" w:color="auto" w:fill="auto"/>
                  <w:noWrap/>
                  <w:vAlign w:val="bottom"/>
                  <w:hideMark/>
                </w:tcPr>
                <w:p w14:paraId="752D3E1F"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394</w:t>
                  </w:r>
                </w:p>
              </w:tc>
              <w:tc>
                <w:tcPr>
                  <w:tcW w:w="1220" w:type="dxa"/>
                  <w:tcBorders>
                    <w:top w:val="nil"/>
                    <w:left w:val="nil"/>
                    <w:bottom w:val="single" w:sz="4" w:space="0" w:color="808080"/>
                    <w:right w:val="single" w:sz="4" w:space="0" w:color="808080"/>
                  </w:tcBorders>
                  <w:shd w:val="clear" w:color="auto" w:fill="auto"/>
                  <w:noWrap/>
                  <w:vAlign w:val="bottom"/>
                  <w:hideMark/>
                </w:tcPr>
                <w:p w14:paraId="63B52279"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6</w:t>
                  </w:r>
                </w:p>
              </w:tc>
              <w:tc>
                <w:tcPr>
                  <w:tcW w:w="1220" w:type="dxa"/>
                  <w:tcBorders>
                    <w:top w:val="nil"/>
                    <w:left w:val="nil"/>
                    <w:bottom w:val="single" w:sz="4" w:space="0" w:color="808080"/>
                    <w:right w:val="single" w:sz="4" w:space="0" w:color="808080"/>
                  </w:tcBorders>
                  <w:shd w:val="clear" w:color="auto" w:fill="auto"/>
                  <w:noWrap/>
                  <w:vAlign w:val="bottom"/>
                  <w:hideMark/>
                </w:tcPr>
                <w:p w14:paraId="36F8557F"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5</w:t>
                  </w:r>
                </w:p>
              </w:tc>
              <w:tc>
                <w:tcPr>
                  <w:tcW w:w="1220" w:type="dxa"/>
                  <w:tcBorders>
                    <w:top w:val="nil"/>
                    <w:left w:val="nil"/>
                    <w:bottom w:val="single" w:sz="4" w:space="0" w:color="808080"/>
                    <w:right w:val="single" w:sz="4" w:space="0" w:color="808080"/>
                  </w:tcBorders>
                  <w:shd w:val="clear" w:color="auto" w:fill="auto"/>
                  <w:noWrap/>
                  <w:vAlign w:val="bottom"/>
                  <w:hideMark/>
                </w:tcPr>
                <w:p w14:paraId="6FF4C54C"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w:t>
                  </w:r>
                </w:p>
              </w:tc>
            </w:tr>
            <w:tr w:rsidR="00076AE2" w:rsidRPr="00076AE2" w14:paraId="1551687C" w14:textId="77777777" w:rsidTr="00076AE2">
              <w:trPr>
                <w:trHeight w:val="288"/>
                <w:jc w:val="center"/>
              </w:trPr>
              <w:tc>
                <w:tcPr>
                  <w:tcW w:w="980" w:type="dxa"/>
                  <w:tcBorders>
                    <w:top w:val="nil"/>
                    <w:left w:val="single" w:sz="4" w:space="0" w:color="808080"/>
                    <w:bottom w:val="single" w:sz="4" w:space="0" w:color="808080"/>
                    <w:right w:val="single" w:sz="4" w:space="0" w:color="808080"/>
                  </w:tcBorders>
                  <w:shd w:val="clear" w:color="auto" w:fill="auto"/>
                  <w:noWrap/>
                  <w:vAlign w:val="bottom"/>
                  <w:hideMark/>
                </w:tcPr>
                <w:p w14:paraId="260107DA"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48</w:t>
                  </w:r>
                </w:p>
              </w:tc>
              <w:tc>
                <w:tcPr>
                  <w:tcW w:w="1320" w:type="dxa"/>
                  <w:tcBorders>
                    <w:top w:val="nil"/>
                    <w:left w:val="nil"/>
                    <w:bottom w:val="single" w:sz="4" w:space="0" w:color="808080"/>
                    <w:right w:val="single" w:sz="4" w:space="0" w:color="808080"/>
                  </w:tcBorders>
                  <w:shd w:val="clear" w:color="auto" w:fill="auto"/>
                  <w:noWrap/>
                  <w:vAlign w:val="bottom"/>
                  <w:hideMark/>
                </w:tcPr>
                <w:p w14:paraId="1096F0A5"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596</w:t>
                  </w:r>
                </w:p>
              </w:tc>
              <w:tc>
                <w:tcPr>
                  <w:tcW w:w="1320" w:type="dxa"/>
                  <w:tcBorders>
                    <w:top w:val="nil"/>
                    <w:left w:val="nil"/>
                    <w:bottom w:val="single" w:sz="4" w:space="0" w:color="808080"/>
                    <w:right w:val="single" w:sz="4" w:space="0" w:color="808080"/>
                  </w:tcBorders>
                  <w:shd w:val="clear" w:color="auto" w:fill="auto"/>
                  <w:noWrap/>
                  <w:vAlign w:val="bottom"/>
                  <w:hideMark/>
                </w:tcPr>
                <w:p w14:paraId="099A9122"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526</w:t>
                  </w:r>
                </w:p>
              </w:tc>
              <w:tc>
                <w:tcPr>
                  <w:tcW w:w="1320" w:type="dxa"/>
                  <w:tcBorders>
                    <w:top w:val="nil"/>
                    <w:left w:val="nil"/>
                    <w:bottom w:val="single" w:sz="4" w:space="0" w:color="808080"/>
                    <w:right w:val="single" w:sz="4" w:space="0" w:color="808080"/>
                  </w:tcBorders>
                  <w:shd w:val="clear" w:color="auto" w:fill="auto"/>
                  <w:noWrap/>
                  <w:vAlign w:val="bottom"/>
                  <w:hideMark/>
                </w:tcPr>
                <w:p w14:paraId="09BE78C2"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728</w:t>
                  </w:r>
                </w:p>
              </w:tc>
              <w:tc>
                <w:tcPr>
                  <w:tcW w:w="1220" w:type="dxa"/>
                  <w:tcBorders>
                    <w:top w:val="nil"/>
                    <w:left w:val="nil"/>
                    <w:bottom w:val="single" w:sz="4" w:space="0" w:color="808080"/>
                    <w:right w:val="single" w:sz="4" w:space="0" w:color="808080"/>
                  </w:tcBorders>
                  <w:shd w:val="clear" w:color="auto" w:fill="auto"/>
                  <w:noWrap/>
                  <w:vAlign w:val="bottom"/>
                  <w:hideMark/>
                </w:tcPr>
                <w:p w14:paraId="6B2B4ED1"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6</w:t>
                  </w:r>
                </w:p>
              </w:tc>
              <w:tc>
                <w:tcPr>
                  <w:tcW w:w="1220" w:type="dxa"/>
                  <w:tcBorders>
                    <w:top w:val="nil"/>
                    <w:left w:val="nil"/>
                    <w:bottom w:val="single" w:sz="4" w:space="0" w:color="808080"/>
                    <w:right w:val="single" w:sz="4" w:space="0" w:color="808080"/>
                  </w:tcBorders>
                  <w:shd w:val="clear" w:color="auto" w:fill="auto"/>
                  <w:noWrap/>
                  <w:vAlign w:val="bottom"/>
                  <w:hideMark/>
                </w:tcPr>
                <w:p w14:paraId="777B856F"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w:t>
                  </w:r>
                </w:p>
              </w:tc>
              <w:tc>
                <w:tcPr>
                  <w:tcW w:w="1220" w:type="dxa"/>
                  <w:tcBorders>
                    <w:top w:val="nil"/>
                    <w:left w:val="nil"/>
                    <w:bottom w:val="single" w:sz="4" w:space="0" w:color="808080"/>
                    <w:right w:val="single" w:sz="4" w:space="0" w:color="808080"/>
                  </w:tcBorders>
                  <w:shd w:val="clear" w:color="auto" w:fill="auto"/>
                  <w:noWrap/>
                  <w:vAlign w:val="bottom"/>
                  <w:hideMark/>
                </w:tcPr>
                <w:p w14:paraId="58BAE789"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6</w:t>
                  </w:r>
                </w:p>
              </w:tc>
            </w:tr>
            <w:tr w:rsidR="00076AE2" w:rsidRPr="00076AE2" w14:paraId="246FC23C" w14:textId="77777777" w:rsidTr="00076AE2">
              <w:trPr>
                <w:trHeight w:val="288"/>
                <w:jc w:val="center"/>
              </w:trPr>
              <w:tc>
                <w:tcPr>
                  <w:tcW w:w="980" w:type="dxa"/>
                  <w:tcBorders>
                    <w:top w:val="nil"/>
                    <w:left w:val="single" w:sz="4" w:space="0" w:color="808080"/>
                    <w:bottom w:val="single" w:sz="4" w:space="0" w:color="808080"/>
                    <w:right w:val="single" w:sz="4" w:space="0" w:color="808080"/>
                  </w:tcBorders>
                  <w:shd w:val="clear" w:color="auto" w:fill="auto"/>
                  <w:noWrap/>
                  <w:vAlign w:val="bottom"/>
                  <w:hideMark/>
                </w:tcPr>
                <w:p w14:paraId="6F221E3B"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49</w:t>
                  </w:r>
                </w:p>
              </w:tc>
              <w:tc>
                <w:tcPr>
                  <w:tcW w:w="1320" w:type="dxa"/>
                  <w:tcBorders>
                    <w:top w:val="nil"/>
                    <w:left w:val="nil"/>
                    <w:bottom w:val="single" w:sz="4" w:space="0" w:color="808080"/>
                    <w:right w:val="single" w:sz="4" w:space="0" w:color="808080"/>
                  </w:tcBorders>
                  <w:shd w:val="clear" w:color="auto" w:fill="auto"/>
                  <w:noWrap/>
                  <w:vAlign w:val="bottom"/>
                  <w:hideMark/>
                </w:tcPr>
                <w:p w14:paraId="0AEEBEB0"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671</w:t>
                  </w:r>
                </w:p>
              </w:tc>
              <w:tc>
                <w:tcPr>
                  <w:tcW w:w="1320" w:type="dxa"/>
                  <w:tcBorders>
                    <w:top w:val="nil"/>
                    <w:left w:val="nil"/>
                    <w:bottom w:val="single" w:sz="4" w:space="0" w:color="808080"/>
                    <w:right w:val="single" w:sz="4" w:space="0" w:color="808080"/>
                  </w:tcBorders>
                  <w:shd w:val="clear" w:color="auto" w:fill="auto"/>
                  <w:noWrap/>
                  <w:vAlign w:val="bottom"/>
                  <w:hideMark/>
                </w:tcPr>
                <w:p w14:paraId="04162628"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753</w:t>
                  </w:r>
                </w:p>
              </w:tc>
              <w:tc>
                <w:tcPr>
                  <w:tcW w:w="1320" w:type="dxa"/>
                  <w:tcBorders>
                    <w:top w:val="nil"/>
                    <w:left w:val="nil"/>
                    <w:bottom w:val="single" w:sz="4" w:space="0" w:color="808080"/>
                    <w:right w:val="single" w:sz="4" w:space="0" w:color="808080"/>
                  </w:tcBorders>
                  <w:shd w:val="clear" w:color="auto" w:fill="auto"/>
                  <w:noWrap/>
                  <w:vAlign w:val="bottom"/>
                  <w:hideMark/>
                </w:tcPr>
                <w:p w14:paraId="60C27331"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15</w:t>
                  </w:r>
                </w:p>
              </w:tc>
              <w:tc>
                <w:tcPr>
                  <w:tcW w:w="1220" w:type="dxa"/>
                  <w:tcBorders>
                    <w:top w:val="nil"/>
                    <w:left w:val="nil"/>
                    <w:bottom w:val="single" w:sz="4" w:space="0" w:color="808080"/>
                    <w:right w:val="single" w:sz="4" w:space="0" w:color="808080"/>
                  </w:tcBorders>
                  <w:shd w:val="clear" w:color="auto" w:fill="auto"/>
                  <w:noWrap/>
                  <w:vAlign w:val="bottom"/>
                  <w:hideMark/>
                </w:tcPr>
                <w:p w14:paraId="1ECA1484"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6</w:t>
                  </w:r>
                </w:p>
              </w:tc>
              <w:tc>
                <w:tcPr>
                  <w:tcW w:w="1220" w:type="dxa"/>
                  <w:tcBorders>
                    <w:top w:val="nil"/>
                    <w:left w:val="nil"/>
                    <w:bottom w:val="single" w:sz="4" w:space="0" w:color="808080"/>
                    <w:right w:val="single" w:sz="4" w:space="0" w:color="808080"/>
                  </w:tcBorders>
                  <w:shd w:val="clear" w:color="auto" w:fill="auto"/>
                  <w:noWrap/>
                  <w:vAlign w:val="bottom"/>
                  <w:hideMark/>
                </w:tcPr>
                <w:p w14:paraId="4981CD24"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9</w:t>
                  </w:r>
                </w:p>
              </w:tc>
              <w:tc>
                <w:tcPr>
                  <w:tcW w:w="1220" w:type="dxa"/>
                  <w:tcBorders>
                    <w:top w:val="nil"/>
                    <w:left w:val="nil"/>
                    <w:bottom w:val="single" w:sz="4" w:space="0" w:color="808080"/>
                    <w:right w:val="single" w:sz="4" w:space="0" w:color="808080"/>
                  </w:tcBorders>
                  <w:shd w:val="clear" w:color="auto" w:fill="auto"/>
                  <w:noWrap/>
                  <w:vAlign w:val="bottom"/>
                  <w:hideMark/>
                </w:tcPr>
                <w:p w14:paraId="13A7B8F8"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1</w:t>
                  </w:r>
                </w:p>
              </w:tc>
            </w:tr>
            <w:tr w:rsidR="00076AE2" w:rsidRPr="00076AE2" w14:paraId="13F9FF60" w14:textId="77777777" w:rsidTr="00076AE2">
              <w:trPr>
                <w:trHeight w:val="288"/>
                <w:jc w:val="center"/>
              </w:trPr>
              <w:tc>
                <w:tcPr>
                  <w:tcW w:w="980" w:type="dxa"/>
                  <w:tcBorders>
                    <w:top w:val="nil"/>
                    <w:left w:val="single" w:sz="4" w:space="0" w:color="808080"/>
                    <w:bottom w:val="single" w:sz="4" w:space="0" w:color="808080"/>
                    <w:right w:val="single" w:sz="4" w:space="0" w:color="808080"/>
                  </w:tcBorders>
                  <w:shd w:val="clear" w:color="auto" w:fill="auto"/>
                  <w:noWrap/>
                  <w:vAlign w:val="bottom"/>
                  <w:hideMark/>
                </w:tcPr>
                <w:p w14:paraId="6E7B3DDA"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50</w:t>
                  </w:r>
                </w:p>
              </w:tc>
              <w:tc>
                <w:tcPr>
                  <w:tcW w:w="1320" w:type="dxa"/>
                  <w:tcBorders>
                    <w:top w:val="nil"/>
                    <w:left w:val="nil"/>
                    <w:bottom w:val="single" w:sz="4" w:space="0" w:color="808080"/>
                    <w:right w:val="single" w:sz="4" w:space="0" w:color="808080"/>
                  </w:tcBorders>
                  <w:shd w:val="clear" w:color="auto" w:fill="auto"/>
                  <w:noWrap/>
                  <w:vAlign w:val="bottom"/>
                  <w:hideMark/>
                </w:tcPr>
                <w:p w14:paraId="0900CE08"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576</w:t>
                  </w:r>
                </w:p>
              </w:tc>
              <w:tc>
                <w:tcPr>
                  <w:tcW w:w="1320" w:type="dxa"/>
                  <w:tcBorders>
                    <w:top w:val="nil"/>
                    <w:left w:val="nil"/>
                    <w:bottom w:val="single" w:sz="4" w:space="0" w:color="808080"/>
                    <w:right w:val="single" w:sz="4" w:space="0" w:color="808080"/>
                  </w:tcBorders>
                  <w:shd w:val="clear" w:color="auto" w:fill="auto"/>
                  <w:noWrap/>
                  <w:vAlign w:val="bottom"/>
                  <w:hideMark/>
                </w:tcPr>
                <w:p w14:paraId="7EECC9DE"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761</w:t>
                  </w:r>
                </w:p>
              </w:tc>
              <w:tc>
                <w:tcPr>
                  <w:tcW w:w="1320" w:type="dxa"/>
                  <w:tcBorders>
                    <w:top w:val="nil"/>
                    <w:left w:val="nil"/>
                    <w:bottom w:val="single" w:sz="4" w:space="0" w:color="808080"/>
                    <w:right w:val="single" w:sz="4" w:space="0" w:color="808080"/>
                  </w:tcBorders>
                  <w:shd w:val="clear" w:color="auto" w:fill="auto"/>
                  <w:noWrap/>
                  <w:vAlign w:val="bottom"/>
                  <w:hideMark/>
                </w:tcPr>
                <w:p w14:paraId="5D0935FE"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150</w:t>
                  </w:r>
                </w:p>
              </w:tc>
              <w:tc>
                <w:tcPr>
                  <w:tcW w:w="1220" w:type="dxa"/>
                  <w:tcBorders>
                    <w:top w:val="nil"/>
                    <w:left w:val="nil"/>
                    <w:bottom w:val="single" w:sz="4" w:space="0" w:color="808080"/>
                    <w:right w:val="single" w:sz="4" w:space="0" w:color="808080"/>
                  </w:tcBorders>
                  <w:shd w:val="clear" w:color="auto" w:fill="auto"/>
                  <w:noWrap/>
                  <w:vAlign w:val="bottom"/>
                  <w:hideMark/>
                </w:tcPr>
                <w:p w14:paraId="4569444A"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6</w:t>
                  </w:r>
                </w:p>
              </w:tc>
              <w:tc>
                <w:tcPr>
                  <w:tcW w:w="1220" w:type="dxa"/>
                  <w:tcBorders>
                    <w:top w:val="nil"/>
                    <w:left w:val="nil"/>
                    <w:bottom w:val="single" w:sz="4" w:space="0" w:color="808080"/>
                    <w:right w:val="single" w:sz="4" w:space="0" w:color="808080"/>
                  </w:tcBorders>
                  <w:shd w:val="clear" w:color="auto" w:fill="auto"/>
                  <w:noWrap/>
                  <w:vAlign w:val="bottom"/>
                  <w:hideMark/>
                </w:tcPr>
                <w:p w14:paraId="726D9DC0"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8</w:t>
                  </w:r>
                </w:p>
              </w:tc>
              <w:tc>
                <w:tcPr>
                  <w:tcW w:w="1220" w:type="dxa"/>
                  <w:tcBorders>
                    <w:top w:val="nil"/>
                    <w:left w:val="nil"/>
                    <w:bottom w:val="single" w:sz="4" w:space="0" w:color="808080"/>
                    <w:right w:val="single" w:sz="4" w:space="0" w:color="808080"/>
                  </w:tcBorders>
                  <w:shd w:val="clear" w:color="auto" w:fill="auto"/>
                  <w:noWrap/>
                  <w:vAlign w:val="bottom"/>
                  <w:hideMark/>
                </w:tcPr>
                <w:p w14:paraId="7249CAE7" w14:textId="77777777" w:rsidR="00076AE2" w:rsidRPr="00076AE2" w:rsidRDefault="00076AE2" w:rsidP="00076AE2">
                  <w:pPr>
                    <w:spacing w:after="0" w:line="240" w:lineRule="auto"/>
                    <w:jc w:val="center"/>
                    <w:rPr>
                      <w:rFonts w:ascii="Calibri" w:eastAsia="Times New Roman" w:hAnsi="Calibri" w:cs="Times New Roman"/>
                      <w:color w:val="000000"/>
                      <w:sz w:val="16"/>
                      <w:szCs w:val="16"/>
                      <w:lang w:val="en-GB" w:eastAsia="en-GB"/>
                    </w:rPr>
                  </w:pPr>
                  <w:r w:rsidRPr="00076AE2">
                    <w:rPr>
                      <w:rFonts w:ascii="Calibri" w:eastAsia="Times New Roman" w:hAnsi="Calibri" w:cs="Times New Roman"/>
                      <w:color w:val="000000"/>
                      <w:sz w:val="16"/>
                      <w:szCs w:val="16"/>
                      <w:lang w:val="en-GB" w:eastAsia="en-GB"/>
                    </w:rPr>
                    <w:t>2</w:t>
                  </w:r>
                </w:p>
              </w:tc>
            </w:tr>
          </w:tbl>
          <w:p w14:paraId="2A77B6E1" w14:textId="27427FD8" w:rsidR="00784A26" w:rsidRDefault="00784A26" w:rsidP="00A94A4F">
            <w:pPr>
              <w:jc w:val="center"/>
              <w:rPr>
                <w:b/>
                <w:bCs/>
              </w:rPr>
            </w:pPr>
          </w:p>
          <w:p w14:paraId="64A27875" w14:textId="77777777" w:rsidR="00784A26" w:rsidRDefault="00784A26" w:rsidP="00A94A4F">
            <w:pPr>
              <w:jc w:val="center"/>
              <w:rPr>
                <w:b/>
                <w:bCs/>
              </w:rPr>
            </w:pPr>
          </w:p>
          <w:p w14:paraId="02B9F298" w14:textId="5D6C7D5E" w:rsidR="0063476E" w:rsidRDefault="00CE6137" w:rsidP="00A94A4F">
            <w:pPr>
              <w:jc w:val="center"/>
              <w:rPr>
                <w:b/>
                <w:bCs/>
              </w:rPr>
            </w:pPr>
            <w:r>
              <w:rPr>
                <w:noProof/>
              </w:rPr>
              <w:drawing>
                <wp:inline distT="0" distB="0" distL="0" distR="0" wp14:anchorId="2612655A" wp14:editId="2AC6FE3F">
                  <wp:extent cx="6755130" cy="241173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55130" cy="2411730"/>
                          </a:xfrm>
                          <a:prstGeom prst="rect">
                            <a:avLst/>
                          </a:prstGeom>
                        </pic:spPr>
                      </pic:pic>
                    </a:graphicData>
                  </a:graphic>
                </wp:inline>
              </w:drawing>
            </w:r>
          </w:p>
          <w:p w14:paraId="32BC0A44" w14:textId="72E297DC" w:rsidR="0063476E" w:rsidRDefault="0063476E" w:rsidP="00A94A4F">
            <w:pPr>
              <w:jc w:val="center"/>
              <w:rPr>
                <w:b/>
                <w:bCs/>
              </w:rPr>
            </w:pPr>
          </w:p>
          <w:p w14:paraId="28CE130C" w14:textId="5C8176F5" w:rsidR="00784A26" w:rsidRDefault="007D0C66" w:rsidP="00A94A4F">
            <w:pPr>
              <w:jc w:val="center"/>
              <w:rPr>
                <w:b/>
                <w:bCs/>
              </w:rPr>
            </w:pPr>
            <w:r>
              <w:rPr>
                <w:noProof/>
              </w:rPr>
              <w:drawing>
                <wp:inline distT="0" distB="0" distL="0" distR="0" wp14:anchorId="6DBD7C54" wp14:editId="19578EDD">
                  <wp:extent cx="6755130" cy="2505710"/>
                  <wp:effectExtent l="0" t="0" r="762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55130" cy="2505710"/>
                          </a:xfrm>
                          <a:prstGeom prst="rect">
                            <a:avLst/>
                          </a:prstGeom>
                        </pic:spPr>
                      </pic:pic>
                    </a:graphicData>
                  </a:graphic>
                </wp:inline>
              </w:drawing>
            </w:r>
          </w:p>
          <w:p w14:paraId="3E9F2FF2" w14:textId="77777777" w:rsidR="00B93C7A" w:rsidRDefault="00B93C7A" w:rsidP="00B93C7A">
            <w:pPr>
              <w:jc w:val="center"/>
            </w:pPr>
          </w:p>
          <w:p w14:paraId="5A2DA7AC" w14:textId="7BFF2FB3" w:rsidR="00B93C7A" w:rsidRDefault="00B93C7A" w:rsidP="00B93C7A">
            <w:pPr>
              <w:jc w:val="center"/>
            </w:pPr>
            <w:r w:rsidRPr="00DC2483">
              <w:t>Graphic</w:t>
            </w:r>
            <w:r>
              <w:t>s</w:t>
            </w:r>
            <w:r w:rsidRPr="00DC2483">
              <w:t xml:space="preserve"> developed </w:t>
            </w:r>
            <w:r>
              <w:t xml:space="preserve">in </w:t>
            </w:r>
            <w:r w:rsidRPr="00DC2483">
              <w:t>GNUPLOT</w:t>
            </w:r>
          </w:p>
          <w:p w14:paraId="27CC02B3" w14:textId="4EB5A029" w:rsidR="00784A26" w:rsidRPr="00B53F4E" w:rsidRDefault="00784A26" w:rsidP="00A94A4F">
            <w:pPr>
              <w:jc w:val="center"/>
              <w:rPr>
                <w:b/>
                <w:bCs/>
              </w:rPr>
            </w:pPr>
          </w:p>
        </w:tc>
      </w:tr>
    </w:tbl>
    <w:p w14:paraId="218FBA6C" w14:textId="20D61C5C" w:rsidR="00F27F66" w:rsidRDefault="00F27F66">
      <w:r>
        <w:br w:type="page"/>
      </w:r>
    </w:p>
    <w:p w14:paraId="25903C98" w14:textId="58FE8DCE" w:rsidR="00512603" w:rsidRPr="00E453D0" w:rsidRDefault="002474B2" w:rsidP="00512603">
      <w:pPr>
        <w:pStyle w:val="ChapterNumber"/>
        <w:ind w:left="900" w:right="540"/>
        <w:rPr>
          <w:sz w:val="20"/>
          <w:szCs w:val="24"/>
        </w:rPr>
      </w:pPr>
      <w:bookmarkStart w:id="39" w:name="_Toc60923848"/>
      <w:r>
        <w:rPr>
          <w:sz w:val="20"/>
          <w:szCs w:val="24"/>
        </w:rPr>
        <w:lastRenderedPageBreak/>
        <w:t>6</w:t>
      </w:r>
      <w:r w:rsidR="00512603">
        <w:rPr>
          <w:sz w:val="20"/>
          <w:szCs w:val="24"/>
        </w:rPr>
        <w:t xml:space="preserve"> </w:t>
      </w:r>
      <w:r>
        <w:rPr>
          <w:sz w:val="28"/>
          <w:szCs w:val="28"/>
        </w:rPr>
        <w:t>Data analis</w:t>
      </w:r>
      <w:r w:rsidR="004F1F1A">
        <w:rPr>
          <w:sz w:val="28"/>
          <w:szCs w:val="28"/>
        </w:rPr>
        <w:t>y</w:t>
      </w:r>
      <w:r>
        <w:rPr>
          <w:sz w:val="28"/>
          <w:szCs w:val="28"/>
        </w:rPr>
        <w:t>s tool</w:t>
      </w:r>
      <w:bookmarkEnd w:id="39"/>
    </w:p>
    <w:p w14:paraId="510AC765" w14:textId="0EB6FB44" w:rsidR="00512603" w:rsidRPr="00AF48B0" w:rsidRDefault="00512603" w:rsidP="00AF48B0">
      <w:pPr>
        <w:spacing w:after="360"/>
        <w:ind w:left="900" w:right="540"/>
        <w:jc w:val="center"/>
        <w:rPr>
          <w:sz w:val="20"/>
          <w:szCs w:val="24"/>
        </w:rPr>
      </w:pPr>
      <w:r>
        <w:rPr>
          <w:noProof/>
        </w:rPr>
        <w:drawing>
          <wp:inline distT="0" distB="0" distL="0" distR="0" wp14:anchorId="7B3BBA9D" wp14:editId="3D7323A7">
            <wp:extent cx="128905" cy="135255"/>
            <wp:effectExtent l="0" t="3175"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28905" cy="135255"/>
                    </a:xfrm>
                    <a:prstGeom prst="rect">
                      <a:avLst/>
                    </a:prstGeom>
                    <a:noFill/>
                    <a:ln>
                      <a:noFill/>
                    </a:ln>
                  </pic:spPr>
                </pic:pic>
              </a:graphicData>
            </a:graphic>
          </wp:inline>
        </w:drawing>
      </w:r>
    </w:p>
    <w:p w14:paraId="6CB95790" w14:textId="0838FAB4" w:rsidR="00AF48B0" w:rsidRDefault="00FA79F2">
      <w:pPr>
        <w:rPr>
          <w:sz w:val="20"/>
          <w:szCs w:val="20"/>
        </w:rPr>
      </w:pPr>
      <w:proofErr w:type="gramStart"/>
      <w:r w:rsidRPr="006D65DD">
        <w:rPr>
          <w:sz w:val="20"/>
          <w:szCs w:val="20"/>
        </w:rPr>
        <w:t>In</w:t>
      </w:r>
      <w:r w:rsidR="00AF48B0" w:rsidRPr="006D65DD">
        <w:rPr>
          <w:sz w:val="20"/>
          <w:szCs w:val="20"/>
        </w:rPr>
        <w:t xml:space="preserve"> order to</w:t>
      </w:r>
      <w:proofErr w:type="gramEnd"/>
      <w:r w:rsidR="00AF48B0" w:rsidRPr="006D65DD">
        <w:rPr>
          <w:sz w:val="20"/>
          <w:szCs w:val="20"/>
        </w:rPr>
        <w:t xml:space="preserve"> provide valuable insight to the business</w:t>
      </w:r>
      <w:r w:rsidR="00AA171A">
        <w:rPr>
          <w:sz w:val="20"/>
          <w:szCs w:val="20"/>
        </w:rPr>
        <w:t xml:space="preserve"> and support decision making</w:t>
      </w:r>
      <w:r w:rsidR="00AF48B0" w:rsidRPr="006D65DD">
        <w:rPr>
          <w:sz w:val="20"/>
          <w:szCs w:val="20"/>
        </w:rPr>
        <w:t>, a real time dashboard creation was proposed, this dashboard should be dynamic not static so change would be visible over time without the need to recreate the dashboard, it also should include</w:t>
      </w:r>
      <w:r w:rsidR="009E3920">
        <w:rPr>
          <w:sz w:val="20"/>
          <w:szCs w:val="20"/>
        </w:rPr>
        <w:t xml:space="preserve"> most</w:t>
      </w:r>
      <w:r w:rsidR="00AF48B0" w:rsidRPr="006D65DD">
        <w:rPr>
          <w:sz w:val="20"/>
          <w:szCs w:val="20"/>
        </w:rPr>
        <w:t xml:space="preserve"> relevant graphics and tables fr</w:t>
      </w:r>
      <w:r w:rsidR="006D65DD">
        <w:rPr>
          <w:sz w:val="20"/>
          <w:szCs w:val="20"/>
        </w:rPr>
        <w:t>o</w:t>
      </w:r>
      <w:r w:rsidR="00AF48B0" w:rsidRPr="006D65DD">
        <w:rPr>
          <w:sz w:val="20"/>
          <w:szCs w:val="20"/>
        </w:rPr>
        <w:t>m the queries created in the chapter 5.</w:t>
      </w:r>
    </w:p>
    <w:p w14:paraId="0545FEE1" w14:textId="20480FCE" w:rsidR="006D65DD" w:rsidRDefault="009E3920">
      <w:pPr>
        <w:rPr>
          <w:sz w:val="20"/>
          <w:szCs w:val="20"/>
        </w:rPr>
      </w:pPr>
      <w:r>
        <w:rPr>
          <w:sz w:val="20"/>
          <w:szCs w:val="20"/>
        </w:rPr>
        <w:t>Also,</w:t>
      </w:r>
      <w:r w:rsidR="006D65DD">
        <w:rPr>
          <w:sz w:val="20"/>
          <w:szCs w:val="20"/>
        </w:rPr>
        <w:t xml:space="preserve"> it is important to mentioned that as our data warehouse is published within the UNI BZ </w:t>
      </w:r>
      <w:r w:rsidR="00AA171A">
        <w:rPr>
          <w:sz w:val="20"/>
          <w:szCs w:val="20"/>
        </w:rPr>
        <w:t>VPN, so</w:t>
      </w:r>
      <w:r>
        <w:rPr>
          <w:sz w:val="20"/>
          <w:szCs w:val="20"/>
        </w:rPr>
        <w:t xml:space="preserve"> it</w:t>
      </w:r>
      <w:r w:rsidR="006D65DD">
        <w:rPr>
          <w:sz w:val="20"/>
          <w:szCs w:val="20"/>
        </w:rPr>
        <w:t xml:space="preserve"> was preferred to use a on premises tool as oppose to a </w:t>
      </w:r>
      <w:r>
        <w:rPr>
          <w:sz w:val="20"/>
          <w:szCs w:val="20"/>
        </w:rPr>
        <w:t>cloud-based</w:t>
      </w:r>
      <w:r w:rsidR="006D65DD">
        <w:rPr>
          <w:sz w:val="20"/>
          <w:szCs w:val="20"/>
        </w:rPr>
        <w:t xml:space="preserve"> tool.</w:t>
      </w:r>
    </w:p>
    <w:p w14:paraId="2143F5F6" w14:textId="55CA9022" w:rsidR="00AF48B0" w:rsidRPr="008C0E2A" w:rsidRDefault="00AF48B0" w:rsidP="00AF48B0">
      <w:pPr>
        <w:pStyle w:val="Heading3"/>
        <w:ind w:right="540"/>
        <w:rPr>
          <w:color w:val="0070C0"/>
          <w:sz w:val="28"/>
          <w:szCs w:val="24"/>
        </w:rPr>
      </w:pPr>
      <w:bookmarkStart w:id="40" w:name="_Toc60923849"/>
      <w:r>
        <w:rPr>
          <w:color w:val="0070C0"/>
          <w:sz w:val="28"/>
          <w:szCs w:val="24"/>
        </w:rPr>
        <w:t>6</w:t>
      </w:r>
      <w:r w:rsidRPr="008C0E2A">
        <w:rPr>
          <w:color w:val="0070C0"/>
          <w:sz w:val="28"/>
          <w:szCs w:val="24"/>
        </w:rPr>
        <w:t>.</w:t>
      </w:r>
      <w:r>
        <w:rPr>
          <w:color w:val="0070C0"/>
          <w:sz w:val="28"/>
          <w:szCs w:val="24"/>
        </w:rPr>
        <w:t>1</w:t>
      </w:r>
      <w:r w:rsidRPr="008C0E2A">
        <w:rPr>
          <w:color w:val="0070C0"/>
          <w:sz w:val="28"/>
          <w:szCs w:val="24"/>
        </w:rPr>
        <w:t xml:space="preserve"> </w:t>
      </w:r>
      <w:r>
        <w:rPr>
          <w:color w:val="0070C0"/>
          <w:sz w:val="28"/>
          <w:szCs w:val="24"/>
        </w:rPr>
        <w:t xml:space="preserve">Data analysis tool </w:t>
      </w:r>
      <w:r w:rsidR="006D65DD">
        <w:rPr>
          <w:color w:val="0070C0"/>
          <w:sz w:val="28"/>
          <w:szCs w:val="24"/>
        </w:rPr>
        <w:t xml:space="preserve">selection and </w:t>
      </w:r>
      <w:r>
        <w:rPr>
          <w:color w:val="0070C0"/>
          <w:sz w:val="28"/>
          <w:szCs w:val="24"/>
        </w:rPr>
        <w:t>set up</w:t>
      </w:r>
      <w:bookmarkEnd w:id="40"/>
    </w:p>
    <w:p w14:paraId="346A186A" w14:textId="1C3651E5" w:rsidR="006D65DD" w:rsidRDefault="00AF48B0" w:rsidP="00AF48B0">
      <w:pPr>
        <w:ind w:right="540"/>
        <w:jc w:val="both"/>
        <w:rPr>
          <w:sz w:val="20"/>
          <w:szCs w:val="24"/>
        </w:rPr>
      </w:pPr>
      <w:r>
        <w:rPr>
          <w:sz w:val="20"/>
          <w:szCs w:val="24"/>
        </w:rPr>
        <w:t xml:space="preserve">As we were already familiar with the Pentaho </w:t>
      </w:r>
      <w:r w:rsidR="006D65DD">
        <w:rPr>
          <w:sz w:val="20"/>
          <w:szCs w:val="24"/>
        </w:rPr>
        <w:t>tool</w:t>
      </w:r>
      <w:r w:rsidR="006A19EA">
        <w:rPr>
          <w:sz w:val="20"/>
          <w:szCs w:val="24"/>
        </w:rPr>
        <w:t xml:space="preserve"> and a</w:t>
      </w:r>
      <w:r w:rsidR="006D65DD">
        <w:rPr>
          <w:sz w:val="20"/>
          <w:szCs w:val="24"/>
        </w:rPr>
        <w:t xml:space="preserve">s this </w:t>
      </w:r>
      <w:r w:rsidR="006A19EA">
        <w:rPr>
          <w:sz w:val="20"/>
          <w:szCs w:val="24"/>
        </w:rPr>
        <w:t xml:space="preserve">tool </w:t>
      </w:r>
      <w:r w:rsidR="006D65DD">
        <w:rPr>
          <w:sz w:val="20"/>
          <w:szCs w:val="24"/>
        </w:rPr>
        <w:t xml:space="preserve">could be </w:t>
      </w:r>
      <w:r w:rsidR="006A19EA">
        <w:rPr>
          <w:sz w:val="20"/>
          <w:szCs w:val="24"/>
        </w:rPr>
        <w:t>run as</w:t>
      </w:r>
      <w:r w:rsidR="006D65DD">
        <w:rPr>
          <w:sz w:val="20"/>
          <w:szCs w:val="24"/>
        </w:rPr>
        <w:t xml:space="preserve"> a </w:t>
      </w:r>
      <w:r w:rsidR="006A19EA">
        <w:rPr>
          <w:sz w:val="20"/>
          <w:szCs w:val="24"/>
        </w:rPr>
        <w:t>stand-alone</w:t>
      </w:r>
      <w:r w:rsidR="006D65DD">
        <w:rPr>
          <w:sz w:val="20"/>
          <w:szCs w:val="24"/>
        </w:rPr>
        <w:t xml:space="preserve"> server that would run locally on the selected machine</w:t>
      </w:r>
      <w:r w:rsidR="006A19EA">
        <w:rPr>
          <w:sz w:val="20"/>
          <w:szCs w:val="24"/>
        </w:rPr>
        <w:t xml:space="preserve">, we chose to use the business analytics module </w:t>
      </w:r>
      <w:proofErr w:type="gramStart"/>
      <w:r w:rsidR="006A19EA">
        <w:rPr>
          <w:sz w:val="20"/>
          <w:szCs w:val="24"/>
        </w:rPr>
        <w:t>in order to</w:t>
      </w:r>
      <w:proofErr w:type="gramEnd"/>
      <w:r w:rsidR="006A19EA">
        <w:rPr>
          <w:sz w:val="20"/>
          <w:szCs w:val="24"/>
        </w:rPr>
        <w:t xml:space="preserve"> achieve the goal of creating a dynamic dashboard.</w:t>
      </w:r>
      <w:r w:rsidR="006D65DD">
        <w:rPr>
          <w:sz w:val="20"/>
          <w:szCs w:val="24"/>
        </w:rPr>
        <w:t xml:space="preserve"> </w:t>
      </w:r>
      <w:r w:rsidR="006A19EA">
        <w:rPr>
          <w:sz w:val="20"/>
          <w:szCs w:val="24"/>
        </w:rPr>
        <w:t>I</w:t>
      </w:r>
      <w:r w:rsidR="006D65DD">
        <w:rPr>
          <w:sz w:val="20"/>
          <w:szCs w:val="24"/>
        </w:rPr>
        <w:t xml:space="preserve">t was easy to install in one of the workstations we use and that is connected to the UNIBZ </w:t>
      </w:r>
      <w:r w:rsidR="006A19EA">
        <w:rPr>
          <w:sz w:val="20"/>
          <w:szCs w:val="24"/>
        </w:rPr>
        <w:t>VPN, facilitating</w:t>
      </w:r>
      <w:r w:rsidR="006D65DD">
        <w:rPr>
          <w:sz w:val="20"/>
          <w:szCs w:val="24"/>
        </w:rPr>
        <w:t xml:space="preserve"> data </w:t>
      </w:r>
      <w:r w:rsidR="006A19EA">
        <w:rPr>
          <w:sz w:val="20"/>
          <w:szCs w:val="24"/>
        </w:rPr>
        <w:t xml:space="preserve">accessibility and the sharing capabilities. </w:t>
      </w:r>
    </w:p>
    <w:p w14:paraId="1261322B" w14:textId="77777777" w:rsidR="006D65DD" w:rsidRDefault="006D65DD" w:rsidP="00AF48B0">
      <w:pPr>
        <w:ind w:right="540"/>
        <w:jc w:val="both"/>
        <w:rPr>
          <w:sz w:val="20"/>
          <w:szCs w:val="24"/>
        </w:rPr>
      </w:pPr>
      <w:r w:rsidRPr="006D65DD">
        <w:rPr>
          <w:noProof/>
          <w:sz w:val="20"/>
          <w:szCs w:val="20"/>
        </w:rPr>
        <w:drawing>
          <wp:inline distT="0" distB="0" distL="0" distR="0" wp14:anchorId="08D74ABE" wp14:editId="5C7AA48B">
            <wp:extent cx="6755130" cy="2667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55130" cy="2667000"/>
                    </a:xfrm>
                    <a:prstGeom prst="rect">
                      <a:avLst/>
                    </a:prstGeom>
                  </pic:spPr>
                </pic:pic>
              </a:graphicData>
            </a:graphic>
          </wp:inline>
        </w:drawing>
      </w:r>
    </w:p>
    <w:p w14:paraId="35CE4668" w14:textId="77777777" w:rsidR="006D65DD" w:rsidRPr="006D65DD" w:rsidRDefault="006D65DD" w:rsidP="006D65DD">
      <w:pPr>
        <w:jc w:val="center"/>
        <w:rPr>
          <w:sz w:val="20"/>
          <w:szCs w:val="20"/>
        </w:rPr>
      </w:pPr>
      <w:r>
        <w:rPr>
          <w:sz w:val="20"/>
          <w:szCs w:val="20"/>
        </w:rPr>
        <w:t>Pentaho Data warehouse Realtime Dashboard.</w:t>
      </w:r>
    </w:p>
    <w:p w14:paraId="73CF0F44" w14:textId="079325D6" w:rsidR="006D65DD" w:rsidRDefault="009E3920" w:rsidP="00AF48B0">
      <w:pPr>
        <w:ind w:right="540"/>
        <w:jc w:val="both"/>
        <w:rPr>
          <w:sz w:val="20"/>
          <w:szCs w:val="24"/>
        </w:rPr>
      </w:pPr>
      <w:r>
        <w:rPr>
          <w:sz w:val="20"/>
          <w:szCs w:val="24"/>
        </w:rPr>
        <w:t>To create the desire dashboard t</w:t>
      </w:r>
      <w:r w:rsidR="00AA171A">
        <w:rPr>
          <w:sz w:val="20"/>
          <w:szCs w:val="24"/>
        </w:rPr>
        <w:t>w</w:t>
      </w:r>
      <w:r>
        <w:rPr>
          <w:sz w:val="20"/>
          <w:szCs w:val="24"/>
        </w:rPr>
        <w:t>o processes should be performed on Pentaho, set up of all the data sources required and creation of the dashboard template linking the data to the graphs and tables.</w:t>
      </w:r>
    </w:p>
    <w:p w14:paraId="71CCE375" w14:textId="7B084CBA" w:rsidR="00AF48B0" w:rsidRDefault="009E3920" w:rsidP="00AF48B0">
      <w:pPr>
        <w:pStyle w:val="Heading4"/>
        <w:ind w:right="540"/>
        <w:jc w:val="both"/>
        <w:rPr>
          <w:sz w:val="22"/>
          <w:szCs w:val="24"/>
        </w:rPr>
      </w:pPr>
      <w:bookmarkStart w:id="41" w:name="_Toc60923850"/>
      <w:r>
        <w:rPr>
          <w:sz w:val="22"/>
          <w:szCs w:val="24"/>
        </w:rPr>
        <w:t>Adding data sources</w:t>
      </w:r>
      <w:bookmarkEnd w:id="41"/>
    </w:p>
    <w:p w14:paraId="6674FBBE" w14:textId="13688F6F" w:rsidR="009E3920" w:rsidRDefault="009E3920" w:rsidP="009E3920">
      <w:pPr>
        <w:rPr>
          <w:sz w:val="20"/>
          <w:szCs w:val="24"/>
        </w:rPr>
      </w:pPr>
      <w:r>
        <w:rPr>
          <w:sz w:val="20"/>
          <w:szCs w:val="24"/>
        </w:rPr>
        <w:t>Before we could create the actual dashboard, the proper data sources should be linked to our Pentaho server. To do this we need to follow the next steps:</w:t>
      </w:r>
    </w:p>
    <w:p w14:paraId="3D65EE8F" w14:textId="65991ED9" w:rsidR="009E3920" w:rsidRPr="009E3920" w:rsidRDefault="009E3920" w:rsidP="009E3920">
      <w:pPr>
        <w:pStyle w:val="ListParagraph"/>
        <w:numPr>
          <w:ilvl w:val="0"/>
          <w:numId w:val="40"/>
        </w:numPr>
      </w:pPr>
      <w:r>
        <w:rPr>
          <w:sz w:val="20"/>
          <w:szCs w:val="24"/>
        </w:rPr>
        <w:t>Ensure that the system is successfully logged into the VPN</w:t>
      </w:r>
    </w:p>
    <w:p w14:paraId="2A353E13" w14:textId="65987481" w:rsidR="009E3920" w:rsidRPr="009E3920" w:rsidRDefault="009E3920" w:rsidP="009E3920">
      <w:pPr>
        <w:pStyle w:val="ListParagraph"/>
        <w:numPr>
          <w:ilvl w:val="0"/>
          <w:numId w:val="40"/>
        </w:numPr>
      </w:pPr>
      <w:r>
        <w:rPr>
          <w:sz w:val="20"/>
          <w:szCs w:val="24"/>
        </w:rPr>
        <w:t>Check that the database is up and accessible through PG Admin</w:t>
      </w:r>
    </w:p>
    <w:p w14:paraId="4537D661" w14:textId="3045B878" w:rsidR="009E3920" w:rsidRDefault="009E3920" w:rsidP="009E3920">
      <w:pPr>
        <w:pStyle w:val="ListParagraph"/>
        <w:numPr>
          <w:ilvl w:val="0"/>
          <w:numId w:val="40"/>
        </w:numPr>
        <w:rPr>
          <w:sz w:val="20"/>
          <w:szCs w:val="24"/>
        </w:rPr>
      </w:pPr>
      <w:r>
        <w:rPr>
          <w:sz w:val="20"/>
          <w:szCs w:val="24"/>
        </w:rPr>
        <w:lastRenderedPageBreak/>
        <w:t>Add a</w:t>
      </w:r>
      <w:r w:rsidRPr="009E3920">
        <w:rPr>
          <w:sz w:val="20"/>
          <w:szCs w:val="24"/>
        </w:rPr>
        <w:t xml:space="preserve"> new database connection to our data warehouse </w:t>
      </w:r>
      <w:r>
        <w:rPr>
          <w:sz w:val="20"/>
          <w:szCs w:val="24"/>
        </w:rPr>
        <w:t>specifying the connection details provided on class</w:t>
      </w:r>
      <w:r w:rsidRPr="009E3920">
        <w:rPr>
          <w:sz w:val="20"/>
          <w:szCs w:val="24"/>
        </w:rPr>
        <w:t>:</w:t>
      </w:r>
    </w:p>
    <w:p w14:paraId="2E0569CA" w14:textId="5EC84CD1" w:rsidR="009E3920" w:rsidRPr="009E3920" w:rsidRDefault="009E3920" w:rsidP="009E3920">
      <w:pPr>
        <w:pStyle w:val="ListParagraph"/>
        <w:rPr>
          <w:sz w:val="20"/>
          <w:szCs w:val="24"/>
        </w:rPr>
      </w:pPr>
      <w:r w:rsidRPr="009E3920">
        <w:rPr>
          <w:noProof/>
        </w:rPr>
        <w:drawing>
          <wp:inline distT="0" distB="0" distL="0" distR="0" wp14:anchorId="51E81437" wp14:editId="1AC848FE">
            <wp:extent cx="4267200" cy="34111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2278" cy="3423247"/>
                    </a:xfrm>
                    <a:prstGeom prst="rect">
                      <a:avLst/>
                    </a:prstGeom>
                  </pic:spPr>
                </pic:pic>
              </a:graphicData>
            </a:graphic>
          </wp:inline>
        </w:drawing>
      </w:r>
    </w:p>
    <w:p w14:paraId="4639D932" w14:textId="7F5B02A5" w:rsidR="009E3920" w:rsidRDefault="009E3920" w:rsidP="009E3920">
      <w:pPr>
        <w:pStyle w:val="ListParagraph"/>
        <w:numPr>
          <w:ilvl w:val="0"/>
          <w:numId w:val="40"/>
        </w:numPr>
      </w:pPr>
      <w:r>
        <w:t>Once the database connection is created and tested new data sources can be added, in our case we used the source type “SQL Query” then we specified the desired query on the right give this query source a name and then tested the query with the data preview button:</w:t>
      </w:r>
    </w:p>
    <w:p w14:paraId="1458A17C" w14:textId="38ADD3AE" w:rsidR="009E3920" w:rsidRPr="009E3920" w:rsidRDefault="009E3920" w:rsidP="009E3920">
      <w:pPr>
        <w:pStyle w:val="ListParagraph"/>
      </w:pPr>
      <w:r w:rsidRPr="009E3920">
        <w:rPr>
          <w:noProof/>
        </w:rPr>
        <w:drawing>
          <wp:inline distT="0" distB="0" distL="0" distR="0" wp14:anchorId="24D71294" wp14:editId="020F8912">
            <wp:extent cx="4465320" cy="36287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6238" cy="3637627"/>
                    </a:xfrm>
                    <a:prstGeom prst="rect">
                      <a:avLst/>
                    </a:prstGeom>
                  </pic:spPr>
                </pic:pic>
              </a:graphicData>
            </a:graphic>
          </wp:inline>
        </w:drawing>
      </w:r>
    </w:p>
    <w:p w14:paraId="6E363D20" w14:textId="290FE9E9" w:rsidR="009E3920" w:rsidRDefault="009E3920" w:rsidP="009E3920">
      <w:pPr>
        <w:pStyle w:val="Heading4"/>
        <w:ind w:right="540"/>
        <w:jc w:val="both"/>
        <w:rPr>
          <w:sz w:val="22"/>
          <w:szCs w:val="24"/>
        </w:rPr>
      </w:pPr>
      <w:bookmarkStart w:id="42" w:name="_Toc60923851"/>
      <w:r>
        <w:rPr>
          <w:sz w:val="22"/>
          <w:szCs w:val="24"/>
        </w:rPr>
        <w:lastRenderedPageBreak/>
        <w:t>Dashboard creation</w:t>
      </w:r>
      <w:bookmarkEnd w:id="42"/>
    </w:p>
    <w:p w14:paraId="7DBA4356" w14:textId="6BB9A634" w:rsidR="009C72F8" w:rsidRDefault="009E3920" w:rsidP="009E3920">
      <w:pPr>
        <w:rPr>
          <w:sz w:val="20"/>
          <w:szCs w:val="24"/>
        </w:rPr>
      </w:pPr>
      <w:r>
        <w:rPr>
          <w:sz w:val="20"/>
          <w:szCs w:val="24"/>
        </w:rPr>
        <w:t xml:space="preserve">To </w:t>
      </w:r>
      <w:r w:rsidR="009C72F8">
        <w:rPr>
          <w:sz w:val="20"/>
          <w:szCs w:val="24"/>
        </w:rPr>
        <w:t>create</w:t>
      </w:r>
      <w:r>
        <w:rPr>
          <w:sz w:val="20"/>
          <w:szCs w:val="24"/>
        </w:rPr>
        <w:t xml:space="preserve"> the dashboard</w:t>
      </w:r>
      <w:r w:rsidR="009C72F8">
        <w:rPr>
          <w:sz w:val="20"/>
          <w:szCs w:val="24"/>
        </w:rPr>
        <w:t xml:space="preserve"> the following steps must be performed:</w:t>
      </w:r>
    </w:p>
    <w:p w14:paraId="2F781A82" w14:textId="74F9FDEE" w:rsidR="009C72F8" w:rsidRDefault="009C72F8" w:rsidP="009C72F8">
      <w:pPr>
        <w:pStyle w:val="ListParagraph"/>
        <w:numPr>
          <w:ilvl w:val="0"/>
          <w:numId w:val="40"/>
        </w:numPr>
        <w:rPr>
          <w:sz w:val="20"/>
          <w:szCs w:val="24"/>
        </w:rPr>
      </w:pPr>
      <w:r>
        <w:rPr>
          <w:sz w:val="20"/>
          <w:szCs w:val="24"/>
        </w:rPr>
        <w:t>Select Create N</w:t>
      </w:r>
      <w:r w:rsidRPr="009C72F8">
        <w:rPr>
          <w:sz w:val="20"/>
          <w:szCs w:val="24"/>
        </w:rPr>
        <w:t xml:space="preserve">ew/ </w:t>
      </w:r>
      <w:r>
        <w:rPr>
          <w:sz w:val="20"/>
          <w:szCs w:val="24"/>
        </w:rPr>
        <w:t>D</w:t>
      </w:r>
      <w:r w:rsidRPr="009C72F8">
        <w:rPr>
          <w:sz w:val="20"/>
          <w:szCs w:val="24"/>
        </w:rPr>
        <w:t>ashboard</w:t>
      </w:r>
      <w:r>
        <w:rPr>
          <w:sz w:val="20"/>
          <w:szCs w:val="24"/>
        </w:rPr>
        <w:t>:</w:t>
      </w:r>
      <w:r w:rsidR="009E3920" w:rsidRPr="009C72F8">
        <w:rPr>
          <w:sz w:val="20"/>
          <w:szCs w:val="24"/>
        </w:rPr>
        <w:t xml:space="preserve"> </w:t>
      </w:r>
    </w:p>
    <w:p w14:paraId="1416A076" w14:textId="161D30EC" w:rsidR="009C72F8" w:rsidRDefault="009C72F8" w:rsidP="009C72F8">
      <w:pPr>
        <w:pStyle w:val="ListParagraph"/>
        <w:rPr>
          <w:sz w:val="20"/>
          <w:szCs w:val="24"/>
        </w:rPr>
      </w:pPr>
      <w:r w:rsidRPr="009C72F8">
        <w:rPr>
          <w:noProof/>
          <w:sz w:val="20"/>
          <w:szCs w:val="24"/>
        </w:rPr>
        <w:drawing>
          <wp:inline distT="0" distB="0" distL="0" distR="0" wp14:anchorId="78EA9596" wp14:editId="4DEEBAC5">
            <wp:extent cx="2804160" cy="184412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1449" cy="1848922"/>
                    </a:xfrm>
                    <a:prstGeom prst="rect">
                      <a:avLst/>
                    </a:prstGeom>
                  </pic:spPr>
                </pic:pic>
              </a:graphicData>
            </a:graphic>
          </wp:inline>
        </w:drawing>
      </w:r>
    </w:p>
    <w:p w14:paraId="1829A19A" w14:textId="7BF732A1" w:rsidR="009C72F8" w:rsidRDefault="009C72F8" w:rsidP="009C72F8">
      <w:pPr>
        <w:pStyle w:val="ListParagraph"/>
        <w:numPr>
          <w:ilvl w:val="0"/>
          <w:numId w:val="40"/>
        </w:numPr>
        <w:rPr>
          <w:sz w:val="20"/>
          <w:szCs w:val="24"/>
        </w:rPr>
      </w:pPr>
      <w:r>
        <w:rPr>
          <w:sz w:val="20"/>
          <w:szCs w:val="24"/>
        </w:rPr>
        <w:t>This will take us to a blank dashboard where we can choose the layout (We chose 2 x 2)</w:t>
      </w:r>
      <w:r w:rsidRPr="009C72F8">
        <w:rPr>
          <w:sz w:val="20"/>
          <w:szCs w:val="24"/>
        </w:rPr>
        <w:t xml:space="preserve"> </w:t>
      </w:r>
    </w:p>
    <w:p w14:paraId="1CCAB709" w14:textId="4B3E9971" w:rsidR="009C72F8" w:rsidRDefault="009C72F8" w:rsidP="009C72F8">
      <w:pPr>
        <w:pStyle w:val="ListParagraph"/>
        <w:rPr>
          <w:sz w:val="20"/>
          <w:szCs w:val="24"/>
        </w:rPr>
      </w:pPr>
      <w:r w:rsidRPr="009C72F8">
        <w:rPr>
          <w:noProof/>
          <w:sz w:val="20"/>
          <w:szCs w:val="24"/>
        </w:rPr>
        <w:drawing>
          <wp:inline distT="0" distB="0" distL="0" distR="0" wp14:anchorId="3B916B74" wp14:editId="18AFF2BF">
            <wp:extent cx="6146800" cy="295552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4945" cy="2959442"/>
                    </a:xfrm>
                    <a:prstGeom prst="rect">
                      <a:avLst/>
                    </a:prstGeom>
                  </pic:spPr>
                </pic:pic>
              </a:graphicData>
            </a:graphic>
          </wp:inline>
        </w:drawing>
      </w:r>
    </w:p>
    <w:p w14:paraId="040D02CB" w14:textId="3393DEFB" w:rsidR="009C72F8" w:rsidRDefault="009C72F8" w:rsidP="009C72F8">
      <w:pPr>
        <w:pStyle w:val="ListParagraph"/>
        <w:numPr>
          <w:ilvl w:val="0"/>
          <w:numId w:val="40"/>
        </w:numPr>
        <w:rPr>
          <w:sz w:val="20"/>
          <w:szCs w:val="24"/>
        </w:rPr>
      </w:pPr>
      <w:r>
        <w:rPr>
          <w:sz w:val="20"/>
          <w:szCs w:val="24"/>
        </w:rPr>
        <w:t>Now for each slot of the layout we need to define the type of element we want to display, it could either a graph or a document:</w:t>
      </w:r>
    </w:p>
    <w:p w14:paraId="1DC845F5" w14:textId="4ADE1827" w:rsidR="009C72F8" w:rsidRDefault="009C72F8" w:rsidP="009C72F8">
      <w:pPr>
        <w:pStyle w:val="ListParagraph"/>
        <w:rPr>
          <w:sz w:val="20"/>
          <w:szCs w:val="24"/>
        </w:rPr>
      </w:pPr>
      <w:r w:rsidRPr="009C72F8">
        <w:rPr>
          <w:noProof/>
          <w:sz w:val="20"/>
          <w:szCs w:val="24"/>
        </w:rPr>
        <w:drawing>
          <wp:inline distT="0" distB="0" distL="0" distR="0" wp14:anchorId="73A638EA" wp14:editId="44816887">
            <wp:extent cx="3892450" cy="1864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3750" cy="1870409"/>
                    </a:xfrm>
                    <a:prstGeom prst="rect">
                      <a:avLst/>
                    </a:prstGeom>
                  </pic:spPr>
                </pic:pic>
              </a:graphicData>
            </a:graphic>
          </wp:inline>
        </w:drawing>
      </w:r>
    </w:p>
    <w:p w14:paraId="45516942" w14:textId="4F35564D" w:rsidR="009C72F8" w:rsidRDefault="009C72F8" w:rsidP="009C72F8">
      <w:pPr>
        <w:pStyle w:val="ListParagraph"/>
        <w:numPr>
          <w:ilvl w:val="0"/>
          <w:numId w:val="40"/>
        </w:numPr>
        <w:rPr>
          <w:sz w:val="20"/>
          <w:szCs w:val="24"/>
        </w:rPr>
      </w:pPr>
      <w:r>
        <w:rPr>
          <w:sz w:val="20"/>
          <w:szCs w:val="24"/>
        </w:rPr>
        <w:t xml:space="preserve">Next the data source must be selected, this would be the right SQL Query source added previously. </w:t>
      </w:r>
    </w:p>
    <w:p w14:paraId="1DAC93BF" w14:textId="4C3CA6E8" w:rsidR="009C72F8" w:rsidRDefault="009C72F8" w:rsidP="009C72F8">
      <w:pPr>
        <w:pStyle w:val="ListParagraph"/>
        <w:rPr>
          <w:sz w:val="20"/>
          <w:szCs w:val="24"/>
        </w:rPr>
      </w:pPr>
      <w:r w:rsidRPr="009C72F8">
        <w:rPr>
          <w:noProof/>
          <w:sz w:val="20"/>
          <w:szCs w:val="24"/>
        </w:rPr>
        <w:lastRenderedPageBreak/>
        <w:drawing>
          <wp:inline distT="0" distB="0" distL="0" distR="0" wp14:anchorId="02B4E166" wp14:editId="6586626F">
            <wp:extent cx="2740774" cy="2286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6196" cy="2290523"/>
                    </a:xfrm>
                    <a:prstGeom prst="rect">
                      <a:avLst/>
                    </a:prstGeom>
                  </pic:spPr>
                </pic:pic>
              </a:graphicData>
            </a:graphic>
          </wp:inline>
        </w:drawing>
      </w:r>
    </w:p>
    <w:p w14:paraId="4DDBF171" w14:textId="5F1A4635" w:rsidR="009C72F8" w:rsidRDefault="009C72F8" w:rsidP="009C72F8">
      <w:pPr>
        <w:pStyle w:val="ListParagraph"/>
        <w:numPr>
          <w:ilvl w:val="0"/>
          <w:numId w:val="40"/>
        </w:numPr>
        <w:rPr>
          <w:sz w:val="20"/>
          <w:szCs w:val="24"/>
        </w:rPr>
      </w:pPr>
      <w:r>
        <w:rPr>
          <w:sz w:val="20"/>
          <w:szCs w:val="24"/>
        </w:rPr>
        <w:t>Later the to</w:t>
      </w:r>
      <w:r w:rsidR="00AA171A">
        <w:rPr>
          <w:sz w:val="20"/>
          <w:szCs w:val="24"/>
        </w:rPr>
        <w:t>o</w:t>
      </w:r>
      <w:r>
        <w:rPr>
          <w:sz w:val="20"/>
          <w:szCs w:val="24"/>
        </w:rPr>
        <w:t xml:space="preserve">l will show us the columns </w:t>
      </w:r>
      <w:r w:rsidR="00AA171A">
        <w:rPr>
          <w:sz w:val="20"/>
          <w:szCs w:val="24"/>
        </w:rPr>
        <w:t xml:space="preserve">available </w:t>
      </w:r>
      <w:r>
        <w:rPr>
          <w:sz w:val="20"/>
          <w:szCs w:val="24"/>
        </w:rPr>
        <w:t xml:space="preserve">from the query </w:t>
      </w:r>
      <w:r w:rsidR="00AA171A">
        <w:rPr>
          <w:sz w:val="20"/>
          <w:szCs w:val="24"/>
        </w:rPr>
        <w:t>that we can select to use in our element:</w:t>
      </w:r>
    </w:p>
    <w:p w14:paraId="0E043606" w14:textId="039DA8B0" w:rsidR="00AA171A" w:rsidRDefault="00AA171A" w:rsidP="00AA171A">
      <w:pPr>
        <w:pStyle w:val="ListParagraph"/>
        <w:rPr>
          <w:sz w:val="20"/>
          <w:szCs w:val="24"/>
        </w:rPr>
      </w:pPr>
      <w:r w:rsidRPr="00AA171A">
        <w:rPr>
          <w:noProof/>
          <w:sz w:val="20"/>
          <w:szCs w:val="24"/>
        </w:rPr>
        <w:drawing>
          <wp:inline distT="0" distB="0" distL="0" distR="0" wp14:anchorId="65973C6D" wp14:editId="445E0BE0">
            <wp:extent cx="4549140" cy="3233319"/>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9487" cy="3254889"/>
                    </a:xfrm>
                    <a:prstGeom prst="rect">
                      <a:avLst/>
                    </a:prstGeom>
                  </pic:spPr>
                </pic:pic>
              </a:graphicData>
            </a:graphic>
          </wp:inline>
        </w:drawing>
      </w:r>
    </w:p>
    <w:p w14:paraId="525D2946" w14:textId="3BAAE0B5" w:rsidR="00AA171A" w:rsidRDefault="00AA171A" w:rsidP="00AA171A">
      <w:pPr>
        <w:pStyle w:val="ListParagraph"/>
        <w:numPr>
          <w:ilvl w:val="0"/>
          <w:numId w:val="40"/>
        </w:numPr>
        <w:rPr>
          <w:sz w:val="20"/>
          <w:szCs w:val="24"/>
        </w:rPr>
      </w:pPr>
      <w:r w:rsidRPr="00AA171A">
        <w:rPr>
          <w:sz w:val="20"/>
          <w:szCs w:val="24"/>
        </w:rPr>
        <w:t xml:space="preserve">Finally, </w:t>
      </w:r>
      <w:r>
        <w:rPr>
          <w:sz w:val="20"/>
          <w:szCs w:val="24"/>
        </w:rPr>
        <w:t>we can select the type of graph and assign the selected columns to the right axis as well as specifying the graph title and axis names:</w:t>
      </w:r>
    </w:p>
    <w:p w14:paraId="2995B378" w14:textId="44898F70" w:rsidR="00AA171A" w:rsidRPr="00AA171A" w:rsidRDefault="00AA171A" w:rsidP="00AA171A">
      <w:pPr>
        <w:pStyle w:val="ListParagraph"/>
        <w:rPr>
          <w:sz w:val="20"/>
          <w:szCs w:val="24"/>
        </w:rPr>
      </w:pPr>
      <w:r>
        <w:rPr>
          <w:noProof/>
          <w:sz w:val="20"/>
          <w:szCs w:val="24"/>
        </w:rPr>
        <w:lastRenderedPageBreak/>
        <w:drawing>
          <wp:inline distT="0" distB="0" distL="0" distR="0" wp14:anchorId="7E4CE35F" wp14:editId="2C64B3E9">
            <wp:extent cx="5926731" cy="4381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3257" cy="4386325"/>
                    </a:xfrm>
                    <a:prstGeom prst="rect">
                      <a:avLst/>
                    </a:prstGeom>
                    <a:noFill/>
                    <a:ln>
                      <a:noFill/>
                    </a:ln>
                  </pic:spPr>
                </pic:pic>
              </a:graphicData>
            </a:graphic>
          </wp:inline>
        </w:drawing>
      </w:r>
    </w:p>
    <w:p w14:paraId="5482441B" w14:textId="29A56B92" w:rsidR="0096638F" w:rsidRDefault="0096638F"/>
    <w:bookmarkStart w:id="43" w:name="_Toc60923853" w:displacedByCustomXml="next"/>
    <w:sdt>
      <w:sdtPr>
        <w:rPr>
          <w:rFonts w:eastAsiaTheme="minorHAnsi" w:cstheme="minorBidi"/>
          <w:bCs w:val="0"/>
          <w:sz w:val="18"/>
          <w:szCs w:val="22"/>
        </w:rPr>
        <w:id w:val="-195159723"/>
        <w:docPartObj>
          <w:docPartGallery w:val="Bibliographies"/>
          <w:docPartUnique/>
        </w:docPartObj>
      </w:sdtPr>
      <w:sdtEndPr/>
      <w:sdtContent>
        <w:p w14:paraId="2F045544" w14:textId="242EB468" w:rsidR="000349F4" w:rsidRDefault="000349F4">
          <w:pPr>
            <w:pStyle w:val="Heading1"/>
          </w:pPr>
          <w:r>
            <w:t>References</w:t>
          </w:r>
          <w:bookmarkEnd w:id="43"/>
        </w:p>
        <w:sdt>
          <w:sdtPr>
            <w:id w:val="-573587230"/>
            <w:bibliography/>
          </w:sdtPr>
          <w:sdtEndPr/>
          <w:sdtContent>
            <w:p w14:paraId="0A0C6CB2" w14:textId="77777777" w:rsidR="00727B45" w:rsidRDefault="000349F4" w:rsidP="00727B45">
              <w:pPr>
                <w:pStyle w:val="Bibliography"/>
                <w:ind w:left="720" w:hanging="720"/>
                <w:rPr>
                  <w:noProof/>
                  <w:sz w:val="24"/>
                  <w:szCs w:val="24"/>
                </w:rPr>
              </w:pPr>
              <w:r>
                <w:fldChar w:fldCharType="begin"/>
              </w:r>
              <w:r>
                <w:instrText xml:space="preserve"> BIBLIOGRAPHY </w:instrText>
              </w:r>
              <w:r>
                <w:fldChar w:fldCharType="separate"/>
              </w:r>
              <w:r w:rsidR="00727B45">
                <w:rPr>
                  <w:noProof/>
                </w:rPr>
                <w:t xml:space="preserve">Dignos, A. (2020). </w:t>
              </w:r>
              <w:r w:rsidR="00727B45">
                <w:rPr>
                  <w:i/>
                  <w:iCs/>
                  <w:noProof/>
                </w:rPr>
                <w:t>Lecture Notes.</w:t>
              </w:r>
              <w:r w:rsidR="00727B45">
                <w:rPr>
                  <w:noProof/>
                </w:rPr>
                <w:t xml:space="preserve"> </w:t>
              </w:r>
            </w:p>
            <w:p w14:paraId="19B2A9EE" w14:textId="77777777" w:rsidR="00727B45" w:rsidRDefault="00727B45" w:rsidP="00727B45">
              <w:pPr>
                <w:pStyle w:val="Bibliography"/>
                <w:ind w:left="720" w:hanging="720"/>
                <w:rPr>
                  <w:noProof/>
                </w:rPr>
              </w:pPr>
              <w:r>
                <w:rPr>
                  <w:noProof/>
                </w:rPr>
                <w:t xml:space="preserve">Hitachi. (2020, 12 26). </w:t>
              </w:r>
              <w:r>
                <w:rPr>
                  <w:i/>
                  <w:iCs/>
                  <w:noProof/>
                </w:rPr>
                <w:t>www.hitachivantara.com</w:t>
              </w:r>
              <w:r>
                <w:rPr>
                  <w:noProof/>
                </w:rPr>
                <w:t>. Retrieved from www.hitachivantara.com: https://www.hitachivantara.com/en-us/pdf/datasheet/pentaho-business-analytics-platform-datasheet.pdf</w:t>
              </w:r>
            </w:p>
            <w:p w14:paraId="762DCAF3" w14:textId="77777777" w:rsidR="00727B45" w:rsidRDefault="00727B45" w:rsidP="00727B45">
              <w:pPr>
                <w:pStyle w:val="Bibliography"/>
                <w:ind w:left="720" w:hanging="720"/>
                <w:rPr>
                  <w:noProof/>
                </w:rPr>
              </w:pPr>
              <w:r>
                <w:rPr>
                  <w:noProof/>
                </w:rPr>
                <w:t>Ko</w:t>
              </w:r>
              <w:r>
                <w:rPr>
                  <w:rFonts w:ascii="Cambria" w:hAnsi="Cambria" w:cs="Cambria"/>
                  <w:noProof/>
                </w:rPr>
                <w:t>ṫ</w:t>
              </w:r>
              <w:r>
                <w:rPr>
                  <w:noProof/>
                </w:rPr>
                <w:t xml:space="preserve">lawī, A. Y. (n.d.). </w:t>
              </w:r>
              <w:r>
                <w:rPr>
                  <w:i/>
                  <w:iCs/>
                  <w:noProof/>
                </w:rPr>
                <w:t>Akhlāq-u</w:t>
              </w:r>
              <w:r>
                <w:rPr>
                  <w:rFonts w:ascii="Cambria" w:hAnsi="Cambria" w:cs="Cambria"/>
                  <w:i/>
                  <w:iCs/>
                  <w:noProof/>
                </w:rPr>
                <w:t>ṣ</w:t>
              </w:r>
              <w:r>
                <w:rPr>
                  <w:i/>
                  <w:iCs/>
                  <w:noProof/>
                </w:rPr>
                <w:t>-</w:t>
              </w:r>
              <w:r>
                <w:rPr>
                  <w:rFonts w:ascii="Cambria" w:hAnsi="Cambria" w:cs="Cambria"/>
                  <w:i/>
                  <w:iCs/>
                  <w:noProof/>
                </w:rPr>
                <w:t>Ṣ</w:t>
              </w:r>
              <w:r>
                <w:rPr>
                  <w:i/>
                  <w:iCs/>
                  <w:noProof/>
                </w:rPr>
                <w:t>āli</w:t>
              </w:r>
              <w:r>
                <w:rPr>
                  <w:rFonts w:ascii="Cambria" w:hAnsi="Cambria" w:cs="Cambria"/>
                  <w:i/>
                  <w:iCs/>
                  <w:noProof/>
                </w:rPr>
                <w:t>ḥ</w:t>
              </w:r>
              <w:r>
                <w:rPr>
                  <w:i/>
                  <w:iCs/>
                  <w:noProof/>
                </w:rPr>
                <w:t>īn.</w:t>
              </w:r>
              <w:r>
                <w:rPr>
                  <w:noProof/>
                </w:rPr>
                <w:t xml:space="preserve"> Karachi, Pakistan: Maktaba-tul-Madīnaĥ.</w:t>
              </w:r>
            </w:p>
            <w:p w14:paraId="55CFD505" w14:textId="77777777" w:rsidR="00727B45" w:rsidRDefault="00727B45" w:rsidP="00727B45">
              <w:pPr>
                <w:pStyle w:val="Bibliography"/>
                <w:ind w:left="720" w:hanging="720"/>
                <w:rPr>
                  <w:noProof/>
                </w:rPr>
              </w:pPr>
              <w:r>
                <w:rPr>
                  <w:noProof/>
                </w:rPr>
                <w:t xml:space="preserve">MAHLKNECHT , G., DIGNOS, A., &amp; KOZMINA, N. (2019). MODELING AND QUERYING FACTS WITH PERIOD TIMESTAMPS IN DATA WAREHOUSES. </w:t>
              </w:r>
              <w:r>
                <w:rPr>
                  <w:i/>
                  <w:iCs/>
                  <w:noProof/>
                </w:rPr>
                <w:t>Int. J. Appl. Math. Comput. Sci</w:t>
              </w:r>
              <w:r>
                <w:rPr>
                  <w:noProof/>
                </w:rPr>
                <w:t>.</w:t>
              </w:r>
            </w:p>
            <w:p w14:paraId="212C0DB0" w14:textId="77777777" w:rsidR="00727B45" w:rsidRDefault="00727B45" w:rsidP="00727B45">
              <w:pPr>
                <w:pStyle w:val="Bibliography"/>
                <w:ind w:left="720" w:hanging="720"/>
                <w:rPr>
                  <w:noProof/>
                </w:rPr>
              </w:pPr>
              <w:r>
                <w:rPr>
                  <w:noProof/>
                </w:rPr>
                <w:t xml:space="preserve">MATTEO GOLFARELLI, D. M. (1998). THE DIMENSIONAL FACT MODEL: A CONCEPTUAL MODEL FOR DATA WAREHOUSES. </w:t>
              </w:r>
              <w:r>
                <w:rPr>
                  <w:i/>
                  <w:iCs/>
                  <w:noProof/>
                </w:rPr>
                <w:t>International Journal of Cooperative Information Systems</w:t>
              </w:r>
              <w:r>
                <w:rPr>
                  <w:noProof/>
                </w:rPr>
                <w:t>.</w:t>
              </w:r>
            </w:p>
            <w:p w14:paraId="3215EFDB" w14:textId="77777777" w:rsidR="00727B45" w:rsidRDefault="00727B45" w:rsidP="00727B45">
              <w:pPr>
                <w:pStyle w:val="Bibliography"/>
                <w:ind w:left="720" w:hanging="720"/>
                <w:rPr>
                  <w:noProof/>
                </w:rPr>
              </w:pPr>
              <w:r>
                <w:rPr>
                  <w:noProof/>
                </w:rPr>
                <w:t>Moody, D. L., &amp; Kortink, M. A. (n.d.). From Enterprise Models to Dimensional Models: A Methodology for Data Warehouse and Data Mart Design.</w:t>
              </w:r>
            </w:p>
            <w:p w14:paraId="0E9F7303" w14:textId="77777777" w:rsidR="00727B45" w:rsidRDefault="00727B45" w:rsidP="00727B45">
              <w:pPr>
                <w:pStyle w:val="Bibliography"/>
                <w:ind w:left="720" w:hanging="720"/>
                <w:rPr>
                  <w:noProof/>
                </w:rPr>
              </w:pPr>
              <w:r>
                <w:rPr>
                  <w:noProof/>
                </w:rPr>
                <w:t>Moody, D. L., &amp; Kortink, M. A. (n.d.). From ER Models to Dimensional Models Part II: Advanced Design Issues.</w:t>
              </w:r>
            </w:p>
            <w:p w14:paraId="160BF463" w14:textId="77777777" w:rsidR="00727B45" w:rsidRDefault="00727B45" w:rsidP="00727B45">
              <w:pPr>
                <w:pStyle w:val="Bibliography"/>
                <w:ind w:left="720" w:hanging="720"/>
                <w:rPr>
                  <w:noProof/>
                </w:rPr>
              </w:pPr>
              <w:r>
                <w:rPr>
                  <w:noProof/>
                </w:rPr>
                <w:t xml:space="preserve">Prenner, J. A. (2014). </w:t>
              </w:r>
              <w:r>
                <w:rPr>
                  <w:i/>
                  <w:iCs/>
                  <w:noProof/>
                </w:rPr>
                <w:t>Advanced Data Management Technologies – Project Module 1 – Data Warehouse.</w:t>
              </w:r>
              <w:r>
                <w:rPr>
                  <w:noProof/>
                </w:rPr>
                <w:t xml:space="preserve"> </w:t>
              </w:r>
            </w:p>
            <w:p w14:paraId="5447D331" w14:textId="4D6AB27A" w:rsidR="000349F4" w:rsidRDefault="00727B45" w:rsidP="00ED777D">
              <w:pPr>
                <w:pStyle w:val="Bibliography"/>
                <w:ind w:left="720" w:hanging="720"/>
              </w:pPr>
              <w:r>
                <w:rPr>
                  <w:noProof/>
                </w:rPr>
                <w:t xml:space="preserve">Site. (n.d.). </w:t>
              </w:r>
              <w:r>
                <w:rPr>
                  <w:i/>
                  <w:iCs/>
                  <w:noProof/>
                </w:rPr>
                <w:t>http://gnuplot.sourceforge.net/.</w:t>
              </w:r>
              <w:r>
                <w:rPr>
                  <w:noProof/>
                </w:rPr>
                <w:t xml:space="preserve"> </w:t>
              </w:r>
              <w:r w:rsidR="000349F4">
                <w:rPr>
                  <w:b/>
                  <w:bCs/>
                  <w:noProof/>
                </w:rPr>
                <w:fldChar w:fldCharType="end"/>
              </w:r>
            </w:p>
          </w:sdtContent>
        </w:sdt>
      </w:sdtContent>
    </w:sdt>
    <w:sectPr w:rsidR="000349F4" w:rsidSect="00457356">
      <w:headerReference w:type="default" r:id="rId52"/>
      <w:footerReference w:type="default" r:id="rId53"/>
      <w:headerReference w:type="first" r:id="rId54"/>
      <w:footerReference w:type="first" r:id="rId55"/>
      <w:type w:val="continuous"/>
      <w:pgSz w:w="12240" w:h="15840" w:code="1"/>
      <w:pgMar w:top="648" w:right="792" w:bottom="648" w:left="594" w:header="648" w:footer="648" w:gutter="216"/>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2"/>
    </wne:keymap>
    <wne:keymap wne:kcmPrimary="0432">
      <wne:acd wne:acdName="acd1"/>
    </wne:keymap>
    <wne:keymap wne:kcmPrimary="0433">
      <wne:acd wne:acdName="acd4"/>
    </wne:keymap>
    <wne:keymap wne:kcmPrimary="0434">
      <wne:acd wne:acdName="acd7"/>
    </wne:keymap>
    <wne:keymap wne:kcmPrimary="0442">
      <wne:acd wne:acdName="acd0"/>
    </wne:keymap>
    <wne:keymap wne:kcmPrimary="0443">
      <wne:acd wne:acdName="acd3"/>
    </wne:keymap>
    <wne:keymap wne:kcmPrimary="0446">
      <wne:acd wne:acdName="acd6"/>
    </wne:keymap>
    <wne:keymap wne:kcmPrimary="0448">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AA" wne:acdName="acd0" wne:fciIndexBasedOn="0065"/>
    <wne:acd wne:argValue="AQAAAAIA" wne:acdName="acd1" wne:fciIndexBasedOn="0065"/>
    <wne:acd wne:argValue="AQAAAAEA" wne:acdName="acd2" wne:fciIndexBasedOn="0065"/>
    <wne:acd wne:argValue="AgBDAGgAYQBwAHQAZQByACAATgB1AG0AYgBlAHIA" wne:acdName="acd3" wne:fciIndexBasedOn="0065"/>
    <wne:acd wne:argValue="AQAAAAMA" wne:acdName="acd4" wne:fciIndexBasedOn="0065"/>
    <wne:acd wne:argValue="AQAAAB8A" wne:acdName="acd5" wne:fciIndexBasedOn="0065"/>
    <wne:acd wne:argValue="AQAAACAA" wne:acdName="acd6" wne:fciIndexBasedOn="0065"/>
    <wne:acd wne:argValue="AQAAAAQA" wne:acdName="acd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87146" w14:textId="77777777" w:rsidR="008F7A5B" w:rsidRDefault="008F7A5B" w:rsidP="00FB3B30">
      <w:pPr>
        <w:spacing w:after="0" w:line="240" w:lineRule="auto"/>
      </w:pPr>
      <w:r>
        <w:separator/>
      </w:r>
    </w:p>
  </w:endnote>
  <w:endnote w:type="continuationSeparator" w:id="0">
    <w:p w14:paraId="0427B096" w14:textId="77777777" w:rsidR="008F7A5B" w:rsidRDefault="008F7A5B" w:rsidP="00FB3B30">
      <w:pPr>
        <w:spacing w:after="0" w:line="240" w:lineRule="auto"/>
      </w:pPr>
      <w:r>
        <w:continuationSeparator/>
      </w:r>
    </w:p>
  </w:endnote>
  <w:endnote w:type="continuationNotice" w:id="1">
    <w:p w14:paraId="0F1F8C03" w14:textId="77777777" w:rsidR="008F7A5B" w:rsidRDefault="008F7A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959C9" w14:textId="77777777" w:rsidR="009E3920" w:rsidRPr="0095779A" w:rsidRDefault="009E3920" w:rsidP="0095779A">
    <w:pPr>
      <w:pStyle w:val="Footer"/>
      <w:jc w:val="center"/>
      <w:rPr>
        <w:rFonts w:ascii="Book Antiqua" w:hAnsi="Book Antiqua"/>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2F787" w14:textId="77777777" w:rsidR="009E3920" w:rsidRPr="005068AC" w:rsidRDefault="009E3920" w:rsidP="005068AC">
    <w:pPr>
      <w:pStyle w:val="Footer"/>
      <w:jc w:val="center"/>
      <w:rPr>
        <w:sz w:val="14"/>
        <w:szCs w:val="24"/>
      </w:rPr>
    </w:pPr>
  </w:p>
  <w:p w14:paraId="601ED833" w14:textId="77777777" w:rsidR="009E3920" w:rsidRPr="005068AC" w:rsidRDefault="009E3920" w:rsidP="005068AC">
    <w:pPr>
      <w:pStyle w:val="Footer"/>
      <w:jc w:val="center"/>
      <w:rPr>
        <w:sz w:val="14"/>
        <w:szCs w:val="24"/>
      </w:rPr>
    </w:pPr>
  </w:p>
  <w:p w14:paraId="1A58F492" w14:textId="77777777" w:rsidR="009E3920" w:rsidRPr="005068AC" w:rsidRDefault="009E3920" w:rsidP="005068AC">
    <w:pPr>
      <w:pStyle w:val="Footer"/>
      <w:jc w:val="center"/>
      <w:rPr>
        <w:sz w:val="1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F2C0" w14:textId="77777777" w:rsidR="009E3920" w:rsidRPr="005068AC" w:rsidRDefault="009E3920" w:rsidP="00284CB5">
    <w:pPr>
      <w:pStyle w:val="Footer"/>
      <w:jc w:val="center"/>
      <w:rPr>
        <w:sz w:val="14"/>
        <w:szCs w:val="24"/>
      </w:rPr>
    </w:pPr>
  </w:p>
  <w:p w14:paraId="63089247" w14:textId="77777777" w:rsidR="009E3920" w:rsidRPr="005068AC" w:rsidRDefault="009E3920" w:rsidP="00284CB5">
    <w:pPr>
      <w:pStyle w:val="Footer"/>
      <w:jc w:val="center"/>
      <w:rPr>
        <w:sz w:val="14"/>
        <w:szCs w:val="24"/>
      </w:rPr>
    </w:pPr>
  </w:p>
  <w:p w14:paraId="5AE0A886" w14:textId="77777777" w:rsidR="009E3920" w:rsidRPr="0095779A" w:rsidRDefault="009E3920" w:rsidP="00284CB5">
    <w:pPr>
      <w:pStyle w:val="Footer"/>
      <w:jc w:val="center"/>
      <w:rPr>
        <w:rFonts w:ascii="Book Antiqua" w:hAnsi="Book Antiqua"/>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9E4E2" w14:textId="77777777" w:rsidR="009E3920" w:rsidRPr="005068AC" w:rsidRDefault="009E3920" w:rsidP="005068AC">
    <w:pPr>
      <w:pStyle w:val="Footer"/>
      <w:jc w:val="center"/>
      <w:rPr>
        <w:sz w:val="14"/>
        <w:szCs w:val="24"/>
      </w:rPr>
    </w:pPr>
  </w:p>
  <w:p w14:paraId="777E7DB3" w14:textId="77777777" w:rsidR="009E3920" w:rsidRPr="005068AC" w:rsidRDefault="009E3920" w:rsidP="005068AC">
    <w:pPr>
      <w:pStyle w:val="Footer"/>
      <w:jc w:val="center"/>
      <w:rPr>
        <w:sz w:val="14"/>
        <w:szCs w:val="24"/>
      </w:rPr>
    </w:pPr>
  </w:p>
  <w:p w14:paraId="4AA946CB" w14:textId="77777777" w:rsidR="009E3920" w:rsidRPr="005068AC" w:rsidRDefault="009E3920"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Pr>
        <w:noProof/>
        <w:sz w:val="18"/>
        <w:szCs w:val="28"/>
      </w:rPr>
      <w:t>v</w:t>
    </w:r>
    <w:r w:rsidRPr="005068AC">
      <w:rPr>
        <w:noProof/>
        <w:sz w:val="18"/>
        <w:szCs w:val="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D7147" w14:textId="77777777" w:rsidR="009E3920" w:rsidRPr="005068AC" w:rsidRDefault="009E3920" w:rsidP="00284CB5">
    <w:pPr>
      <w:pStyle w:val="Footer"/>
      <w:jc w:val="center"/>
      <w:rPr>
        <w:sz w:val="14"/>
        <w:szCs w:val="24"/>
      </w:rPr>
    </w:pPr>
  </w:p>
  <w:p w14:paraId="1C3F68EB" w14:textId="77777777" w:rsidR="009E3920" w:rsidRPr="005068AC" w:rsidRDefault="009E3920" w:rsidP="00284CB5">
    <w:pPr>
      <w:pStyle w:val="Footer"/>
      <w:jc w:val="center"/>
      <w:rPr>
        <w:sz w:val="14"/>
        <w:szCs w:val="24"/>
      </w:rPr>
    </w:pPr>
  </w:p>
  <w:p w14:paraId="47A8B4B8" w14:textId="77777777" w:rsidR="009E3920" w:rsidRPr="0095779A" w:rsidRDefault="009E3920"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Pr>
        <w:noProof/>
        <w:sz w:val="18"/>
        <w:szCs w:val="28"/>
      </w:rPr>
      <w:t>iv</w:t>
    </w:r>
    <w:r w:rsidRPr="005068AC">
      <w:rPr>
        <w:noProof/>
        <w:sz w:val="18"/>
        <w:szCs w:val="2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FB349" w14:textId="77777777" w:rsidR="009E3920" w:rsidRPr="005068AC" w:rsidRDefault="009E3920" w:rsidP="005068AC">
    <w:pPr>
      <w:pStyle w:val="Footer"/>
      <w:jc w:val="center"/>
      <w:rPr>
        <w:sz w:val="14"/>
        <w:szCs w:val="24"/>
      </w:rPr>
    </w:pPr>
  </w:p>
  <w:p w14:paraId="2B8DC7D8" w14:textId="77777777" w:rsidR="009E3920" w:rsidRPr="005068AC" w:rsidRDefault="009E3920" w:rsidP="005068AC">
    <w:pPr>
      <w:pStyle w:val="Footer"/>
      <w:jc w:val="center"/>
      <w:rPr>
        <w:sz w:val="14"/>
        <w:szCs w:val="24"/>
      </w:rPr>
    </w:pPr>
  </w:p>
  <w:p w14:paraId="79387884" w14:textId="77777777" w:rsidR="009E3920" w:rsidRPr="005068AC" w:rsidRDefault="009E3920"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Pr>
        <w:noProof/>
        <w:sz w:val="18"/>
        <w:szCs w:val="28"/>
      </w:rPr>
      <w:t>vi</w:t>
    </w:r>
    <w:r w:rsidRPr="005068AC">
      <w:rPr>
        <w:noProof/>
        <w:sz w:val="18"/>
        <w:szCs w:val="2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CDE88" w14:textId="77777777" w:rsidR="009E3920" w:rsidRPr="005068AC" w:rsidRDefault="009E3920" w:rsidP="00284CB5">
    <w:pPr>
      <w:pStyle w:val="Footer"/>
      <w:jc w:val="center"/>
      <w:rPr>
        <w:sz w:val="14"/>
        <w:szCs w:val="24"/>
      </w:rPr>
    </w:pPr>
  </w:p>
  <w:p w14:paraId="4451F89F" w14:textId="77777777" w:rsidR="009E3920" w:rsidRPr="005068AC" w:rsidRDefault="009E3920" w:rsidP="00284CB5">
    <w:pPr>
      <w:pStyle w:val="Footer"/>
      <w:jc w:val="center"/>
      <w:rPr>
        <w:sz w:val="14"/>
        <w:szCs w:val="24"/>
      </w:rPr>
    </w:pPr>
  </w:p>
  <w:p w14:paraId="17BBD736" w14:textId="77777777" w:rsidR="009E3920" w:rsidRPr="0095779A" w:rsidRDefault="009E3920"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Pr>
        <w:noProof/>
        <w:sz w:val="18"/>
        <w:szCs w:val="28"/>
      </w:rPr>
      <w:t>v</w:t>
    </w:r>
    <w:r w:rsidRPr="005068AC">
      <w:rPr>
        <w:noProof/>
        <w:sz w:val="18"/>
        <w:szCs w:val="2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A5F8" w14:textId="77777777" w:rsidR="009E3920" w:rsidRPr="005068AC" w:rsidRDefault="009E3920" w:rsidP="005068AC">
    <w:pPr>
      <w:pStyle w:val="Footer"/>
      <w:jc w:val="center"/>
      <w:rPr>
        <w:sz w:val="14"/>
        <w:szCs w:val="24"/>
      </w:rPr>
    </w:pPr>
  </w:p>
  <w:p w14:paraId="7FACECD6" w14:textId="77777777" w:rsidR="009E3920" w:rsidRPr="005068AC" w:rsidRDefault="009E3920" w:rsidP="005068AC">
    <w:pPr>
      <w:pStyle w:val="Footer"/>
      <w:jc w:val="center"/>
      <w:rPr>
        <w:sz w:val="14"/>
        <w:szCs w:val="24"/>
      </w:rPr>
    </w:pPr>
  </w:p>
  <w:p w14:paraId="2806D477" w14:textId="77777777" w:rsidR="009E3920" w:rsidRPr="005068AC" w:rsidRDefault="009E3920"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Pr>
        <w:noProof/>
        <w:sz w:val="18"/>
        <w:szCs w:val="28"/>
      </w:rPr>
      <w:t>7</w:t>
    </w:r>
    <w:r w:rsidRPr="005068AC">
      <w:rPr>
        <w:noProof/>
        <w:sz w:val="18"/>
        <w:szCs w:val="2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1D129" w14:textId="77777777" w:rsidR="009E3920" w:rsidRPr="005068AC" w:rsidRDefault="009E3920" w:rsidP="00284CB5">
    <w:pPr>
      <w:pStyle w:val="Footer"/>
      <w:jc w:val="center"/>
      <w:rPr>
        <w:sz w:val="14"/>
        <w:szCs w:val="24"/>
      </w:rPr>
    </w:pPr>
  </w:p>
  <w:p w14:paraId="05021506" w14:textId="77777777" w:rsidR="009E3920" w:rsidRPr="005068AC" w:rsidRDefault="009E3920" w:rsidP="00284CB5">
    <w:pPr>
      <w:pStyle w:val="Footer"/>
      <w:jc w:val="center"/>
      <w:rPr>
        <w:sz w:val="14"/>
        <w:szCs w:val="24"/>
      </w:rPr>
    </w:pPr>
  </w:p>
  <w:p w14:paraId="3BED35DC" w14:textId="77777777" w:rsidR="009E3920" w:rsidRPr="0095779A" w:rsidRDefault="009E3920"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Pr>
        <w:noProof/>
        <w:sz w:val="18"/>
        <w:szCs w:val="28"/>
      </w:rPr>
      <w:t>1</w:t>
    </w:r>
    <w:r w:rsidRPr="005068AC">
      <w:rPr>
        <w:noProof/>
        <w:sz w:val="1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78D4A" w14:textId="77777777" w:rsidR="008F7A5B" w:rsidRDefault="008F7A5B" w:rsidP="00FB3B30">
      <w:pPr>
        <w:spacing w:after="0" w:line="240" w:lineRule="auto"/>
      </w:pPr>
      <w:r>
        <w:separator/>
      </w:r>
    </w:p>
  </w:footnote>
  <w:footnote w:type="continuationSeparator" w:id="0">
    <w:p w14:paraId="2A416FE1" w14:textId="77777777" w:rsidR="008F7A5B" w:rsidRDefault="008F7A5B" w:rsidP="00FB3B30">
      <w:pPr>
        <w:spacing w:after="0" w:line="240" w:lineRule="auto"/>
      </w:pPr>
      <w:r>
        <w:continuationSeparator/>
      </w:r>
    </w:p>
  </w:footnote>
  <w:footnote w:type="continuationNotice" w:id="1">
    <w:p w14:paraId="31D59437" w14:textId="77777777" w:rsidR="008F7A5B" w:rsidRDefault="008F7A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0D4D3" w14:textId="77777777" w:rsidR="009E3920" w:rsidRPr="00CD5685" w:rsidRDefault="009E3920" w:rsidP="005068AC">
    <w:pPr>
      <w:pStyle w:val="Header"/>
      <w:jc w:val="center"/>
      <w:rPr>
        <w:smallCaps/>
        <w:sz w:val="13"/>
        <w:szCs w:val="13"/>
      </w:rPr>
    </w:pPr>
  </w:p>
  <w:p w14:paraId="7951705A" w14:textId="77777777" w:rsidR="009E3920" w:rsidRPr="0047608F" w:rsidRDefault="009E3920" w:rsidP="005068AC">
    <w:pPr>
      <w:pStyle w:val="Header"/>
      <w:jc w:val="center"/>
      <w:rPr>
        <w:sz w:val="14"/>
        <w:szCs w:val="14"/>
      </w:rPr>
    </w:pPr>
  </w:p>
  <w:p w14:paraId="44501465" w14:textId="77777777" w:rsidR="009E3920" w:rsidRPr="0047608F" w:rsidRDefault="009E3920" w:rsidP="005068AC">
    <w:pPr>
      <w:pStyle w:val="Header"/>
      <w:jc w:val="center"/>
      <w:rPr>
        <w:sz w:val="14"/>
        <w:szCs w:val="14"/>
      </w:rPr>
    </w:pPr>
  </w:p>
  <w:p w14:paraId="4F2B4F84" w14:textId="77777777" w:rsidR="009E3920" w:rsidRPr="0047608F" w:rsidRDefault="009E3920" w:rsidP="005068AC">
    <w:pPr>
      <w:pStyle w:val="Header"/>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9754F" w14:textId="77777777" w:rsidR="009E3920" w:rsidRPr="00CD5685" w:rsidRDefault="009E3920" w:rsidP="00284CB5">
    <w:pPr>
      <w:pStyle w:val="Header"/>
      <w:jc w:val="center"/>
      <w:rPr>
        <w:smallCaps/>
        <w:sz w:val="13"/>
        <w:szCs w:val="13"/>
      </w:rPr>
    </w:pPr>
  </w:p>
  <w:p w14:paraId="02B5F693" w14:textId="77777777" w:rsidR="009E3920" w:rsidRPr="0047608F" w:rsidRDefault="009E3920" w:rsidP="00284CB5">
    <w:pPr>
      <w:pStyle w:val="Header"/>
      <w:jc w:val="center"/>
      <w:rPr>
        <w:sz w:val="14"/>
        <w:szCs w:val="14"/>
      </w:rPr>
    </w:pPr>
  </w:p>
  <w:p w14:paraId="19C11297" w14:textId="77777777" w:rsidR="009E3920" w:rsidRPr="0047608F" w:rsidRDefault="009E3920" w:rsidP="00284CB5">
    <w:pPr>
      <w:pStyle w:val="Header"/>
      <w:jc w:val="center"/>
      <w:rPr>
        <w:sz w:val="14"/>
        <w:szCs w:val="14"/>
      </w:rPr>
    </w:pPr>
  </w:p>
  <w:p w14:paraId="1EF2E346" w14:textId="77777777" w:rsidR="009E3920" w:rsidRPr="0047608F" w:rsidRDefault="009E3920" w:rsidP="00284CB5">
    <w:pPr>
      <w:pStyle w:val="Header"/>
      <w:jc w:val="center"/>
      <w:rPr>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F3B11" w14:textId="77777777" w:rsidR="009E3920" w:rsidRPr="00056BF9" w:rsidRDefault="009E3920" w:rsidP="005068AC">
    <w:pPr>
      <w:pStyle w:val="Header"/>
      <w:jc w:val="center"/>
      <w:rPr>
        <w:smallCaps/>
        <w:spacing w:val="10"/>
        <w:sz w:val="13"/>
        <w:szCs w:val="13"/>
      </w:rPr>
    </w:pPr>
    <w:r w:rsidRPr="00056BF9">
      <w:rPr>
        <w:smallCaps/>
        <w:spacing w:val="10"/>
        <w:sz w:val="13"/>
        <w:szCs w:val="13"/>
      </w:rPr>
      <w:t>MY BOOK OF 2019</w:t>
    </w:r>
  </w:p>
  <w:p w14:paraId="10E9FAC8" w14:textId="77777777" w:rsidR="009E3920" w:rsidRPr="0047608F" w:rsidRDefault="009E3920" w:rsidP="005068AC">
    <w:pPr>
      <w:pStyle w:val="Header"/>
      <w:jc w:val="center"/>
      <w:rPr>
        <w:sz w:val="14"/>
        <w:szCs w:val="14"/>
      </w:rPr>
    </w:pPr>
  </w:p>
  <w:p w14:paraId="7B468B04" w14:textId="77777777" w:rsidR="009E3920" w:rsidRPr="0047608F" w:rsidRDefault="009E3920" w:rsidP="005068AC">
    <w:pPr>
      <w:pStyle w:val="Header"/>
      <w:jc w:val="center"/>
      <w:rPr>
        <w:sz w:val="14"/>
        <w:szCs w:val="14"/>
      </w:rPr>
    </w:pPr>
  </w:p>
  <w:p w14:paraId="5C5019C7" w14:textId="77777777" w:rsidR="009E3920" w:rsidRPr="0047608F" w:rsidRDefault="009E3920" w:rsidP="005068AC">
    <w:pPr>
      <w:pStyle w:val="Header"/>
      <w:jc w:val="center"/>
      <w:rPr>
        <w:sz w:val="14"/>
        <w:szCs w:val="1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9B8C8" w14:textId="77777777" w:rsidR="009E3920" w:rsidRPr="00CD5685" w:rsidRDefault="009E3920" w:rsidP="00284CB5">
    <w:pPr>
      <w:pStyle w:val="Header"/>
      <w:jc w:val="center"/>
      <w:rPr>
        <w:smallCaps/>
        <w:sz w:val="13"/>
        <w:szCs w:val="13"/>
      </w:rPr>
    </w:pPr>
  </w:p>
  <w:p w14:paraId="3C32AD58" w14:textId="77777777" w:rsidR="009E3920" w:rsidRPr="0047608F" w:rsidRDefault="009E3920" w:rsidP="00284CB5">
    <w:pPr>
      <w:pStyle w:val="Header"/>
      <w:jc w:val="center"/>
      <w:rPr>
        <w:sz w:val="14"/>
        <w:szCs w:val="14"/>
      </w:rPr>
    </w:pPr>
  </w:p>
  <w:p w14:paraId="7F30D6E4" w14:textId="77777777" w:rsidR="009E3920" w:rsidRPr="0047608F" w:rsidRDefault="009E3920" w:rsidP="00284CB5">
    <w:pPr>
      <w:pStyle w:val="Header"/>
      <w:jc w:val="center"/>
      <w:rPr>
        <w:sz w:val="14"/>
        <w:szCs w:val="14"/>
      </w:rPr>
    </w:pPr>
  </w:p>
  <w:p w14:paraId="0FB0E570" w14:textId="77777777" w:rsidR="009E3920" w:rsidRPr="0047608F" w:rsidRDefault="009E3920" w:rsidP="00284CB5">
    <w:pPr>
      <w:pStyle w:val="Header"/>
      <w:jc w:val="center"/>
      <w:rPr>
        <w:sz w:val="14"/>
        <w:szCs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A8586" w14:textId="77777777" w:rsidR="009E3920" w:rsidRPr="002E3536" w:rsidRDefault="009E3920" w:rsidP="005068AC">
    <w:pPr>
      <w:pStyle w:val="Header"/>
      <w:jc w:val="center"/>
      <w:rPr>
        <w:smallCaps/>
        <w:spacing w:val="10"/>
        <w:sz w:val="13"/>
        <w:szCs w:val="13"/>
      </w:rPr>
    </w:pPr>
    <w:r w:rsidRPr="002E3536">
      <w:rPr>
        <w:smallCaps/>
        <w:spacing w:val="10"/>
        <w:sz w:val="13"/>
        <w:szCs w:val="13"/>
      </w:rPr>
      <w:t>MY BOOK OF 2019</w:t>
    </w:r>
  </w:p>
  <w:p w14:paraId="6F8116E8" w14:textId="77777777" w:rsidR="009E3920" w:rsidRPr="0047608F" w:rsidRDefault="009E3920" w:rsidP="005068AC">
    <w:pPr>
      <w:pStyle w:val="Header"/>
      <w:jc w:val="center"/>
      <w:rPr>
        <w:sz w:val="14"/>
        <w:szCs w:val="14"/>
      </w:rPr>
    </w:pPr>
  </w:p>
  <w:p w14:paraId="4658A915" w14:textId="77777777" w:rsidR="009E3920" w:rsidRPr="0047608F" w:rsidRDefault="009E3920" w:rsidP="005068AC">
    <w:pPr>
      <w:pStyle w:val="Header"/>
      <w:jc w:val="center"/>
      <w:rPr>
        <w:sz w:val="14"/>
        <w:szCs w:val="14"/>
      </w:rPr>
    </w:pPr>
  </w:p>
  <w:p w14:paraId="525B6C8F" w14:textId="77777777" w:rsidR="009E3920" w:rsidRPr="0047608F" w:rsidRDefault="009E3920" w:rsidP="005068AC">
    <w:pPr>
      <w:pStyle w:val="Header"/>
      <w:jc w:val="center"/>
      <w:rPr>
        <w:sz w:val="14"/>
        <w:szCs w:val="1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A68CC" w14:textId="77777777" w:rsidR="009E3920" w:rsidRPr="00CD5685" w:rsidRDefault="009E3920" w:rsidP="00284CB5">
    <w:pPr>
      <w:pStyle w:val="Header"/>
      <w:jc w:val="center"/>
      <w:rPr>
        <w:smallCaps/>
        <w:sz w:val="13"/>
        <w:szCs w:val="13"/>
      </w:rPr>
    </w:pPr>
  </w:p>
  <w:p w14:paraId="6E1326AF" w14:textId="77777777" w:rsidR="009E3920" w:rsidRPr="0047608F" w:rsidRDefault="009E3920" w:rsidP="00284CB5">
    <w:pPr>
      <w:pStyle w:val="Header"/>
      <w:jc w:val="center"/>
      <w:rPr>
        <w:sz w:val="14"/>
        <w:szCs w:val="14"/>
      </w:rPr>
    </w:pPr>
  </w:p>
  <w:p w14:paraId="6FBFF9D6" w14:textId="77777777" w:rsidR="009E3920" w:rsidRPr="0047608F" w:rsidRDefault="009E3920" w:rsidP="00284CB5">
    <w:pPr>
      <w:pStyle w:val="Header"/>
      <w:jc w:val="center"/>
      <w:rPr>
        <w:sz w:val="14"/>
        <w:szCs w:val="14"/>
      </w:rPr>
    </w:pPr>
  </w:p>
  <w:p w14:paraId="32E08718" w14:textId="77777777" w:rsidR="009E3920" w:rsidRPr="0047608F" w:rsidRDefault="009E3920" w:rsidP="00284CB5">
    <w:pPr>
      <w:pStyle w:val="Header"/>
      <w:jc w:val="center"/>
      <w:rPr>
        <w:sz w:val="14"/>
        <w:szCs w:val="1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9918" w14:textId="631A9BAB" w:rsidR="009E3920" w:rsidRPr="00CD5685" w:rsidRDefault="009E3920" w:rsidP="005068AC">
    <w:pPr>
      <w:pStyle w:val="Header"/>
      <w:jc w:val="center"/>
      <w:rPr>
        <w:smallCaps/>
        <w:sz w:val="13"/>
        <w:szCs w:val="13"/>
      </w:rPr>
    </w:pPr>
    <w:r>
      <w:rPr>
        <w:smallCaps/>
        <w:spacing w:val="10"/>
        <w:sz w:val="13"/>
        <w:szCs w:val="13"/>
      </w:rPr>
      <w:t>ADMT PROJECT</w:t>
    </w:r>
    <w:r w:rsidRPr="002E3536">
      <w:rPr>
        <w:smallCaps/>
        <w:spacing w:val="10"/>
        <w:sz w:val="13"/>
        <w:szCs w:val="13"/>
      </w:rPr>
      <w:t xml:space="preserve"> 20</w:t>
    </w:r>
    <w:r>
      <w:rPr>
        <w:smallCaps/>
        <w:spacing w:val="10"/>
        <w:sz w:val="13"/>
        <w:szCs w:val="13"/>
      </w:rPr>
      <w:t>20</w:t>
    </w:r>
  </w:p>
  <w:p w14:paraId="1C340743" w14:textId="77777777" w:rsidR="009E3920" w:rsidRPr="0047608F" w:rsidRDefault="009E3920" w:rsidP="005068AC">
    <w:pPr>
      <w:pStyle w:val="Header"/>
      <w:jc w:val="center"/>
      <w:rPr>
        <w:sz w:val="14"/>
        <w:szCs w:val="14"/>
      </w:rPr>
    </w:pPr>
  </w:p>
  <w:p w14:paraId="13074B24" w14:textId="77777777" w:rsidR="009E3920" w:rsidRPr="0047608F" w:rsidRDefault="009E3920" w:rsidP="005068AC">
    <w:pPr>
      <w:pStyle w:val="Header"/>
      <w:jc w:val="center"/>
      <w:rPr>
        <w:sz w:val="14"/>
        <w:szCs w:val="14"/>
      </w:rPr>
    </w:pPr>
  </w:p>
  <w:p w14:paraId="19DA6797" w14:textId="77777777" w:rsidR="009E3920" w:rsidRPr="0047608F" w:rsidRDefault="009E3920" w:rsidP="005068AC">
    <w:pPr>
      <w:pStyle w:val="Header"/>
      <w:jc w:val="center"/>
      <w:rPr>
        <w:sz w:val="14"/>
        <w:szCs w:val="1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9A61D" w14:textId="77777777" w:rsidR="009E3920" w:rsidRPr="00CD5685" w:rsidRDefault="009E3920" w:rsidP="00284CB5">
    <w:pPr>
      <w:pStyle w:val="Header"/>
      <w:jc w:val="center"/>
      <w:rPr>
        <w:smallCaps/>
        <w:sz w:val="13"/>
        <w:szCs w:val="13"/>
      </w:rPr>
    </w:pPr>
  </w:p>
  <w:p w14:paraId="012666C1" w14:textId="77777777" w:rsidR="009E3920" w:rsidRPr="0047608F" w:rsidRDefault="009E3920" w:rsidP="00284CB5">
    <w:pPr>
      <w:pStyle w:val="Header"/>
      <w:jc w:val="center"/>
      <w:rPr>
        <w:sz w:val="14"/>
        <w:szCs w:val="14"/>
      </w:rPr>
    </w:pPr>
  </w:p>
  <w:p w14:paraId="3940A0C7" w14:textId="77777777" w:rsidR="009E3920" w:rsidRPr="0047608F" w:rsidRDefault="009E3920" w:rsidP="00284CB5">
    <w:pPr>
      <w:pStyle w:val="Header"/>
      <w:jc w:val="center"/>
      <w:rPr>
        <w:sz w:val="14"/>
        <w:szCs w:val="14"/>
      </w:rPr>
    </w:pPr>
  </w:p>
  <w:p w14:paraId="7F64C1A4" w14:textId="77777777" w:rsidR="009E3920" w:rsidRPr="0047608F" w:rsidRDefault="009E3920" w:rsidP="00284CB5">
    <w:pPr>
      <w:pStyle w:val="Header"/>
      <w:jc w:val="center"/>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1.1pt;height:30pt;rotation:90;visibility:visible;mso-wrap-style:square" o:bullet="t">
        <v:imagedata r:id="rId1" o:title=""/>
      </v:shape>
    </w:pict>
  </w:numPicBullet>
  <w:abstractNum w:abstractNumId="0" w15:restartNumberingAfterBreak="0">
    <w:nsid w:val="FFFFFF7C"/>
    <w:multiLevelType w:val="singleLevel"/>
    <w:tmpl w:val="20C6D71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6D60F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3EC514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42807F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8D606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072FE7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4486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265E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63EDA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C3450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497807"/>
    <w:multiLevelType w:val="hybridMultilevel"/>
    <w:tmpl w:val="CB5413B8"/>
    <w:lvl w:ilvl="0" w:tplc="CCC64312">
      <w:start w:val="1"/>
      <w:numFmt w:val="bullet"/>
      <w:lvlText w:val=""/>
      <w:lvlPicBulletId w:val="0"/>
      <w:lvlJc w:val="left"/>
      <w:pPr>
        <w:tabs>
          <w:tab w:val="num" w:pos="720"/>
        </w:tabs>
        <w:ind w:left="720" w:hanging="360"/>
      </w:pPr>
      <w:rPr>
        <w:rFonts w:ascii="Symbol" w:hAnsi="Symbol" w:hint="default"/>
      </w:rPr>
    </w:lvl>
    <w:lvl w:ilvl="1" w:tplc="53BE12BC" w:tentative="1">
      <w:start w:val="1"/>
      <w:numFmt w:val="bullet"/>
      <w:lvlText w:val=""/>
      <w:lvlJc w:val="left"/>
      <w:pPr>
        <w:tabs>
          <w:tab w:val="num" w:pos="1440"/>
        </w:tabs>
        <w:ind w:left="1440" w:hanging="360"/>
      </w:pPr>
      <w:rPr>
        <w:rFonts w:ascii="Symbol" w:hAnsi="Symbol" w:hint="default"/>
      </w:rPr>
    </w:lvl>
    <w:lvl w:ilvl="2" w:tplc="F704DF1C" w:tentative="1">
      <w:start w:val="1"/>
      <w:numFmt w:val="bullet"/>
      <w:lvlText w:val=""/>
      <w:lvlJc w:val="left"/>
      <w:pPr>
        <w:tabs>
          <w:tab w:val="num" w:pos="2160"/>
        </w:tabs>
        <w:ind w:left="2160" w:hanging="360"/>
      </w:pPr>
      <w:rPr>
        <w:rFonts w:ascii="Symbol" w:hAnsi="Symbol" w:hint="default"/>
      </w:rPr>
    </w:lvl>
    <w:lvl w:ilvl="3" w:tplc="EE4EA6B6" w:tentative="1">
      <w:start w:val="1"/>
      <w:numFmt w:val="bullet"/>
      <w:lvlText w:val=""/>
      <w:lvlJc w:val="left"/>
      <w:pPr>
        <w:tabs>
          <w:tab w:val="num" w:pos="2880"/>
        </w:tabs>
        <w:ind w:left="2880" w:hanging="360"/>
      </w:pPr>
      <w:rPr>
        <w:rFonts w:ascii="Symbol" w:hAnsi="Symbol" w:hint="default"/>
      </w:rPr>
    </w:lvl>
    <w:lvl w:ilvl="4" w:tplc="07803842" w:tentative="1">
      <w:start w:val="1"/>
      <w:numFmt w:val="bullet"/>
      <w:lvlText w:val=""/>
      <w:lvlJc w:val="left"/>
      <w:pPr>
        <w:tabs>
          <w:tab w:val="num" w:pos="3600"/>
        </w:tabs>
        <w:ind w:left="3600" w:hanging="360"/>
      </w:pPr>
      <w:rPr>
        <w:rFonts w:ascii="Symbol" w:hAnsi="Symbol" w:hint="default"/>
      </w:rPr>
    </w:lvl>
    <w:lvl w:ilvl="5" w:tplc="9A0E8104" w:tentative="1">
      <w:start w:val="1"/>
      <w:numFmt w:val="bullet"/>
      <w:lvlText w:val=""/>
      <w:lvlJc w:val="left"/>
      <w:pPr>
        <w:tabs>
          <w:tab w:val="num" w:pos="4320"/>
        </w:tabs>
        <w:ind w:left="4320" w:hanging="360"/>
      </w:pPr>
      <w:rPr>
        <w:rFonts w:ascii="Symbol" w:hAnsi="Symbol" w:hint="default"/>
      </w:rPr>
    </w:lvl>
    <w:lvl w:ilvl="6" w:tplc="0D223BE4" w:tentative="1">
      <w:start w:val="1"/>
      <w:numFmt w:val="bullet"/>
      <w:lvlText w:val=""/>
      <w:lvlJc w:val="left"/>
      <w:pPr>
        <w:tabs>
          <w:tab w:val="num" w:pos="5040"/>
        </w:tabs>
        <w:ind w:left="5040" w:hanging="360"/>
      </w:pPr>
      <w:rPr>
        <w:rFonts w:ascii="Symbol" w:hAnsi="Symbol" w:hint="default"/>
      </w:rPr>
    </w:lvl>
    <w:lvl w:ilvl="7" w:tplc="F0D82D6C" w:tentative="1">
      <w:start w:val="1"/>
      <w:numFmt w:val="bullet"/>
      <w:lvlText w:val=""/>
      <w:lvlJc w:val="left"/>
      <w:pPr>
        <w:tabs>
          <w:tab w:val="num" w:pos="5760"/>
        </w:tabs>
        <w:ind w:left="5760" w:hanging="360"/>
      </w:pPr>
      <w:rPr>
        <w:rFonts w:ascii="Symbol" w:hAnsi="Symbol" w:hint="default"/>
      </w:rPr>
    </w:lvl>
    <w:lvl w:ilvl="8" w:tplc="157A2E62"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12335349"/>
    <w:multiLevelType w:val="hybridMultilevel"/>
    <w:tmpl w:val="04080C4E"/>
    <w:lvl w:ilvl="0" w:tplc="205A62DC">
      <w:numFmt w:val="bullet"/>
      <w:lvlText w:val="-"/>
      <w:lvlJc w:val="left"/>
      <w:pPr>
        <w:ind w:left="1800" w:hanging="360"/>
      </w:pPr>
      <w:rPr>
        <w:rFonts w:ascii="Bookman Old Style" w:eastAsiaTheme="minorHAnsi" w:hAnsi="Bookman Old Style" w:cstheme="minorBidi"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1C744BFF"/>
    <w:multiLevelType w:val="hybridMultilevel"/>
    <w:tmpl w:val="8236F64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28BC679A"/>
    <w:multiLevelType w:val="hybridMultilevel"/>
    <w:tmpl w:val="AA10C788"/>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294F7124"/>
    <w:multiLevelType w:val="hybridMultilevel"/>
    <w:tmpl w:val="6EAAC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6E3A0D"/>
    <w:multiLevelType w:val="hybridMultilevel"/>
    <w:tmpl w:val="9E8CC69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30F7234B"/>
    <w:multiLevelType w:val="hybridMultilevel"/>
    <w:tmpl w:val="6EF29E56"/>
    <w:lvl w:ilvl="0" w:tplc="E5ACAAFC">
      <w:start w:val="1"/>
      <w:numFmt w:val="bullet"/>
      <w:lvlText w:val=""/>
      <w:lvlJc w:val="left"/>
      <w:pPr>
        <w:tabs>
          <w:tab w:val="num" w:pos="720"/>
        </w:tabs>
        <w:ind w:left="720" w:hanging="360"/>
      </w:pPr>
      <w:rPr>
        <w:rFonts w:ascii="Wingdings" w:hAnsi="Wingdings" w:hint="default"/>
      </w:rPr>
    </w:lvl>
    <w:lvl w:ilvl="1" w:tplc="0E8677A4" w:tentative="1">
      <w:start w:val="1"/>
      <w:numFmt w:val="bullet"/>
      <w:lvlText w:val=""/>
      <w:lvlJc w:val="left"/>
      <w:pPr>
        <w:tabs>
          <w:tab w:val="num" w:pos="1440"/>
        </w:tabs>
        <w:ind w:left="1440" w:hanging="360"/>
      </w:pPr>
      <w:rPr>
        <w:rFonts w:ascii="Wingdings" w:hAnsi="Wingdings" w:hint="default"/>
      </w:rPr>
    </w:lvl>
    <w:lvl w:ilvl="2" w:tplc="3D78903E" w:tentative="1">
      <w:start w:val="1"/>
      <w:numFmt w:val="bullet"/>
      <w:lvlText w:val=""/>
      <w:lvlJc w:val="left"/>
      <w:pPr>
        <w:tabs>
          <w:tab w:val="num" w:pos="2160"/>
        </w:tabs>
        <w:ind w:left="2160" w:hanging="360"/>
      </w:pPr>
      <w:rPr>
        <w:rFonts w:ascii="Wingdings" w:hAnsi="Wingdings" w:hint="default"/>
      </w:rPr>
    </w:lvl>
    <w:lvl w:ilvl="3" w:tplc="158AA8F4" w:tentative="1">
      <w:start w:val="1"/>
      <w:numFmt w:val="bullet"/>
      <w:lvlText w:val=""/>
      <w:lvlJc w:val="left"/>
      <w:pPr>
        <w:tabs>
          <w:tab w:val="num" w:pos="2880"/>
        </w:tabs>
        <w:ind w:left="2880" w:hanging="360"/>
      </w:pPr>
      <w:rPr>
        <w:rFonts w:ascii="Wingdings" w:hAnsi="Wingdings" w:hint="default"/>
      </w:rPr>
    </w:lvl>
    <w:lvl w:ilvl="4" w:tplc="32D43734" w:tentative="1">
      <w:start w:val="1"/>
      <w:numFmt w:val="bullet"/>
      <w:lvlText w:val=""/>
      <w:lvlJc w:val="left"/>
      <w:pPr>
        <w:tabs>
          <w:tab w:val="num" w:pos="3600"/>
        </w:tabs>
        <w:ind w:left="3600" w:hanging="360"/>
      </w:pPr>
      <w:rPr>
        <w:rFonts w:ascii="Wingdings" w:hAnsi="Wingdings" w:hint="default"/>
      </w:rPr>
    </w:lvl>
    <w:lvl w:ilvl="5" w:tplc="33FEF77A" w:tentative="1">
      <w:start w:val="1"/>
      <w:numFmt w:val="bullet"/>
      <w:lvlText w:val=""/>
      <w:lvlJc w:val="left"/>
      <w:pPr>
        <w:tabs>
          <w:tab w:val="num" w:pos="4320"/>
        </w:tabs>
        <w:ind w:left="4320" w:hanging="360"/>
      </w:pPr>
      <w:rPr>
        <w:rFonts w:ascii="Wingdings" w:hAnsi="Wingdings" w:hint="default"/>
      </w:rPr>
    </w:lvl>
    <w:lvl w:ilvl="6" w:tplc="BE3C7BFA" w:tentative="1">
      <w:start w:val="1"/>
      <w:numFmt w:val="bullet"/>
      <w:lvlText w:val=""/>
      <w:lvlJc w:val="left"/>
      <w:pPr>
        <w:tabs>
          <w:tab w:val="num" w:pos="5040"/>
        </w:tabs>
        <w:ind w:left="5040" w:hanging="360"/>
      </w:pPr>
      <w:rPr>
        <w:rFonts w:ascii="Wingdings" w:hAnsi="Wingdings" w:hint="default"/>
      </w:rPr>
    </w:lvl>
    <w:lvl w:ilvl="7" w:tplc="A5482A58" w:tentative="1">
      <w:start w:val="1"/>
      <w:numFmt w:val="bullet"/>
      <w:lvlText w:val=""/>
      <w:lvlJc w:val="left"/>
      <w:pPr>
        <w:tabs>
          <w:tab w:val="num" w:pos="5760"/>
        </w:tabs>
        <w:ind w:left="5760" w:hanging="360"/>
      </w:pPr>
      <w:rPr>
        <w:rFonts w:ascii="Wingdings" w:hAnsi="Wingdings" w:hint="default"/>
      </w:rPr>
    </w:lvl>
    <w:lvl w:ilvl="8" w:tplc="FD08E03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2D55143"/>
    <w:multiLevelType w:val="hybridMultilevel"/>
    <w:tmpl w:val="7A70BFA8"/>
    <w:lvl w:ilvl="0" w:tplc="471A1580">
      <w:start w:val="1"/>
      <w:numFmt w:val="bullet"/>
      <w:lvlText w:val=""/>
      <w:lvlPicBulletId w:val="0"/>
      <w:lvlJc w:val="left"/>
      <w:pPr>
        <w:tabs>
          <w:tab w:val="num" w:pos="720"/>
        </w:tabs>
        <w:ind w:left="720" w:hanging="360"/>
      </w:pPr>
      <w:rPr>
        <w:rFonts w:ascii="Symbol" w:hAnsi="Symbol" w:hint="default"/>
      </w:rPr>
    </w:lvl>
    <w:lvl w:ilvl="1" w:tplc="4E8CD2E8" w:tentative="1">
      <w:start w:val="1"/>
      <w:numFmt w:val="bullet"/>
      <w:lvlText w:val=""/>
      <w:lvlJc w:val="left"/>
      <w:pPr>
        <w:tabs>
          <w:tab w:val="num" w:pos="1440"/>
        </w:tabs>
        <w:ind w:left="1440" w:hanging="360"/>
      </w:pPr>
      <w:rPr>
        <w:rFonts w:ascii="Symbol" w:hAnsi="Symbol" w:hint="default"/>
      </w:rPr>
    </w:lvl>
    <w:lvl w:ilvl="2" w:tplc="9D74FDF6" w:tentative="1">
      <w:start w:val="1"/>
      <w:numFmt w:val="bullet"/>
      <w:lvlText w:val=""/>
      <w:lvlJc w:val="left"/>
      <w:pPr>
        <w:tabs>
          <w:tab w:val="num" w:pos="2160"/>
        </w:tabs>
        <w:ind w:left="2160" w:hanging="360"/>
      </w:pPr>
      <w:rPr>
        <w:rFonts w:ascii="Symbol" w:hAnsi="Symbol" w:hint="default"/>
      </w:rPr>
    </w:lvl>
    <w:lvl w:ilvl="3" w:tplc="4F48D0FA" w:tentative="1">
      <w:start w:val="1"/>
      <w:numFmt w:val="bullet"/>
      <w:lvlText w:val=""/>
      <w:lvlJc w:val="left"/>
      <w:pPr>
        <w:tabs>
          <w:tab w:val="num" w:pos="2880"/>
        </w:tabs>
        <w:ind w:left="2880" w:hanging="360"/>
      </w:pPr>
      <w:rPr>
        <w:rFonts w:ascii="Symbol" w:hAnsi="Symbol" w:hint="default"/>
      </w:rPr>
    </w:lvl>
    <w:lvl w:ilvl="4" w:tplc="C49E80EA" w:tentative="1">
      <w:start w:val="1"/>
      <w:numFmt w:val="bullet"/>
      <w:lvlText w:val=""/>
      <w:lvlJc w:val="left"/>
      <w:pPr>
        <w:tabs>
          <w:tab w:val="num" w:pos="3600"/>
        </w:tabs>
        <w:ind w:left="3600" w:hanging="360"/>
      </w:pPr>
      <w:rPr>
        <w:rFonts w:ascii="Symbol" w:hAnsi="Symbol" w:hint="default"/>
      </w:rPr>
    </w:lvl>
    <w:lvl w:ilvl="5" w:tplc="F198DB0A" w:tentative="1">
      <w:start w:val="1"/>
      <w:numFmt w:val="bullet"/>
      <w:lvlText w:val=""/>
      <w:lvlJc w:val="left"/>
      <w:pPr>
        <w:tabs>
          <w:tab w:val="num" w:pos="4320"/>
        </w:tabs>
        <w:ind w:left="4320" w:hanging="360"/>
      </w:pPr>
      <w:rPr>
        <w:rFonts w:ascii="Symbol" w:hAnsi="Symbol" w:hint="default"/>
      </w:rPr>
    </w:lvl>
    <w:lvl w:ilvl="6" w:tplc="C7DE469A" w:tentative="1">
      <w:start w:val="1"/>
      <w:numFmt w:val="bullet"/>
      <w:lvlText w:val=""/>
      <w:lvlJc w:val="left"/>
      <w:pPr>
        <w:tabs>
          <w:tab w:val="num" w:pos="5040"/>
        </w:tabs>
        <w:ind w:left="5040" w:hanging="360"/>
      </w:pPr>
      <w:rPr>
        <w:rFonts w:ascii="Symbol" w:hAnsi="Symbol" w:hint="default"/>
      </w:rPr>
    </w:lvl>
    <w:lvl w:ilvl="7" w:tplc="D570B502" w:tentative="1">
      <w:start w:val="1"/>
      <w:numFmt w:val="bullet"/>
      <w:lvlText w:val=""/>
      <w:lvlJc w:val="left"/>
      <w:pPr>
        <w:tabs>
          <w:tab w:val="num" w:pos="5760"/>
        </w:tabs>
        <w:ind w:left="5760" w:hanging="360"/>
      </w:pPr>
      <w:rPr>
        <w:rFonts w:ascii="Symbol" w:hAnsi="Symbol" w:hint="default"/>
      </w:rPr>
    </w:lvl>
    <w:lvl w:ilvl="8" w:tplc="9A3C86B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33674397"/>
    <w:multiLevelType w:val="hybridMultilevel"/>
    <w:tmpl w:val="8816256A"/>
    <w:lvl w:ilvl="0" w:tplc="6638F556">
      <w:start w:val="1"/>
      <w:numFmt w:val="decimal"/>
      <w:lvlText w:val="%1."/>
      <w:lvlJc w:val="left"/>
      <w:pPr>
        <w:ind w:left="1260" w:hanging="360"/>
      </w:pPr>
      <w:rPr>
        <w:rFonts w:hint="default"/>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9" w15:restartNumberingAfterBreak="0">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DA18C2"/>
    <w:multiLevelType w:val="hybridMultilevel"/>
    <w:tmpl w:val="1590A20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3BA74236"/>
    <w:multiLevelType w:val="hybridMultilevel"/>
    <w:tmpl w:val="6DEEB90E"/>
    <w:lvl w:ilvl="0" w:tplc="EB3A9358">
      <w:start w:val="1"/>
      <w:numFmt w:val="decimal"/>
      <w:lvlText w:val="%1."/>
      <w:lvlJc w:val="left"/>
      <w:pPr>
        <w:ind w:left="1260" w:hanging="360"/>
      </w:pPr>
      <w:rPr>
        <w:rFonts w:hint="default"/>
        <w:color w:val="FF000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2" w15:restartNumberingAfterBreak="0">
    <w:nsid w:val="42EF09BD"/>
    <w:multiLevelType w:val="hybridMultilevel"/>
    <w:tmpl w:val="A7FE649E"/>
    <w:lvl w:ilvl="0" w:tplc="92BCB1B6">
      <w:start w:val="1"/>
      <w:numFmt w:val="bullet"/>
      <w:lvlText w:val=""/>
      <w:lvlJc w:val="left"/>
      <w:pPr>
        <w:tabs>
          <w:tab w:val="num" w:pos="720"/>
        </w:tabs>
        <w:ind w:left="720" w:hanging="360"/>
      </w:pPr>
      <w:rPr>
        <w:rFonts w:ascii="Wingdings" w:hAnsi="Wingdings" w:hint="default"/>
      </w:rPr>
    </w:lvl>
    <w:lvl w:ilvl="1" w:tplc="16586B8A">
      <w:start w:val="1"/>
      <w:numFmt w:val="bullet"/>
      <w:lvlText w:val=""/>
      <w:lvlJc w:val="left"/>
      <w:pPr>
        <w:tabs>
          <w:tab w:val="num" w:pos="1440"/>
        </w:tabs>
        <w:ind w:left="1440" w:hanging="360"/>
      </w:pPr>
      <w:rPr>
        <w:rFonts w:ascii="Wingdings" w:hAnsi="Wingdings" w:hint="default"/>
      </w:rPr>
    </w:lvl>
    <w:lvl w:ilvl="2" w:tplc="2682987E" w:tentative="1">
      <w:start w:val="1"/>
      <w:numFmt w:val="bullet"/>
      <w:lvlText w:val=""/>
      <w:lvlJc w:val="left"/>
      <w:pPr>
        <w:tabs>
          <w:tab w:val="num" w:pos="2160"/>
        </w:tabs>
        <w:ind w:left="2160" w:hanging="360"/>
      </w:pPr>
      <w:rPr>
        <w:rFonts w:ascii="Wingdings" w:hAnsi="Wingdings" w:hint="default"/>
      </w:rPr>
    </w:lvl>
    <w:lvl w:ilvl="3" w:tplc="BF0CD33C" w:tentative="1">
      <w:start w:val="1"/>
      <w:numFmt w:val="bullet"/>
      <w:lvlText w:val=""/>
      <w:lvlJc w:val="left"/>
      <w:pPr>
        <w:tabs>
          <w:tab w:val="num" w:pos="2880"/>
        </w:tabs>
        <w:ind w:left="2880" w:hanging="360"/>
      </w:pPr>
      <w:rPr>
        <w:rFonts w:ascii="Wingdings" w:hAnsi="Wingdings" w:hint="default"/>
      </w:rPr>
    </w:lvl>
    <w:lvl w:ilvl="4" w:tplc="5608C45C" w:tentative="1">
      <w:start w:val="1"/>
      <w:numFmt w:val="bullet"/>
      <w:lvlText w:val=""/>
      <w:lvlJc w:val="left"/>
      <w:pPr>
        <w:tabs>
          <w:tab w:val="num" w:pos="3600"/>
        </w:tabs>
        <w:ind w:left="3600" w:hanging="360"/>
      </w:pPr>
      <w:rPr>
        <w:rFonts w:ascii="Wingdings" w:hAnsi="Wingdings" w:hint="default"/>
      </w:rPr>
    </w:lvl>
    <w:lvl w:ilvl="5" w:tplc="B34627D2" w:tentative="1">
      <w:start w:val="1"/>
      <w:numFmt w:val="bullet"/>
      <w:lvlText w:val=""/>
      <w:lvlJc w:val="left"/>
      <w:pPr>
        <w:tabs>
          <w:tab w:val="num" w:pos="4320"/>
        </w:tabs>
        <w:ind w:left="4320" w:hanging="360"/>
      </w:pPr>
      <w:rPr>
        <w:rFonts w:ascii="Wingdings" w:hAnsi="Wingdings" w:hint="default"/>
      </w:rPr>
    </w:lvl>
    <w:lvl w:ilvl="6" w:tplc="03E2618C" w:tentative="1">
      <w:start w:val="1"/>
      <w:numFmt w:val="bullet"/>
      <w:lvlText w:val=""/>
      <w:lvlJc w:val="left"/>
      <w:pPr>
        <w:tabs>
          <w:tab w:val="num" w:pos="5040"/>
        </w:tabs>
        <w:ind w:left="5040" w:hanging="360"/>
      </w:pPr>
      <w:rPr>
        <w:rFonts w:ascii="Wingdings" w:hAnsi="Wingdings" w:hint="default"/>
      </w:rPr>
    </w:lvl>
    <w:lvl w:ilvl="7" w:tplc="D3BEA6A8" w:tentative="1">
      <w:start w:val="1"/>
      <w:numFmt w:val="bullet"/>
      <w:lvlText w:val=""/>
      <w:lvlJc w:val="left"/>
      <w:pPr>
        <w:tabs>
          <w:tab w:val="num" w:pos="5760"/>
        </w:tabs>
        <w:ind w:left="5760" w:hanging="360"/>
      </w:pPr>
      <w:rPr>
        <w:rFonts w:ascii="Wingdings" w:hAnsi="Wingdings" w:hint="default"/>
      </w:rPr>
    </w:lvl>
    <w:lvl w:ilvl="8" w:tplc="FDC63A9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B1525D2"/>
    <w:multiLevelType w:val="hybridMultilevel"/>
    <w:tmpl w:val="3158852C"/>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4" w15:restartNumberingAfterBreak="0">
    <w:nsid w:val="4E402CD1"/>
    <w:multiLevelType w:val="hybridMultilevel"/>
    <w:tmpl w:val="EDC2CBAE"/>
    <w:lvl w:ilvl="0" w:tplc="579C71FA">
      <w:start w:val="1"/>
      <w:numFmt w:val="bullet"/>
      <w:lvlText w:val=""/>
      <w:lvlJc w:val="left"/>
      <w:pPr>
        <w:tabs>
          <w:tab w:val="num" w:pos="720"/>
        </w:tabs>
        <w:ind w:left="720" w:hanging="360"/>
      </w:pPr>
      <w:rPr>
        <w:rFonts w:ascii="Wingdings" w:hAnsi="Wingdings" w:hint="default"/>
      </w:rPr>
    </w:lvl>
    <w:lvl w:ilvl="1" w:tplc="E558F960">
      <w:start w:val="1"/>
      <w:numFmt w:val="bullet"/>
      <w:lvlText w:val=""/>
      <w:lvlJc w:val="left"/>
      <w:pPr>
        <w:tabs>
          <w:tab w:val="num" w:pos="1440"/>
        </w:tabs>
        <w:ind w:left="1440" w:hanging="360"/>
      </w:pPr>
      <w:rPr>
        <w:rFonts w:ascii="Wingdings" w:hAnsi="Wingdings" w:hint="default"/>
      </w:rPr>
    </w:lvl>
    <w:lvl w:ilvl="2" w:tplc="7332B5C0" w:tentative="1">
      <w:start w:val="1"/>
      <w:numFmt w:val="bullet"/>
      <w:lvlText w:val=""/>
      <w:lvlJc w:val="left"/>
      <w:pPr>
        <w:tabs>
          <w:tab w:val="num" w:pos="2160"/>
        </w:tabs>
        <w:ind w:left="2160" w:hanging="360"/>
      </w:pPr>
      <w:rPr>
        <w:rFonts w:ascii="Wingdings" w:hAnsi="Wingdings" w:hint="default"/>
      </w:rPr>
    </w:lvl>
    <w:lvl w:ilvl="3" w:tplc="FA62253A" w:tentative="1">
      <w:start w:val="1"/>
      <w:numFmt w:val="bullet"/>
      <w:lvlText w:val=""/>
      <w:lvlJc w:val="left"/>
      <w:pPr>
        <w:tabs>
          <w:tab w:val="num" w:pos="2880"/>
        </w:tabs>
        <w:ind w:left="2880" w:hanging="360"/>
      </w:pPr>
      <w:rPr>
        <w:rFonts w:ascii="Wingdings" w:hAnsi="Wingdings" w:hint="default"/>
      </w:rPr>
    </w:lvl>
    <w:lvl w:ilvl="4" w:tplc="98382E0A" w:tentative="1">
      <w:start w:val="1"/>
      <w:numFmt w:val="bullet"/>
      <w:lvlText w:val=""/>
      <w:lvlJc w:val="left"/>
      <w:pPr>
        <w:tabs>
          <w:tab w:val="num" w:pos="3600"/>
        </w:tabs>
        <w:ind w:left="3600" w:hanging="360"/>
      </w:pPr>
      <w:rPr>
        <w:rFonts w:ascii="Wingdings" w:hAnsi="Wingdings" w:hint="default"/>
      </w:rPr>
    </w:lvl>
    <w:lvl w:ilvl="5" w:tplc="BF907CA8" w:tentative="1">
      <w:start w:val="1"/>
      <w:numFmt w:val="bullet"/>
      <w:lvlText w:val=""/>
      <w:lvlJc w:val="left"/>
      <w:pPr>
        <w:tabs>
          <w:tab w:val="num" w:pos="4320"/>
        </w:tabs>
        <w:ind w:left="4320" w:hanging="360"/>
      </w:pPr>
      <w:rPr>
        <w:rFonts w:ascii="Wingdings" w:hAnsi="Wingdings" w:hint="default"/>
      </w:rPr>
    </w:lvl>
    <w:lvl w:ilvl="6" w:tplc="B436F7C8" w:tentative="1">
      <w:start w:val="1"/>
      <w:numFmt w:val="bullet"/>
      <w:lvlText w:val=""/>
      <w:lvlJc w:val="left"/>
      <w:pPr>
        <w:tabs>
          <w:tab w:val="num" w:pos="5040"/>
        </w:tabs>
        <w:ind w:left="5040" w:hanging="360"/>
      </w:pPr>
      <w:rPr>
        <w:rFonts w:ascii="Wingdings" w:hAnsi="Wingdings" w:hint="default"/>
      </w:rPr>
    </w:lvl>
    <w:lvl w:ilvl="7" w:tplc="5F9AFBE8" w:tentative="1">
      <w:start w:val="1"/>
      <w:numFmt w:val="bullet"/>
      <w:lvlText w:val=""/>
      <w:lvlJc w:val="left"/>
      <w:pPr>
        <w:tabs>
          <w:tab w:val="num" w:pos="5760"/>
        </w:tabs>
        <w:ind w:left="5760" w:hanging="360"/>
      </w:pPr>
      <w:rPr>
        <w:rFonts w:ascii="Wingdings" w:hAnsi="Wingdings" w:hint="default"/>
      </w:rPr>
    </w:lvl>
    <w:lvl w:ilvl="8" w:tplc="8144996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F633E6C"/>
    <w:multiLevelType w:val="hybridMultilevel"/>
    <w:tmpl w:val="0F269FB6"/>
    <w:lvl w:ilvl="0" w:tplc="AEA0DA84">
      <w:start w:val="1"/>
      <w:numFmt w:val="bullet"/>
      <w:lvlText w:val=""/>
      <w:lvlJc w:val="left"/>
      <w:pPr>
        <w:tabs>
          <w:tab w:val="num" w:pos="720"/>
        </w:tabs>
        <w:ind w:left="720" w:hanging="360"/>
      </w:pPr>
      <w:rPr>
        <w:rFonts w:ascii="Wingdings" w:hAnsi="Wingdings" w:hint="default"/>
      </w:rPr>
    </w:lvl>
    <w:lvl w:ilvl="1" w:tplc="8A78AB0A">
      <w:start w:val="1"/>
      <w:numFmt w:val="bullet"/>
      <w:lvlText w:val=""/>
      <w:lvlJc w:val="left"/>
      <w:pPr>
        <w:tabs>
          <w:tab w:val="num" w:pos="1440"/>
        </w:tabs>
        <w:ind w:left="1440" w:hanging="360"/>
      </w:pPr>
      <w:rPr>
        <w:rFonts w:ascii="Wingdings" w:hAnsi="Wingdings" w:hint="default"/>
      </w:rPr>
    </w:lvl>
    <w:lvl w:ilvl="2" w:tplc="3ABE1C74" w:tentative="1">
      <w:start w:val="1"/>
      <w:numFmt w:val="bullet"/>
      <w:lvlText w:val=""/>
      <w:lvlJc w:val="left"/>
      <w:pPr>
        <w:tabs>
          <w:tab w:val="num" w:pos="2160"/>
        </w:tabs>
        <w:ind w:left="2160" w:hanging="360"/>
      </w:pPr>
      <w:rPr>
        <w:rFonts w:ascii="Wingdings" w:hAnsi="Wingdings" w:hint="default"/>
      </w:rPr>
    </w:lvl>
    <w:lvl w:ilvl="3" w:tplc="E00CCA2E" w:tentative="1">
      <w:start w:val="1"/>
      <w:numFmt w:val="bullet"/>
      <w:lvlText w:val=""/>
      <w:lvlJc w:val="left"/>
      <w:pPr>
        <w:tabs>
          <w:tab w:val="num" w:pos="2880"/>
        </w:tabs>
        <w:ind w:left="2880" w:hanging="360"/>
      </w:pPr>
      <w:rPr>
        <w:rFonts w:ascii="Wingdings" w:hAnsi="Wingdings" w:hint="default"/>
      </w:rPr>
    </w:lvl>
    <w:lvl w:ilvl="4" w:tplc="E366423A" w:tentative="1">
      <w:start w:val="1"/>
      <w:numFmt w:val="bullet"/>
      <w:lvlText w:val=""/>
      <w:lvlJc w:val="left"/>
      <w:pPr>
        <w:tabs>
          <w:tab w:val="num" w:pos="3600"/>
        </w:tabs>
        <w:ind w:left="3600" w:hanging="360"/>
      </w:pPr>
      <w:rPr>
        <w:rFonts w:ascii="Wingdings" w:hAnsi="Wingdings" w:hint="default"/>
      </w:rPr>
    </w:lvl>
    <w:lvl w:ilvl="5" w:tplc="FC90AB3E" w:tentative="1">
      <w:start w:val="1"/>
      <w:numFmt w:val="bullet"/>
      <w:lvlText w:val=""/>
      <w:lvlJc w:val="left"/>
      <w:pPr>
        <w:tabs>
          <w:tab w:val="num" w:pos="4320"/>
        </w:tabs>
        <w:ind w:left="4320" w:hanging="360"/>
      </w:pPr>
      <w:rPr>
        <w:rFonts w:ascii="Wingdings" w:hAnsi="Wingdings" w:hint="default"/>
      </w:rPr>
    </w:lvl>
    <w:lvl w:ilvl="6" w:tplc="08565008" w:tentative="1">
      <w:start w:val="1"/>
      <w:numFmt w:val="bullet"/>
      <w:lvlText w:val=""/>
      <w:lvlJc w:val="left"/>
      <w:pPr>
        <w:tabs>
          <w:tab w:val="num" w:pos="5040"/>
        </w:tabs>
        <w:ind w:left="5040" w:hanging="360"/>
      </w:pPr>
      <w:rPr>
        <w:rFonts w:ascii="Wingdings" w:hAnsi="Wingdings" w:hint="default"/>
      </w:rPr>
    </w:lvl>
    <w:lvl w:ilvl="7" w:tplc="B87CF662" w:tentative="1">
      <w:start w:val="1"/>
      <w:numFmt w:val="bullet"/>
      <w:lvlText w:val=""/>
      <w:lvlJc w:val="left"/>
      <w:pPr>
        <w:tabs>
          <w:tab w:val="num" w:pos="5760"/>
        </w:tabs>
        <w:ind w:left="5760" w:hanging="360"/>
      </w:pPr>
      <w:rPr>
        <w:rFonts w:ascii="Wingdings" w:hAnsi="Wingdings" w:hint="default"/>
      </w:rPr>
    </w:lvl>
    <w:lvl w:ilvl="8" w:tplc="A5C6483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2012413"/>
    <w:multiLevelType w:val="hybridMultilevel"/>
    <w:tmpl w:val="020E54A8"/>
    <w:lvl w:ilvl="0" w:tplc="436AA914">
      <w:start w:val="1"/>
      <w:numFmt w:val="decimal"/>
      <w:lvlText w:val="%1."/>
      <w:lvlJc w:val="left"/>
      <w:pPr>
        <w:ind w:left="1260" w:hanging="360"/>
      </w:pPr>
      <w:rPr>
        <w:rFonts w:hint="default"/>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7" w15:restartNumberingAfterBreak="0">
    <w:nsid w:val="52B830AF"/>
    <w:multiLevelType w:val="hybridMultilevel"/>
    <w:tmpl w:val="6A9C65AC"/>
    <w:lvl w:ilvl="0" w:tplc="C3CC234C">
      <w:start w:val="1"/>
      <w:numFmt w:val="decimal"/>
      <w:lvlText w:val="%1."/>
      <w:lvlJc w:val="left"/>
      <w:pPr>
        <w:ind w:left="1260" w:hanging="360"/>
      </w:pPr>
      <w:rPr>
        <w:rFonts w:hint="default"/>
      </w:rPr>
    </w:lvl>
    <w:lvl w:ilvl="1" w:tplc="08090019">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8" w15:restartNumberingAfterBreak="0">
    <w:nsid w:val="539B281A"/>
    <w:multiLevelType w:val="hybridMultilevel"/>
    <w:tmpl w:val="CDDAB902"/>
    <w:lvl w:ilvl="0" w:tplc="9AF096E2">
      <w:start w:val="4"/>
      <w:numFmt w:val="decimal"/>
      <w:lvlText w:val="%1"/>
      <w:lvlJc w:val="left"/>
      <w:pPr>
        <w:ind w:left="1260" w:hanging="360"/>
      </w:pPr>
      <w:rPr>
        <w:rFonts w:hint="default"/>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9" w15:restartNumberingAfterBreak="0">
    <w:nsid w:val="573D0131"/>
    <w:multiLevelType w:val="hybridMultilevel"/>
    <w:tmpl w:val="B89E0F82"/>
    <w:lvl w:ilvl="0" w:tplc="694ABD0E">
      <w:start w:val="1"/>
      <w:numFmt w:val="bullet"/>
      <w:lvlText w:val="•"/>
      <w:lvlJc w:val="left"/>
      <w:pPr>
        <w:tabs>
          <w:tab w:val="num" w:pos="720"/>
        </w:tabs>
        <w:ind w:left="720" w:hanging="360"/>
      </w:pPr>
      <w:rPr>
        <w:rFonts w:ascii="Arial" w:hAnsi="Arial" w:hint="default"/>
      </w:rPr>
    </w:lvl>
    <w:lvl w:ilvl="1" w:tplc="7020D44E" w:tentative="1">
      <w:start w:val="1"/>
      <w:numFmt w:val="bullet"/>
      <w:lvlText w:val="•"/>
      <w:lvlJc w:val="left"/>
      <w:pPr>
        <w:tabs>
          <w:tab w:val="num" w:pos="1440"/>
        </w:tabs>
        <w:ind w:left="1440" w:hanging="360"/>
      </w:pPr>
      <w:rPr>
        <w:rFonts w:ascii="Arial" w:hAnsi="Arial" w:hint="default"/>
      </w:rPr>
    </w:lvl>
    <w:lvl w:ilvl="2" w:tplc="3F32D69E" w:tentative="1">
      <w:start w:val="1"/>
      <w:numFmt w:val="bullet"/>
      <w:lvlText w:val="•"/>
      <w:lvlJc w:val="left"/>
      <w:pPr>
        <w:tabs>
          <w:tab w:val="num" w:pos="2160"/>
        </w:tabs>
        <w:ind w:left="2160" w:hanging="360"/>
      </w:pPr>
      <w:rPr>
        <w:rFonts w:ascii="Arial" w:hAnsi="Arial" w:hint="default"/>
      </w:rPr>
    </w:lvl>
    <w:lvl w:ilvl="3" w:tplc="0A2ED2D2" w:tentative="1">
      <w:start w:val="1"/>
      <w:numFmt w:val="bullet"/>
      <w:lvlText w:val="•"/>
      <w:lvlJc w:val="left"/>
      <w:pPr>
        <w:tabs>
          <w:tab w:val="num" w:pos="2880"/>
        </w:tabs>
        <w:ind w:left="2880" w:hanging="360"/>
      </w:pPr>
      <w:rPr>
        <w:rFonts w:ascii="Arial" w:hAnsi="Arial" w:hint="default"/>
      </w:rPr>
    </w:lvl>
    <w:lvl w:ilvl="4" w:tplc="7F28B3DE" w:tentative="1">
      <w:start w:val="1"/>
      <w:numFmt w:val="bullet"/>
      <w:lvlText w:val="•"/>
      <w:lvlJc w:val="left"/>
      <w:pPr>
        <w:tabs>
          <w:tab w:val="num" w:pos="3600"/>
        </w:tabs>
        <w:ind w:left="3600" w:hanging="360"/>
      </w:pPr>
      <w:rPr>
        <w:rFonts w:ascii="Arial" w:hAnsi="Arial" w:hint="default"/>
      </w:rPr>
    </w:lvl>
    <w:lvl w:ilvl="5" w:tplc="F4562B62" w:tentative="1">
      <w:start w:val="1"/>
      <w:numFmt w:val="bullet"/>
      <w:lvlText w:val="•"/>
      <w:lvlJc w:val="left"/>
      <w:pPr>
        <w:tabs>
          <w:tab w:val="num" w:pos="4320"/>
        </w:tabs>
        <w:ind w:left="4320" w:hanging="360"/>
      </w:pPr>
      <w:rPr>
        <w:rFonts w:ascii="Arial" w:hAnsi="Arial" w:hint="default"/>
      </w:rPr>
    </w:lvl>
    <w:lvl w:ilvl="6" w:tplc="D840AC1E" w:tentative="1">
      <w:start w:val="1"/>
      <w:numFmt w:val="bullet"/>
      <w:lvlText w:val="•"/>
      <w:lvlJc w:val="left"/>
      <w:pPr>
        <w:tabs>
          <w:tab w:val="num" w:pos="5040"/>
        </w:tabs>
        <w:ind w:left="5040" w:hanging="360"/>
      </w:pPr>
      <w:rPr>
        <w:rFonts w:ascii="Arial" w:hAnsi="Arial" w:hint="default"/>
      </w:rPr>
    </w:lvl>
    <w:lvl w:ilvl="7" w:tplc="9170FE54" w:tentative="1">
      <w:start w:val="1"/>
      <w:numFmt w:val="bullet"/>
      <w:lvlText w:val="•"/>
      <w:lvlJc w:val="left"/>
      <w:pPr>
        <w:tabs>
          <w:tab w:val="num" w:pos="5760"/>
        </w:tabs>
        <w:ind w:left="5760" w:hanging="360"/>
      </w:pPr>
      <w:rPr>
        <w:rFonts w:ascii="Arial" w:hAnsi="Arial" w:hint="default"/>
      </w:rPr>
    </w:lvl>
    <w:lvl w:ilvl="8" w:tplc="8B0CC59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79D6E35"/>
    <w:multiLevelType w:val="hybridMultilevel"/>
    <w:tmpl w:val="7DA6E8CC"/>
    <w:lvl w:ilvl="0" w:tplc="7B5E49EA">
      <w:start w:val="1"/>
      <w:numFmt w:val="bullet"/>
      <w:lvlText w:val="•"/>
      <w:lvlJc w:val="left"/>
      <w:pPr>
        <w:tabs>
          <w:tab w:val="num" w:pos="720"/>
        </w:tabs>
        <w:ind w:left="720" w:hanging="360"/>
      </w:pPr>
      <w:rPr>
        <w:rFonts w:ascii="Arial" w:hAnsi="Arial" w:hint="default"/>
      </w:rPr>
    </w:lvl>
    <w:lvl w:ilvl="1" w:tplc="297A8724" w:tentative="1">
      <w:start w:val="1"/>
      <w:numFmt w:val="bullet"/>
      <w:lvlText w:val="•"/>
      <w:lvlJc w:val="left"/>
      <w:pPr>
        <w:tabs>
          <w:tab w:val="num" w:pos="1440"/>
        </w:tabs>
        <w:ind w:left="1440" w:hanging="360"/>
      </w:pPr>
      <w:rPr>
        <w:rFonts w:ascii="Arial" w:hAnsi="Arial" w:hint="default"/>
      </w:rPr>
    </w:lvl>
    <w:lvl w:ilvl="2" w:tplc="F7D2CB40" w:tentative="1">
      <w:start w:val="1"/>
      <w:numFmt w:val="bullet"/>
      <w:lvlText w:val="•"/>
      <w:lvlJc w:val="left"/>
      <w:pPr>
        <w:tabs>
          <w:tab w:val="num" w:pos="2160"/>
        </w:tabs>
        <w:ind w:left="2160" w:hanging="360"/>
      </w:pPr>
      <w:rPr>
        <w:rFonts w:ascii="Arial" w:hAnsi="Arial" w:hint="default"/>
      </w:rPr>
    </w:lvl>
    <w:lvl w:ilvl="3" w:tplc="E372290C" w:tentative="1">
      <w:start w:val="1"/>
      <w:numFmt w:val="bullet"/>
      <w:lvlText w:val="•"/>
      <w:lvlJc w:val="left"/>
      <w:pPr>
        <w:tabs>
          <w:tab w:val="num" w:pos="2880"/>
        </w:tabs>
        <w:ind w:left="2880" w:hanging="360"/>
      </w:pPr>
      <w:rPr>
        <w:rFonts w:ascii="Arial" w:hAnsi="Arial" w:hint="default"/>
      </w:rPr>
    </w:lvl>
    <w:lvl w:ilvl="4" w:tplc="2D50C236" w:tentative="1">
      <w:start w:val="1"/>
      <w:numFmt w:val="bullet"/>
      <w:lvlText w:val="•"/>
      <w:lvlJc w:val="left"/>
      <w:pPr>
        <w:tabs>
          <w:tab w:val="num" w:pos="3600"/>
        </w:tabs>
        <w:ind w:left="3600" w:hanging="360"/>
      </w:pPr>
      <w:rPr>
        <w:rFonts w:ascii="Arial" w:hAnsi="Arial" w:hint="default"/>
      </w:rPr>
    </w:lvl>
    <w:lvl w:ilvl="5" w:tplc="0302E41E" w:tentative="1">
      <w:start w:val="1"/>
      <w:numFmt w:val="bullet"/>
      <w:lvlText w:val="•"/>
      <w:lvlJc w:val="left"/>
      <w:pPr>
        <w:tabs>
          <w:tab w:val="num" w:pos="4320"/>
        </w:tabs>
        <w:ind w:left="4320" w:hanging="360"/>
      </w:pPr>
      <w:rPr>
        <w:rFonts w:ascii="Arial" w:hAnsi="Arial" w:hint="default"/>
      </w:rPr>
    </w:lvl>
    <w:lvl w:ilvl="6" w:tplc="04C2CD04" w:tentative="1">
      <w:start w:val="1"/>
      <w:numFmt w:val="bullet"/>
      <w:lvlText w:val="•"/>
      <w:lvlJc w:val="left"/>
      <w:pPr>
        <w:tabs>
          <w:tab w:val="num" w:pos="5040"/>
        </w:tabs>
        <w:ind w:left="5040" w:hanging="360"/>
      </w:pPr>
      <w:rPr>
        <w:rFonts w:ascii="Arial" w:hAnsi="Arial" w:hint="default"/>
      </w:rPr>
    </w:lvl>
    <w:lvl w:ilvl="7" w:tplc="D2604446" w:tentative="1">
      <w:start w:val="1"/>
      <w:numFmt w:val="bullet"/>
      <w:lvlText w:val="•"/>
      <w:lvlJc w:val="left"/>
      <w:pPr>
        <w:tabs>
          <w:tab w:val="num" w:pos="5760"/>
        </w:tabs>
        <w:ind w:left="5760" w:hanging="360"/>
      </w:pPr>
      <w:rPr>
        <w:rFonts w:ascii="Arial" w:hAnsi="Arial" w:hint="default"/>
      </w:rPr>
    </w:lvl>
    <w:lvl w:ilvl="8" w:tplc="BC58EE3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BAD4D9B"/>
    <w:multiLevelType w:val="hybridMultilevel"/>
    <w:tmpl w:val="CD70CA70"/>
    <w:lvl w:ilvl="0" w:tplc="0809000F">
      <w:start w:val="1"/>
      <w:numFmt w:val="decimal"/>
      <w:lvlText w:val="%1."/>
      <w:lvlJc w:val="left"/>
      <w:pPr>
        <w:ind w:left="1620" w:hanging="360"/>
      </w:pPr>
    </w:lvl>
    <w:lvl w:ilvl="1" w:tplc="08090019" w:tentative="1">
      <w:start w:val="1"/>
      <w:numFmt w:val="lowerLetter"/>
      <w:lvlText w:val="%2."/>
      <w:lvlJc w:val="left"/>
      <w:pPr>
        <w:ind w:left="2340" w:hanging="360"/>
      </w:pPr>
    </w:lvl>
    <w:lvl w:ilvl="2" w:tplc="0809001B" w:tentative="1">
      <w:start w:val="1"/>
      <w:numFmt w:val="lowerRoman"/>
      <w:lvlText w:val="%3."/>
      <w:lvlJc w:val="right"/>
      <w:pPr>
        <w:ind w:left="3060" w:hanging="180"/>
      </w:pPr>
    </w:lvl>
    <w:lvl w:ilvl="3" w:tplc="0809000F" w:tentative="1">
      <w:start w:val="1"/>
      <w:numFmt w:val="decimal"/>
      <w:lvlText w:val="%4."/>
      <w:lvlJc w:val="left"/>
      <w:pPr>
        <w:ind w:left="3780" w:hanging="360"/>
      </w:pPr>
    </w:lvl>
    <w:lvl w:ilvl="4" w:tplc="08090019" w:tentative="1">
      <w:start w:val="1"/>
      <w:numFmt w:val="lowerLetter"/>
      <w:lvlText w:val="%5."/>
      <w:lvlJc w:val="left"/>
      <w:pPr>
        <w:ind w:left="4500" w:hanging="360"/>
      </w:pPr>
    </w:lvl>
    <w:lvl w:ilvl="5" w:tplc="0809001B" w:tentative="1">
      <w:start w:val="1"/>
      <w:numFmt w:val="lowerRoman"/>
      <w:lvlText w:val="%6."/>
      <w:lvlJc w:val="right"/>
      <w:pPr>
        <w:ind w:left="5220" w:hanging="180"/>
      </w:pPr>
    </w:lvl>
    <w:lvl w:ilvl="6" w:tplc="0809000F" w:tentative="1">
      <w:start w:val="1"/>
      <w:numFmt w:val="decimal"/>
      <w:lvlText w:val="%7."/>
      <w:lvlJc w:val="left"/>
      <w:pPr>
        <w:ind w:left="5940" w:hanging="360"/>
      </w:pPr>
    </w:lvl>
    <w:lvl w:ilvl="7" w:tplc="08090019" w:tentative="1">
      <w:start w:val="1"/>
      <w:numFmt w:val="lowerLetter"/>
      <w:lvlText w:val="%8."/>
      <w:lvlJc w:val="left"/>
      <w:pPr>
        <w:ind w:left="6660" w:hanging="360"/>
      </w:pPr>
    </w:lvl>
    <w:lvl w:ilvl="8" w:tplc="0809001B" w:tentative="1">
      <w:start w:val="1"/>
      <w:numFmt w:val="lowerRoman"/>
      <w:lvlText w:val="%9."/>
      <w:lvlJc w:val="right"/>
      <w:pPr>
        <w:ind w:left="7380" w:hanging="180"/>
      </w:pPr>
    </w:lvl>
  </w:abstractNum>
  <w:abstractNum w:abstractNumId="32" w15:restartNumberingAfterBreak="0">
    <w:nsid w:val="5F7608B9"/>
    <w:multiLevelType w:val="hybridMultilevel"/>
    <w:tmpl w:val="0C3EFD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DD4E94"/>
    <w:multiLevelType w:val="hybridMultilevel"/>
    <w:tmpl w:val="78DE4988"/>
    <w:lvl w:ilvl="0" w:tplc="205A62DC">
      <w:numFmt w:val="bullet"/>
      <w:lvlText w:val="-"/>
      <w:lvlJc w:val="left"/>
      <w:pPr>
        <w:ind w:left="360" w:hanging="360"/>
      </w:pPr>
      <w:rPr>
        <w:rFonts w:ascii="Bookman Old Style" w:eastAsiaTheme="minorHAnsi" w:hAnsi="Bookman Old Style" w:cstheme="minorBidi" w:hint="default"/>
      </w:rPr>
    </w:lvl>
    <w:lvl w:ilvl="1" w:tplc="08090003" w:tentative="1">
      <w:start w:val="1"/>
      <w:numFmt w:val="bullet"/>
      <w:lvlText w:val="o"/>
      <w:lvlJc w:val="left"/>
      <w:pPr>
        <w:ind w:left="0" w:hanging="360"/>
      </w:pPr>
      <w:rPr>
        <w:rFonts w:ascii="Courier New" w:hAnsi="Courier New" w:cs="Courier New" w:hint="default"/>
      </w:rPr>
    </w:lvl>
    <w:lvl w:ilvl="2" w:tplc="08090005" w:tentative="1">
      <w:start w:val="1"/>
      <w:numFmt w:val="bullet"/>
      <w:lvlText w:val=""/>
      <w:lvlJc w:val="left"/>
      <w:pPr>
        <w:ind w:left="720" w:hanging="360"/>
      </w:pPr>
      <w:rPr>
        <w:rFonts w:ascii="Wingdings" w:hAnsi="Wingdings" w:hint="default"/>
      </w:rPr>
    </w:lvl>
    <w:lvl w:ilvl="3" w:tplc="08090001" w:tentative="1">
      <w:start w:val="1"/>
      <w:numFmt w:val="bullet"/>
      <w:lvlText w:val=""/>
      <w:lvlJc w:val="left"/>
      <w:pPr>
        <w:ind w:left="1440" w:hanging="360"/>
      </w:pPr>
      <w:rPr>
        <w:rFonts w:ascii="Symbol" w:hAnsi="Symbol" w:hint="default"/>
      </w:rPr>
    </w:lvl>
    <w:lvl w:ilvl="4" w:tplc="08090003" w:tentative="1">
      <w:start w:val="1"/>
      <w:numFmt w:val="bullet"/>
      <w:lvlText w:val="o"/>
      <w:lvlJc w:val="left"/>
      <w:pPr>
        <w:ind w:left="2160" w:hanging="360"/>
      </w:pPr>
      <w:rPr>
        <w:rFonts w:ascii="Courier New" w:hAnsi="Courier New" w:cs="Courier New" w:hint="default"/>
      </w:rPr>
    </w:lvl>
    <w:lvl w:ilvl="5" w:tplc="08090005" w:tentative="1">
      <w:start w:val="1"/>
      <w:numFmt w:val="bullet"/>
      <w:lvlText w:val=""/>
      <w:lvlJc w:val="left"/>
      <w:pPr>
        <w:ind w:left="2880" w:hanging="360"/>
      </w:pPr>
      <w:rPr>
        <w:rFonts w:ascii="Wingdings" w:hAnsi="Wingdings" w:hint="default"/>
      </w:rPr>
    </w:lvl>
    <w:lvl w:ilvl="6" w:tplc="08090001" w:tentative="1">
      <w:start w:val="1"/>
      <w:numFmt w:val="bullet"/>
      <w:lvlText w:val=""/>
      <w:lvlJc w:val="left"/>
      <w:pPr>
        <w:ind w:left="3600" w:hanging="360"/>
      </w:pPr>
      <w:rPr>
        <w:rFonts w:ascii="Symbol" w:hAnsi="Symbol" w:hint="default"/>
      </w:rPr>
    </w:lvl>
    <w:lvl w:ilvl="7" w:tplc="08090003" w:tentative="1">
      <w:start w:val="1"/>
      <w:numFmt w:val="bullet"/>
      <w:lvlText w:val="o"/>
      <w:lvlJc w:val="left"/>
      <w:pPr>
        <w:ind w:left="4320" w:hanging="360"/>
      </w:pPr>
      <w:rPr>
        <w:rFonts w:ascii="Courier New" w:hAnsi="Courier New" w:cs="Courier New" w:hint="default"/>
      </w:rPr>
    </w:lvl>
    <w:lvl w:ilvl="8" w:tplc="08090005" w:tentative="1">
      <w:start w:val="1"/>
      <w:numFmt w:val="bullet"/>
      <w:lvlText w:val=""/>
      <w:lvlJc w:val="left"/>
      <w:pPr>
        <w:ind w:left="5040" w:hanging="360"/>
      </w:pPr>
      <w:rPr>
        <w:rFonts w:ascii="Wingdings" w:hAnsi="Wingdings" w:hint="default"/>
      </w:rPr>
    </w:lvl>
  </w:abstractNum>
  <w:abstractNum w:abstractNumId="34" w15:restartNumberingAfterBreak="0">
    <w:nsid w:val="64554E07"/>
    <w:multiLevelType w:val="hybridMultilevel"/>
    <w:tmpl w:val="2A30F3C0"/>
    <w:lvl w:ilvl="0" w:tplc="97AACC18">
      <w:start w:val="1"/>
      <w:numFmt w:val="bullet"/>
      <w:lvlText w:val=""/>
      <w:lvlJc w:val="left"/>
      <w:pPr>
        <w:tabs>
          <w:tab w:val="num" w:pos="720"/>
        </w:tabs>
        <w:ind w:left="720" w:hanging="360"/>
      </w:pPr>
      <w:rPr>
        <w:rFonts w:ascii="Wingdings" w:hAnsi="Wingdings" w:hint="default"/>
      </w:rPr>
    </w:lvl>
    <w:lvl w:ilvl="1" w:tplc="49FC9E30">
      <w:start w:val="1"/>
      <w:numFmt w:val="bullet"/>
      <w:lvlText w:val=""/>
      <w:lvlJc w:val="left"/>
      <w:pPr>
        <w:tabs>
          <w:tab w:val="num" w:pos="1440"/>
        </w:tabs>
        <w:ind w:left="1440" w:hanging="360"/>
      </w:pPr>
      <w:rPr>
        <w:rFonts w:ascii="Wingdings" w:hAnsi="Wingdings" w:hint="default"/>
      </w:rPr>
    </w:lvl>
    <w:lvl w:ilvl="2" w:tplc="28047CB6" w:tentative="1">
      <w:start w:val="1"/>
      <w:numFmt w:val="bullet"/>
      <w:lvlText w:val=""/>
      <w:lvlJc w:val="left"/>
      <w:pPr>
        <w:tabs>
          <w:tab w:val="num" w:pos="2160"/>
        </w:tabs>
        <w:ind w:left="2160" w:hanging="360"/>
      </w:pPr>
      <w:rPr>
        <w:rFonts w:ascii="Wingdings" w:hAnsi="Wingdings" w:hint="default"/>
      </w:rPr>
    </w:lvl>
    <w:lvl w:ilvl="3" w:tplc="F3A00624" w:tentative="1">
      <w:start w:val="1"/>
      <w:numFmt w:val="bullet"/>
      <w:lvlText w:val=""/>
      <w:lvlJc w:val="left"/>
      <w:pPr>
        <w:tabs>
          <w:tab w:val="num" w:pos="2880"/>
        </w:tabs>
        <w:ind w:left="2880" w:hanging="360"/>
      </w:pPr>
      <w:rPr>
        <w:rFonts w:ascii="Wingdings" w:hAnsi="Wingdings" w:hint="default"/>
      </w:rPr>
    </w:lvl>
    <w:lvl w:ilvl="4" w:tplc="F28C7EB4" w:tentative="1">
      <w:start w:val="1"/>
      <w:numFmt w:val="bullet"/>
      <w:lvlText w:val=""/>
      <w:lvlJc w:val="left"/>
      <w:pPr>
        <w:tabs>
          <w:tab w:val="num" w:pos="3600"/>
        </w:tabs>
        <w:ind w:left="3600" w:hanging="360"/>
      </w:pPr>
      <w:rPr>
        <w:rFonts w:ascii="Wingdings" w:hAnsi="Wingdings" w:hint="default"/>
      </w:rPr>
    </w:lvl>
    <w:lvl w:ilvl="5" w:tplc="4034702E" w:tentative="1">
      <w:start w:val="1"/>
      <w:numFmt w:val="bullet"/>
      <w:lvlText w:val=""/>
      <w:lvlJc w:val="left"/>
      <w:pPr>
        <w:tabs>
          <w:tab w:val="num" w:pos="4320"/>
        </w:tabs>
        <w:ind w:left="4320" w:hanging="360"/>
      </w:pPr>
      <w:rPr>
        <w:rFonts w:ascii="Wingdings" w:hAnsi="Wingdings" w:hint="default"/>
      </w:rPr>
    </w:lvl>
    <w:lvl w:ilvl="6" w:tplc="0CA45EDA" w:tentative="1">
      <w:start w:val="1"/>
      <w:numFmt w:val="bullet"/>
      <w:lvlText w:val=""/>
      <w:lvlJc w:val="left"/>
      <w:pPr>
        <w:tabs>
          <w:tab w:val="num" w:pos="5040"/>
        </w:tabs>
        <w:ind w:left="5040" w:hanging="360"/>
      </w:pPr>
      <w:rPr>
        <w:rFonts w:ascii="Wingdings" w:hAnsi="Wingdings" w:hint="default"/>
      </w:rPr>
    </w:lvl>
    <w:lvl w:ilvl="7" w:tplc="47C0FCDE" w:tentative="1">
      <w:start w:val="1"/>
      <w:numFmt w:val="bullet"/>
      <w:lvlText w:val=""/>
      <w:lvlJc w:val="left"/>
      <w:pPr>
        <w:tabs>
          <w:tab w:val="num" w:pos="5760"/>
        </w:tabs>
        <w:ind w:left="5760" w:hanging="360"/>
      </w:pPr>
      <w:rPr>
        <w:rFonts w:ascii="Wingdings" w:hAnsi="Wingdings" w:hint="default"/>
      </w:rPr>
    </w:lvl>
    <w:lvl w:ilvl="8" w:tplc="74F0891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B4423A"/>
    <w:multiLevelType w:val="hybridMultilevel"/>
    <w:tmpl w:val="BDE6BC10"/>
    <w:lvl w:ilvl="0" w:tplc="23C826BA">
      <w:start w:val="1"/>
      <w:numFmt w:val="bullet"/>
      <w:lvlText w:val="•"/>
      <w:lvlJc w:val="left"/>
      <w:pPr>
        <w:tabs>
          <w:tab w:val="num" w:pos="720"/>
        </w:tabs>
        <w:ind w:left="720" w:hanging="360"/>
      </w:pPr>
      <w:rPr>
        <w:rFonts w:ascii="Times New Roman" w:hAnsi="Times New Roman" w:hint="default"/>
      </w:rPr>
    </w:lvl>
    <w:lvl w:ilvl="1" w:tplc="080E4406" w:tentative="1">
      <w:start w:val="1"/>
      <w:numFmt w:val="bullet"/>
      <w:lvlText w:val="•"/>
      <w:lvlJc w:val="left"/>
      <w:pPr>
        <w:tabs>
          <w:tab w:val="num" w:pos="1440"/>
        </w:tabs>
        <w:ind w:left="1440" w:hanging="360"/>
      </w:pPr>
      <w:rPr>
        <w:rFonts w:ascii="Times New Roman" w:hAnsi="Times New Roman" w:hint="default"/>
      </w:rPr>
    </w:lvl>
    <w:lvl w:ilvl="2" w:tplc="08F64A4A" w:tentative="1">
      <w:start w:val="1"/>
      <w:numFmt w:val="bullet"/>
      <w:lvlText w:val="•"/>
      <w:lvlJc w:val="left"/>
      <w:pPr>
        <w:tabs>
          <w:tab w:val="num" w:pos="2160"/>
        </w:tabs>
        <w:ind w:left="2160" w:hanging="360"/>
      </w:pPr>
      <w:rPr>
        <w:rFonts w:ascii="Times New Roman" w:hAnsi="Times New Roman" w:hint="default"/>
      </w:rPr>
    </w:lvl>
    <w:lvl w:ilvl="3" w:tplc="71A07A5C" w:tentative="1">
      <w:start w:val="1"/>
      <w:numFmt w:val="bullet"/>
      <w:lvlText w:val="•"/>
      <w:lvlJc w:val="left"/>
      <w:pPr>
        <w:tabs>
          <w:tab w:val="num" w:pos="2880"/>
        </w:tabs>
        <w:ind w:left="2880" w:hanging="360"/>
      </w:pPr>
      <w:rPr>
        <w:rFonts w:ascii="Times New Roman" w:hAnsi="Times New Roman" w:hint="default"/>
      </w:rPr>
    </w:lvl>
    <w:lvl w:ilvl="4" w:tplc="BAD059C4" w:tentative="1">
      <w:start w:val="1"/>
      <w:numFmt w:val="bullet"/>
      <w:lvlText w:val="•"/>
      <w:lvlJc w:val="left"/>
      <w:pPr>
        <w:tabs>
          <w:tab w:val="num" w:pos="3600"/>
        </w:tabs>
        <w:ind w:left="3600" w:hanging="360"/>
      </w:pPr>
      <w:rPr>
        <w:rFonts w:ascii="Times New Roman" w:hAnsi="Times New Roman" w:hint="default"/>
      </w:rPr>
    </w:lvl>
    <w:lvl w:ilvl="5" w:tplc="202A7728" w:tentative="1">
      <w:start w:val="1"/>
      <w:numFmt w:val="bullet"/>
      <w:lvlText w:val="•"/>
      <w:lvlJc w:val="left"/>
      <w:pPr>
        <w:tabs>
          <w:tab w:val="num" w:pos="4320"/>
        </w:tabs>
        <w:ind w:left="4320" w:hanging="360"/>
      </w:pPr>
      <w:rPr>
        <w:rFonts w:ascii="Times New Roman" w:hAnsi="Times New Roman" w:hint="default"/>
      </w:rPr>
    </w:lvl>
    <w:lvl w:ilvl="6" w:tplc="BFE097F4" w:tentative="1">
      <w:start w:val="1"/>
      <w:numFmt w:val="bullet"/>
      <w:lvlText w:val="•"/>
      <w:lvlJc w:val="left"/>
      <w:pPr>
        <w:tabs>
          <w:tab w:val="num" w:pos="5040"/>
        </w:tabs>
        <w:ind w:left="5040" w:hanging="360"/>
      </w:pPr>
      <w:rPr>
        <w:rFonts w:ascii="Times New Roman" w:hAnsi="Times New Roman" w:hint="default"/>
      </w:rPr>
    </w:lvl>
    <w:lvl w:ilvl="7" w:tplc="1ABC0F5E" w:tentative="1">
      <w:start w:val="1"/>
      <w:numFmt w:val="bullet"/>
      <w:lvlText w:val="•"/>
      <w:lvlJc w:val="left"/>
      <w:pPr>
        <w:tabs>
          <w:tab w:val="num" w:pos="5760"/>
        </w:tabs>
        <w:ind w:left="5760" w:hanging="360"/>
      </w:pPr>
      <w:rPr>
        <w:rFonts w:ascii="Times New Roman" w:hAnsi="Times New Roman" w:hint="default"/>
      </w:rPr>
    </w:lvl>
    <w:lvl w:ilvl="8" w:tplc="F2C896A4"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AC55A64"/>
    <w:multiLevelType w:val="hybridMultilevel"/>
    <w:tmpl w:val="E7C4F85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15:restartNumberingAfterBreak="0">
    <w:nsid w:val="709A18D2"/>
    <w:multiLevelType w:val="multilevel"/>
    <w:tmpl w:val="B27EF7E2"/>
    <w:lvl w:ilvl="0">
      <w:start w:val="4"/>
      <w:numFmt w:val="decimal"/>
      <w:lvlText w:val="%1"/>
      <w:lvlJc w:val="left"/>
      <w:pPr>
        <w:ind w:left="420" w:hanging="420"/>
      </w:pPr>
      <w:rPr>
        <w:rFonts w:hint="default"/>
      </w:rPr>
    </w:lvl>
    <w:lvl w:ilvl="1">
      <w:start w:val="1"/>
      <w:numFmt w:val="decimal"/>
      <w:lvlText w:val="%1.%2"/>
      <w:lvlJc w:val="left"/>
      <w:pPr>
        <w:ind w:left="1320" w:hanging="4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39" w15:restartNumberingAfterBreak="0">
    <w:nsid w:val="77A41E4C"/>
    <w:multiLevelType w:val="hybridMultilevel"/>
    <w:tmpl w:val="8FFE7090"/>
    <w:lvl w:ilvl="0" w:tplc="BE54257C">
      <w:start w:val="1"/>
      <w:numFmt w:val="bullet"/>
      <w:lvlText w:val="-"/>
      <w:lvlJc w:val="left"/>
      <w:pPr>
        <w:ind w:left="1800" w:hanging="360"/>
      </w:pPr>
      <w:rPr>
        <w:rFonts w:ascii="Bookman Old Style" w:eastAsiaTheme="minorHAnsi" w:hAnsi="Bookman Old Style" w:cstheme="minorBidi" w:hint="default"/>
        <w:b w:val="0"/>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0" w15:restartNumberingAfterBreak="0">
    <w:nsid w:val="799E6C9D"/>
    <w:multiLevelType w:val="multilevel"/>
    <w:tmpl w:val="2C4006A8"/>
    <w:lvl w:ilvl="0">
      <w:start w:val="5"/>
      <w:numFmt w:val="decimal"/>
      <w:lvlText w:val="%1"/>
      <w:lvlJc w:val="left"/>
      <w:pPr>
        <w:ind w:left="420" w:hanging="42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41" w15:restartNumberingAfterBreak="0">
    <w:nsid w:val="7FB21112"/>
    <w:multiLevelType w:val="hybridMultilevel"/>
    <w:tmpl w:val="7778C60C"/>
    <w:lvl w:ilvl="0" w:tplc="F14EF5E8">
      <w:start w:val="1"/>
      <w:numFmt w:val="decimal"/>
      <w:lvlText w:val="%1."/>
      <w:lvlJc w:val="left"/>
      <w:pPr>
        <w:ind w:left="1260" w:hanging="360"/>
      </w:pPr>
      <w:rPr>
        <w:rFonts w:hint="default"/>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num w:numId="1">
    <w:abstractNumId w:val="35"/>
  </w:num>
  <w:num w:numId="2">
    <w:abstractNumId w:val="19"/>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0"/>
  </w:num>
  <w:num w:numId="15">
    <w:abstractNumId w:val="15"/>
  </w:num>
  <w:num w:numId="16">
    <w:abstractNumId w:val="37"/>
  </w:num>
  <w:num w:numId="17">
    <w:abstractNumId w:val="29"/>
  </w:num>
  <w:num w:numId="18">
    <w:abstractNumId w:val="31"/>
  </w:num>
  <w:num w:numId="19">
    <w:abstractNumId w:val="36"/>
  </w:num>
  <w:num w:numId="20">
    <w:abstractNumId w:val="16"/>
  </w:num>
  <w:num w:numId="21">
    <w:abstractNumId w:val="30"/>
  </w:num>
  <w:num w:numId="22">
    <w:abstractNumId w:val="10"/>
  </w:num>
  <w:num w:numId="23">
    <w:abstractNumId w:val="26"/>
  </w:num>
  <w:num w:numId="24">
    <w:abstractNumId w:val="39"/>
  </w:num>
  <w:num w:numId="25">
    <w:abstractNumId w:val="21"/>
  </w:num>
  <w:num w:numId="26">
    <w:abstractNumId w:val="11"/>
  </w:num>
  <w:num w:numId="27">
    <w:abstractNumId w:val="22"/>
  </w:num>
  <w:num w:numId="28">
    <w:abstractNumId w:val="24"/>
  </w:num>
  <w:num w:numId="29">
    <w:abstractNumId w:val="27"/>
  </w:num>
  <w:num w:numId="30">
    <w:abstractNumId w:val="34"/>
  </w:num>
  <w:num w:numId="31">
    <w:abstractNumId w:val="25"/>
  </w:num>
  <w:num w:numId="32">
    <w:abstractNumId w:val="18"/>
  </w:num>
  <w:num w:numId="33">
    <w:abstractNumId w:val="41"/>
  </w:num>
  <w:num w:numId="34">
    <w:abstractNumId w:val="23"/>
  </w:num>
  <w:num w:numId="35">
    <w:abstractNumId w:val="33"/>
  </w:num>
  <w:num w:numId="36">
    <w:abstractNumId w:val="32"/>
  </w:num>
  <w:num w:numId="37">
    <w:abstractNumId w:val="38"/>
  </w:num>
  <w:num w:numId="38">
    <w:abstractNumId w:val="40"/>
  </w:num>
  <w:num w:numId="39">
    <w:abstractNumId w:val="13"/>
  </w:num>
  <w:num w:numId="40">
    <w:abstractNumId w:val="14"/>
  </w:num>
  <w:num w:numId="41">
    <w:abstractNumId w:val="17"/>
  </w:num>
  <w:num w:numId="42">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nti Coelho Lima Rachel (Student Com20)">
    <w15:presenceInfo w15:providerId="None" w15:userId="Fanti Coelho Lima Rachel (Student Com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26B"/>
    <w:rsid w:val="00000BA6"/>
    <w:rsid w:val="00000C7C"/>
    <w:rsid w:val="00000FEC"/>
    <w:rsid w:val="00001EB0"/>
    <w:rsid w:val="00002804"/>
    <w:rsid w:val="00003D4E"/>
    <w:rsid w:val="00003F53"/>
    <w:rsid w:val="000055D5"/>
    <w:rsid w:val="000059DB"/>
    <w:rsid w:val="00006E62"/>
    <w:rsid w:val="00006EE0"/>
    <w:rsid w:val="00007CAC"/>
    <w:rsid w:val="00010087"/>
    <w:rsid w:val="0001017D"/>
    <w:rsid w:val="00010362"/>
    <w:rsid w:val="00010438"/>
    <w:rsid w:val="00010701"/>
    <w:rsid w:val="00010DA8"/>
    <w:rsid w:val="0001124B"/>
    <w:rsid w:val="00011A1D"/>
    <w:rsid w:val="00014070"/>
    <w:rsid w:val="000143A5"/>
    <w:rsid w:val="00015AE8"/>
    <w:rsid w:val="00015B88"/>
    <w:rsid w:val="0001679E"/>
    <w:rsid w:val="00017767"/>
    <w:rsid w:val="000178D1"/>
    <w:rsid w:val="00017A14"/>
    <w:rsid w:val="00017F64"/>
    <w:rsid w:val="0002017A"/>
    <w:rsid w:val="00020C28"/>
    <w:rsid w:val="00021393"/>
    <w:rsid w:val="00021BFE"/>
    <w:rsid w:val="00021EF8"/>
    <w:rsid w:val="0002212E"/>
    <w:rsid w:val="000232B4"/>
    <w:rsid w:val="000232D3"/>
    <w:rsid w:val="00023F62"/>
    <w:rsid w:val="000247BA"/>
    <w:rsid w:val="00024CF8"/>
    <w:rsid w:val="00024ECA"/>
    <w:rsid w:val="00024F80"/>
    <w:rsid w:val="00025E77"/>
    <w:rsid w:val="000264D9"/>
    <w:rsid w:val="00027762"/>
    <w:rsid w:val="00027B6C"/>
    <w:rsid w:val="0003077F"/>
    <w:rsid w:val="00030B99"/>
    <w:rsid w:val="00031B9F"/>
    <w:rsid w:val="00031CEB"/>
    <w:rsid w:val="000320B1"/>
    <w:rsid w:val="00032395"/>
    <w:rsid w:val="00032D0A"/>
    <w:rsid w:val="00032FD9"/>
    <w:rsid w:val="00033831"/>
    <w:rsid w:val="000343E5"/>
    <w:rsid w:val="00034855"/>
    <w:rsid w:val="000349F4"/>
    <w:rsid w:val="00036303"/>
    <w:rsid w:val="0003637D"/>
    <w:rsid w:val="00036E72"/>
    <w:rsid w:val="000377E1"/>
    <w:rsid w:val="00041282"/>
    <w:rsid w:val="00041648"/>
    <w:rsid w:val="000422A2"/>
    <w:rsid w:val="00042E8F"/>
    <w:rsid w:val="00042F7F"/>
    <w:rsid w:val="00043056"/>
    <w:rsid w:val="00043454"/>
    <w:rsid w:val="000437AB"/>
    <w:rsid w:val="00044C62"/>
    <w:rsid w:val="00045B50"/>
    <w:rsid w:val="000465FF"/>
    <w:rsid w:val="000467B4"/>
    <w:rsid w:val="00046E9B"/>
    <w:rsid w:val="00047324"/>
    <w:rsid w:val="000477FE"/>
    <w:rsid w:val="00050502"/>
    <w:rsid w:val="00051DDF"/>
    <w:rsid w:val="00052445"/>
    <w:rsid w:val="000534C3"/>
    <w:rsid w:val="0005455C"/>
    <w:rsid w:val="0005475C"/>
    <w:rsid w:val="00054C23"/>
    <w:rsid w:val="00055C53"/>
    <w:rsid w:val="000561DD"/>
    <w:rsid w:val="00056838"/>
    <w:rsid w:val="00056BF9"/>
    <w:rsid w:val="00056EDA"/>
    <w:rsid w:val="00057073"/>
    <w:rsid w:val="0005726E"/>
    <w:rsid w:val="000576A6"/>
    <w:rsid w:val="00057C07"/>
    <w:rsid w:val="00057F34"/>
    <w:rsid w:val="000619A3"/>
    <w:rsid w:val="00061EB2"/>
    <w:rsid w:val="00062CFF"/>
    <w:rsid w:val="0006377D"/>
    <w:rsid w:val="0006390F"/>
    <w:rsid w:val="00064D76"/>
    <w:rsid w:val="00064FC2"/>
    <w:rsid w:val="0006502F"/>
    <w:rsid w:val="00065085"/>
    <w:rsid w:val="000653AD"/>
    <w:rsid w:val="00066CBD"/>
    <w:rsid w:val="000671A5"/>
    <w:rsid w:val="000676A5"/>
    <w:rsid w:val="00070001"/>
    <w:rsid w:val="00070469"/>
    <w:rsid w:val="00070953"/>
    <w:rsid w:val="00071E5D"/>
    <w:rsid w:val="0007267A"/>
    <w:rsid w:val="000727FC"/>
    <w:rsid w:val="00073628"/>
    <w:rsid w:val="00073F43"/>
    <w:rsid w:val="000748F5"/>
    <w:rsid w:val="000754DC"/>
    <w:rsid w:val="000759C7"/>
    <w:rsid w:val="00076003"/>
    <w:rsid w:val="00076354"/>
    <w:rsid w:val="00076AE2"/>
    <w:rsid w:val="0007764E"/>
    <w:rsid w:val="00077B4A"/>
    <w:rsid w:val="00080E1B"/>
    <w:rsid w:val="0008158A"/>
    <w:rsid w:val="000815DD"/>
    <w:rsid w:val="000819F6"/>
    <w:rsid w:val="00081C0F"/>
    <w:rsid w:val="00082356"/>
    <w:rsid w:val="00082FDE"/>
    <w:rsid w:val="000837A7"/>
    <w:rsid w:val="00083862"/>
    <w:rsid w:val="00084664"/>
    <w:rsid w:val="00085407"/>
    <w:rsid w:val="0008587D"/>
    <w:rsid w:val="000867CA"/>
    <w:rsid w:val="00086921"/>
    <w:rsid w:val="00087600"/>
    <w:rsid w:val="00087F06"/>
    <w:rsid w:val="00090BFA"/>
    <w:rsid w:val="0009239E"/>
    <w:rsid w:val="00092566"/>
    <w:rsid w:val="00092874"/>
    <w:rsid w:val="00092EEF"/>
    <w:rsid w:val="000932E0"/>
    <w:rsid w:val="00093696"/>
    <w:rsid w:val="00093B7A"/>
    <w:rsid w:val="00093D9E"/>
    <w:rsid w:val="00094143"/>
    <w:rsid w:val="00095E10"/>
    <w:rsid w:val="00096FB6"/>
    <w:rsid w:val="000971F4"/>
    <w:rsid w:val="00097B65"/>
    <w:rsid w:val="00097ED8"/>
    <w:rsid w:val="000A0862"/>
    <w:rsid w:val="000A1D48"/>
    <w:rsid w:val="000A2962"/>
    <w:rsid w:val="000A2975"/>
    <w:rsid w:val="000A30C0"/>
    <w:rsid w:val="000A3339"/>
    <w:rsid w:val="000A3EE1"/>
    <w:rsid w:val="000A536E"/>
    <w:rsid w:val="000A5390"/>
    <w:rsid w:val="000A5B5A"/>
    <w:rsid w:val="000A6808"/>
    <w:rsid w:val="000B0F08"/>
    <w:rsid w:val="000B1AA1"/>
    <w:rsid w:val="000B1AC7"/>
    <w:rsid w:val="000B2504"/>
    <w:rsid w:val="000B2E09"/>
    <w:rsid w:val="000B32E0"/>
    <w:rsid w:val="000B34DF"/>
    <w:rsid w:val="000B376E"/>
    <w:rsid w:val="000B463E"/>
    <w:rsid w:val="000B5086"/>
    <w:rsid w:val="000B5497"/>
    <w:rsid w:val="000B60C1"/>
    <w:rsid w:val="000B6A00"/>
    <w:rsid w:val="000B72F6"/>
    <w:rsid w:val="000B76DA"/>
    <w:rsid w:val="000B7938"/>
    <w:rsid w:val="000C0BDF"/>
    <w:rsid w:val="000C0E84"/>
    <w:rsid w:val="000C1C8B"/>
    <w:rsid w:val="000C1E54"/>
    <w:rsid w:val="000C2928"/>
    <w:rsid w:val="000C295A"/>
    <w:rsid w:val="000C462E"/>
    <w:rsid w:val="000C46A4"/>
    <w:rsid w:val="000C61E6"/>
    <w:rsid w:val="000C7772"/>
    <w:rsid w:val="000C7A81"/>
    <w:rsid w:val="000D0384"/>
    <w:rsid w:val="000D0EA8"/>
    <w:rsid w:val="000D161E"/>
    <w:rsid w:val="000D19A4"/>
    <w:rsid w:val="000D1B34"/>
    <w:rsid w:val="000D1E52"/>
    <w:rsid w:val="000D2D67"/>
    <w:rsid w:val="000D33FA"/>
    <w:rsid w:val="000D3DA5"/>
    <w:rsid w:val="000D4577"/>
    <w:rsid w:val="000D5BFB"/>
    <w:rsid w:val="000D785C"/>
    <w:rsid w:val="000D7D64"/>
    <w:rsid w:val="000E37C2"/>
    <w:rsid w:val="000E3E32"/>
    <w:rsid w:val="000E41E0"/>
    <w:rsid w:val="000E5BE3"/>
    <w:rsid w:val="000E7731"/>
    <w:rsid w:val="000F01BB"/>
    <w:rsid w:val="000F087E"/>
    <w:rsid w:val="000F0C8C"/>
    <w:rsid w:val="000F143F"/>
    <w:rsid w:val="000F3467"/>
    <w:rsid w:val="000F49AD"/>
    <w:rsid w:val="000F4FA3"/>
    <w:rsid w:val="000F50FB"/>
    <w:rsid w:val="000F58DF"/>
    <w:rsid w:val="000F62D5"/>
    <w:rsid w:val="000F70DA"/>
    <w:rsid w:val="000F7CE4"/>
    <w:rsid w:val="00100FB7"/>
    <w:rsid w:val="00103F08"/>
    <w:rsid w:val="001042E4"/>
    <w:rsid w:val="00105370"/>
    <w:rsid w:val="00105462"/>
    <w:rsid w:val="00105EF3"/>
    <w:rsid w:val="00106296"/>
    <w:rsid w:val="0010661D"/>
    <w:rsid w:val="00107413"/>
    <w:rsid w:val="001076BD"/>
    <w:rsid w:val="00107C02"/>
    <w:rsid w:val="00110E1A"/>
    <w:rsid w:val="001112D3"/>
    <w:rsid w:val="00111887"/>
    <w:rsid w:val="00112554"/>
    <w:rsid w:val="00113041"/>
    <w:rsid w:val="001134B5"/>
    <w:rsid w:val="0011476D"/>
    <w:rsid w:val="0011549D"/>
    <w:rsid w:val="00116B60"/>
    <w:rsid w:val="00117980"/>
    <w:rsid w:val="0012095B"/>
    <w:rsid w:val="00120994"/>
    <w:rsid w:val="00121C6E"/>
    <w:rsid w:val="001228B6"/>
    <w:rsid w:val="001233B9"/>
    <w:rsid w:val="001234BD"/>
    <w:rsid w:val="0012373B"/>
    <w:rsid w:val="001237CD"/>
    <w:rsid w:val="00123C9D"/>
    <w:rsid w:val="00126363"/>
    <w:rsid w:val="001263C0"/>
    <w:rsid w:val="0012651D"/>
    <w:rsid w:val="00127313"/>
    <w:rsid w:val="00130A53"/>
    <w:rsid w:val="00130BBC"/>
    <w:rsid w:val="00130BF5"/>
    <w:rsid w:val="00131246"/>
    <w:rsid w:val="00132EF0"/>
    <w:rsid w:val="00133535"/>
    <w:rsid w:val="001339E6"/>
    <w:rsid w:val="001344DB"/>
    <w:rsid w:val="001348DD"/>
    <w:rsid w:val="00134995"/>
    <w:rsid w:val="0013518C"/>
    <w:rsid w:val="00136193"/>
    <w:rsid w:val="001362A5"/>
    <w:rsid w:val="001362DE"/>
    <w:rsid w:val="001375E2"/>
    <w:rsid w:val="0013780D"/>
    <w:rsid w:val="001402AB"/>
    <w:rsid w:val="001403D8"/>
    <w:rsid w:val="001405AE"/>
    <w:rsid w:val="00140C79"/>
    <w:rsid w:val="0014245B"/>
    <w:rsid w:val="00142B7C"/>
    <w:rsid w:val="00143166"/>
    <w:rsid w:val="001444FD"/>
    <w:rsid w:val="00145BB3"/>
    <w:rsid w:val="001466BC"/>
    <w:rsid w:val="00146758"/>
    <w:rsid w:val="00146A96"/>
    <w:rsid w:val="0014702B"/>
    <w:rsid w:val="00147398"/>
    <w:rsid w:val="00147565"/>
    <w:rsid w:val="0014772E"/>
    <w:rsid w:val="00147922"/>
    <w:rsid w:val="00150899"/>
    <w:rsid w:val="001515AE"/>
    <w:rsid w:val="00153678"/>
    <w:rsid w:val="00154362"/>
    <w:rsid w:val="00154416"/>
    <w:rsid w:val="00154992"/>
    <w:rsid w:val="00154DEF"/>
    <w:rsid w:val="001560D8"/>
    <w:rsid w:val="001561B7"/>
    <w:rsid w:val="00156E93"/>
    <w:rsid w:val="001602A6"/>
    <w:rsid w:val="00161212"/>
    <w:rsid w:val="00161371"/>
    <w:rsid w:val="001617C1"/>
    <w:rsid w:val="001617CE"/>
    <w:rsid w:val="00161D38"/>
    <w:rsid w:val="00162648"/>
    <w:rsid w:val="00163299"/>
    <w:rsid w:val="00163E82"/>
    <w:rsid w:val="00164ABE"/>
    <w:rsid w:val="00165069"/>
    <w:rsid w:val="00165181"/>
    <w:rsid w:val="00166825"/>
    <w:rsid w:val="0016723F"/>
    <w:rsid w:val="001678B3"/>
    <w:rsid w:val="001678E3"/>
    <w:rsid w:val="001700B3"/>
    <w:rsid w:val="00170D7A"/>
    <w:rsid w:val="00170E22"/>
    <w:rsid w:val="0017237E"/>
    <w:rsid w:val="00172EB0"/>
    <w:rsid w:val="001738E7"/>
    <w:rsid w:val="00173EAB"/>
    <w:rsid w:val="00174CFD"/>
    <w:rsid w:val="00174D81"/>
    <w:rsid w:val="00175AB3"/>
    <w:rsid w:val="00176544"/>
    <w:rsid w:val="00176C12"/>
    <w:rsid w:val="00176EC3"/>
    <w:rsid w:val="001777F1"/>
    <w:rsid w:val="00177E1D"/>
    <w:rsid w:val="00181122"/>
    <w:rsid w:val="0018146D"/>
    <w:rsid w:val="00182443"/>
    <w:rsid w:val="001827AD"/>
    <w:rsid w:val="001832B0"/>
    <w:rsid w:val="001835D3"/>
    <w:rsid w:val="0018393C"/>
    <w:rsid w:val="00183BB9"/>
    <w:rsid w:val="00184C93"/>
    <w:rsid w:val="00184EA7"/>
    <w:rsid w:val="001857E7"/>
    <w:rsid w:val="001871E5"/>
    <w:rsid w:val="001874AC"/>
    <w:rsid w:val="0018761F"/>
    <w:rsid w:val="001879D1"/>
    <w:rsid w:val="001901BE"/>
    <w:rsid w:val="001905FD"/>
    <w:rsid w:val="00191684"/>
    <w:rsid w:val="00192556"/>
    <w:rsid w:val="00192A63"/>
    <w:rsid w:val="00192D00"/>
    <w:rsid w:val="001941DD"/>
    <w:rsid w:val="00194AB9"/>
    <w:rsid w:val="00195391"/>
    <w:rsid w:val="00195A80"/>
    <w:rsid w:val="00196484"/>
    <w:rsid w:val="00196974"/>
    <w:rsid w:val="00197652"/>
    <w:rsid w:val="001A016E"/>
    <w:rsid w:val="001A02B0"/>
    <w:rsid w:val="001A08F9"/>
    <w:rsid w:val="001A0E4B"/>
    <w:rsid w:val="001A0F18"/>
    <w:rsid w:val="001A125A"/>
    <w:rsid w:val="001A1749"/>
    <w:rsid w:val="001A1D41"/>
    <w:rsid w:val="001A20F1"/>
    <w:rsid w:val="001A25DE"/>
    <w:rsid w:val="001A36E1"/>
    <w:rsid w:val="001A44E5"/>
    <w:rsid w:val="001A4E3C"/>
    <w:rsid w:val="001A5712"/>
    <w:rsid w:val="001A5999"/>
    <w:rsid w:val="001A6249"/>
    <w:rsid w:val="001A70B3"/>
    <w:rsid w:val="001B05F7"/>
    <w:rsid w:val="001B2C56"/>
    <w:rsid w:val="001B3252"/>
    <w:rsid w:val="001B36F9"/>
    <w:rsid w:val="001B3796"/>
    <w:rsid w:val="001B38A0"/>
    <w:rsid w:val="001B390B"/>
    <w:rsid w:val="001B4823"/>
    <w:rsid w:val="001B513A"/>
    <w:rsid w:val="001B5943"/>
    <w:rsid w:val="001B6B7D"/>
    <w:rsid w:val="001B6CFE"/>
    <w:rsid w:val="001B6DB2"/>
    <w:rsid w:val="001B6F1C"/>
    <w:rsid w:val="001B6FBC"/>
    <w:rsid w:val="001C0240"/>
    <w:rsid w:val="001C0899"/>
    <w:rsid w:val="001C22EF"/>
    <w:rsid w:val="001C2442"/>
    <w:rsid w:val="001C2C1A"/>
    <w:rsid w:val="001C2DF9"/>
    <w:rsid w:val="001C31F2"/>
    <w:rsid w:val="001C3849"/>
    <w:rsid w:val="001C42D7"/>
    <w:rsid w:val="001C7189"/>
    <w:rsid w:val="001C7990"/>
    <w:rsid w:val="001C7A73"/>
    <w:rsid w:val="001D05D1"/>
    <w:rsid w:val="001D116E"/>
    <w:rsid w:val="001D14B2"/>
    <w:rsid w:val="001D1EEA"/>
    <w:rsid w:val="001D24B7"/>
    <w:rsid w:val="001D3065"/>
    <w:rsid w:val="001D31FB"/>
    <w:rsid w:val="001D3266"/>
    <w:rsid w:val="001D4574"/>
    <w:rsid w:val="001D480F"/>
    <w:rsid w:val="001D4BC4"/>
    <w:rsid w:val="001D4CA4"/>
    <w:rsid w:val="001D52D1"/>
    <w:rsid w:val="001D5301"/>
    <w:rsid w:val="001D554D"/>
    <w:rsid w:val="001D573B"/>
    <w:rsid w:val="001D716C"/>
    <w:rsid w:val="001D7480"/>
    <w:rsid w:val="001D7654"/>
    <w:rsid w:val="001E097A"/>
    <w:rsid w:val="001E1115"/>
    <w:rsid w:val="001E1559"/>
    <w:rsid w:val="001E1C52"/>
    <w:rsid w:val="001E289C"/>
    <w:rsid w:val="001E29B7"/>
    <w:rsid w:val="001E3546"/>
    <w:rsid w:val="001E3B53"/>
    <w:rsid w:val="001E3BE1"/>
    <w:rsid w:val="001E4720"/>
    <w:rsid w:val="001E479F"/>
    <w:rsid w:val="001E4A55"/>
    <w:rsid w:val="001E503A"/>
    <w:rsid w:val="001E61E5"/>
    <w:rsid w:val="001E63B5"/>
    <w:rsid w:val="001E7516"/>
    <w:rsid w:val="001E77F9"/>
    <w:rsid w:val="001E7957"/>
    <w:rsid w:val="001F171C"/>
    <w:rsid w:val="001F4508"/>
    <w:rsid w:val="001F490C"/>
    <w:rsid w:val="001F5B52"/>
    <w:rsid w:val="001F6A0A"/>
    <w:rsid w:val="001F6DBC"/>
    <w:rsid w:val="001F76E4"/>
    <w:rsid w:val="001F7D3F"/>
    <w:rsid w:val="001F7D78"/>
    <w:rsid w:val="002005BC"/>
    <w:rsid w:val="00201109"/>
    <w:rsid w:val="0020137A"/>
    <w:rsid w:val="00202823"/>
    <w:rsid w:val="002028F3"/>
    <w:rsid w:val="0020322B"/>
    <w:rsid w:val="0020327C"/>
    <w:rsid w:val="0020385A"/>
    <w:rsid w:val="00204700"/>
    <w:rsid w:val="002050A7"/>
    <w:rsid w:val="00205774"/>
    <w:rsid w:val="00206214"/>
    <w:rsid w:val="00206812"/>
    <w:rsid w:val="002069A6"/>
    <w:rsid w:val="00206A20"/>
    <w:rsid w:val="00207F26"/>
    <w:rsid w:val="00213C59"/>
    <w:rsid w:val="00213E62"/>
    <w:rsid w:val="00215F9E"/>
    <w:rsid w:val="0021681C"/>
    <w:rsid w:val="00216947"/>
    <w:rsid w:val="00216BD4"/>
    <w:rsid w:val="0021721F"/>
    <w:rsid w:val="0021752E"/>
    <w:rsid w:val="002175C1"/>
    <w:rsid w:val="002203EB"/>
    <w:rsid w:val="0022099B"/>
    <w:rsid w:val="002219CD"/>
    <w:rsid w:val="002237CE"/>
    <w:rsid w:val="002243D1"/>
    <w:rsid w:val="0022468E"/>
    <w:rsid w:val="0022573E"/>
    <w:rsid w:val="002257A5"/>
    <w:rsid w:val="0022612A"/>
    <w:rsid w:val="002262F5"/>
    <w:rsid w:val="0022640B"/>
    <w:rsid w:val="00226AE5"/>
    <w:rsid w:val="00227517"/>
    <w:rsid w:val="0023043A"/>
    <w:rsid w:val="00231127"/>
    <w:rsid w:val="00231627"/>
    <w:rsid w:val="00231710"/>
    <w:rsid w:val="00232626"/>
    <w:rsid w:val="0023306C"/>
    <w:rsid w:val="002336A2"/>
    <w:rsid w:val="00234F85"/>
    <w:rsid w:val="002358C5"/>
    <w:rsid w:val="00236AD0"/>
    <w:rsid w:val="00236D66"/>
    <w:rsid w:val="00237573"/>
    <w:rsid w:val="00240D91"/>
    <w:rsid w:val="00240E45"/>
    <w:rsid w:val="0024197B"/>
    <w:rsid w:val="00241B29"/>
    <w:rsid w:val="00243061"/>
    <w:rsid w:val="00243D04"/>
    <w:rsid w:val="00243E46"/>
    <w:rsid w:val="00243FEF"/>
    <w:rsid w:val="00244253"/>
    <w:rsid w:val="002446A6"/>
    <w:rsid w:val="00244A4B"/>
    <w:rsid w:val="00244AC3"/>
    <w:rsid w:val="0024597D"/>
    <w:rsid w:val="002461FF"/>
    <w:rsid w:val="002469CB"/>
    <w:rsid w:val="00246BFF"/>
    <w:rsid w:val="002474B2"/>
    <w:rsid w:val="00247AC6"/>
    <w:rsid w:val="002510D4"/>
    <w:rsid w:val="002513C2"/>
    <w:rsid w:val="00252049"/>
    <w:rsid w:val="002531B1"/>
    <w:rsid w:val="00253ABB"/>
    <w:rsid w:val="00253B30"/>
    <w:rsid w:val="0025513E"/>
    <w:rsid w:val="00255459"/>
    <w:rsid w:val="002576BF"/>
    <w:rsid w:val="00257E9F"/>
    <w:rsid w:val="00257EE5"/>
    <w:rsid w:val="00261422"/>
    <w:rsid w:val="00261ADD"/>
    <w:rsid w:val="00262161"/>
    <w:rsid w:val="002625F6"/>
    <w:rsid w:val="00262733"/>
    <w:rsid w:val="0026290D"/>
    <w:rsid w:val="00262D47"/>
    <w:rsid w:val="00262ED1"/>
    <w:rsid w:val="00262FDB"/>
    <w:rsid w:val="002645A9"/>
    <w:rsid w:val="00264859"/>
    <w:rsid w:val="002648C3"/>
    <w:rsid w:val="00265347"/>
    <w:rsid w:val="0026656B"/>
    <w:rsid w:val="00266D3D"/>
    <w:rsid w:val="00270440"/>
    <w:rsid w:val="00270DCD"/>
    <w:rsid w:val="00271F97"/>
    <w:rsid w:val="002723E1"/>
    <w:rsid w:val="002740B4"/>
    <w:rsid w:val="0027476E"/>
    <w:rsid w:val="00276263"/>
    <w:rsid w:val="0027635C"/>
    <w:rsid w:val="0027660B"/>
    <w:rsid w:val="00276814"/>
    <w:rsid w:val="00276AA4"/>
    <w:rsid w:val="00276B38"/>
    <w:rsid w:val="00277018"/>
    <w:rsid w:val="00277E2D"/>
    <w:rsid w:val="00280415"/>
    <w:rsid w:val="00281422"/>
    <w:rsid w:val="00282E8F"/>
    <w:rsid w:val="00282FFB"/>
    <w:rsid w:val="002831CB"/>
    <w:rsid w:val="002832DD"/>
    <w:rsid w:val="00283DB2"/>
    <w:rsid w:val="00283FF4"/>
    <w:rsid w:val="00284CB5"/>
    <w:rsid w:val="00285F1D"/>
    <w:rsid w:val="00286AF3"/>
    <w:rsid w:val="00287964"/>
    <w:rsid w:val="0029034B"/>
    <w:rsid w:val="00290E90"/>
    <w:rsid w:val="002918F6"/>
    <w:rsid w:val="002953AD"/>
    <w:rsid w:val="00295A19"/>
    <w:rsid w:val="00296017"/>
    <w:rsid w:val="002963BE"/>
    <w:rsid w:val="0029646F"/>
    <w:rsid w:val="00296847"/>
    <w:rsid w:val="002A008C"/>
    <w:rsid w:val="002A0842"/>
    <w:rsid w:val="002A1663"/>
    <w:rsid w:val="002A410E"/>
    <w:rsid w:val="002A4DBE"/>
    <w:rsid w:val="002A5C3A"/>
    <w:rsid w:val="002A6A2D"/>
    <w:rsid w:val="002A76A9"/>
    <w:rsid w:val="002A7FB1"/>
    <w:rsid w:val="002B0711"/>
    <w:rsid w:val="002B0860"/>
    <w:rsid w:val="002B0D5D"/>
    <w:rsid w:val="002B14CC"/>
    <w:rsid w:val="002B1AD0"/>
    <w:rsid w:val="002B2291"/>
    <w:rsid w:val="002B280D"/>
    <w:rsid w:val="002B3687"/>
    <w:rsid w:val="002B3868"/>
    <w:rsid w:val="002B3DAF"/>
    <w:rsid w:val="002B41AA"/>
    <w:rsid w:val="002B4AF9"/>
    <w:rsid w:val="002B5130"/>
    <w:rsid w:val="002B5854"/>
    <w:rsid w:val="002B6200"/>
    <w:rsid w:val="002B784A"/>
    <w:rsid w:val="002B7ABB"/>
    <w:rsid w:val="002C0873"/>
    <w:rsid w:val="002C0B70"/>
    <w:rsid w:val="002C0D8F"/>
    <w:rsid w:val="002C0DCD"/>
    <w:rsid w:val="002C1FF1"/>
    <w:rsid w:val="002C2B0B"/>
    <w:rsid w:val="002C43EB"/>
    <w:rsid w:val="002C4AC3"/>
    <w:rsid w:val="002C53CE"/>
    <w:rsid w:val="002C59E3"/>
    <w:rsid w:val="002C62FC"/>
    <w:rsid w:val="002C7A4C"/>
    <w:rsid w:val="002D1AA5"/>
    <w:rsid w:val="002D1F7E"/>
    <w:rsid w:val="002D283E"/>
    <w:rsid w:val="002D43C5"/>
    <w:rsid w:val="002D4642"/>
    <w:rsid w:val="002D4815"/>
    <w:rsid w:val="002D76AE"/>
    <w:rsid w:val="002E00ED"/>
    <w:rsid w:val="002E019B"/>
    <w:rsid w:val="002E0A32"/>
    <w:rsid w:val="002E1234"/>
    <w:rsid w:val="002E3536"/>
    <w:rsid w:val="002E382E"/>
    <w:rsid w:val="002E39A7"/>
    <w:rsid w:val="002E39CC"/>
    <w:rsid w:val="002E4F9F"/>
    <w:rsid w:val="002E6CF2"/>
    <w:rsid w:val="002E6D79"/>
    <w:rsid w:val="002E6F13"/>
    <w:rsid w:val="002E71E1"/>
    <w:rsid w:val="002E741E"/>
    <w:rsid w:val="002F0464"/>
    <w:rsid w:val="002F05F6"/>
    <w:rsid w:val="002F0861"/>
    <w:rsid w:val="002F11A8"/>
    <w:rsid w:val="002F205F"/>
    <w:rsid w:val="002F20A8"/>
    <w:rsid w:val="002F237B"/>
    <w:rsid w:val="002F2487"/>
    <w:rsid w:val="002F2A04"/>
    <w:rsid w:val="002F35DF"/>
    <w:rsid w:val="002F3AA9"/>
    <w:rsid w:val="002F4504"/>
    <w:rsid w:val="002F4E08"/>
    <w:rsid w:val="002F51F8"/>
    <w:rsid w:val="002F67FC"/>
    <w:rsid w:val="002F6D3C"/>
    <w:rsid w:val="002F7431"/>
    <w:rsid w:val="003001F1"/>
    <w:rsid w:val="00300958"/>
    <w:rsid w:val="00300B54"/>
    <w:rsid w:val="003013E3"/>
    <w:rsid w:val="0030159B"/>
    <w:rsid w:val="003017D2"/>
    <w:rsid w:val="00301B74"/>
    <w:rsid w:val="00302193"/>
    <w:rsid w:val="00303238"/>
    <w:rsid w:val="00303F93"/>
    <w:rsid w:val="00304FE0"/>
    <w:rsid w:val="00305852"/>
    <w:rsid w:val="00305DEE"/>
    <w:rsid w:val="00310FC5"/>
    <w:rsid w:val="00311B9D"/>
    <w:rsid w:val="00311E32"/>
    <w:rsid w:val="00311E60"/>
    <w:rsid w:val="00312569"/>
    <w:rsid w:val="00312CAB"/>
    <w:rsid w:val="00313358"/>
    <w:rsid w:val="00313BFA"/>
    <w:rsid w:val="00314109"/>
    <w:rsid w:val="003142B5"/>
    <w:rsid w:val="00314324"/>
    <w:rsid w:val="003154EB"/>
    <w:rsid w:val="00315523"/>
    <w:rsid w:val="00315630"/>
    <w:rsid w:val="003170B4"/>
    <w:rsid w:val="003179AD"/>
    <w:rsid w:val="00321BC5"/>
    <w:rsid w:val="00323344"/>
    <w:rsid w:val="003233FC"/>
    <w:rsid w:val="00323690"/>
    <w:rsid w:val="00323782"/>
    <w:rsid w:val="00323C76"/>
    <w:rsid w:val="00324F34"/>
    <w:rsid w:val="00325FAB"/>
    <w:rsid w:val="00327DAB"/>
    <w:rsid w:val="00331A15"/>
    <w:rsid w:val="00331B46"/>
    <w:rsid w:val="00331D8A"/>
    <w:rsid w:val="00332BC7"/>
    <w:rsid w:val="003339AB"/>
    <w:rsid w:val="00334FDD"/>
    <w:rsid w:val="00335DCC"/>
    <w:rsid w:val="00335DD3"/>
    <w:rsid w:val="00337874"/>
    <w:rsid w:val="00340D02"/>
    <w:rsid w:val="003416E6"/>
    <w:rsid w:val="00341ED7"/>
    <w:rsid w:val="00341F5E"/>
    <w:rsid w:val="003426B0"/>
    <w:rsid w:val="003429C7"/>
    <w:rsid w:val="00343219"/>
    <w:rsid w:val="0034431D"/>
    <w:rsid w:val="00344BEF"/>
    <w:rsid w:val="00345B77"/>
    <w:rsid w:val="00345DF1"/>
    <w:rsid w:val="00347359"/>
    <w:rsid w:val="0034796D"/>
    <w:rsid w:val="003502D0"/>
    <w:rsid w:val="003504E0"/>
    <w:rsid w:val="00351B4F"/>
    <w:rsid w:val="00351BC0"/>
    <w:rsid w:val="003520F5"/>
    <w:rsid w:val="0035300D"/>
    <w:rsid w:val="00353570"/>
    <w:rsid w:val="00354024"/>
    <w:rsid w:val="0035470A"/>
    <w:rsid w:val="00354821"/>
    <w:rsid w:val="00355A3F"/>
    <w:rsid w:val="00356000"/>
    <w:rsid w:val="00356F3D"/>
    <w:rsid w:val="00360048"/>
    <w:rsid w:val="003600DA"/>
    <w:rsid w:val="003616CB"/>
    <w:rsid w:val="003621E6"/>
    <w:rsid w:val="00364671"/>
    <w:rsid w:val="00365CB2"/>
    <w:rsid w:val="00365F3E"/>
    <w:rsid w:val="00366D58"/>
    <w:rsid w:val="00367608"/>
    <w:rsid w:val="00367783"/>
    <w:rsid w:val="00367A2E"/>
    <w:rsid w:val="003704BC"/>
    <w:rsid w:val="00372CE2"/>
    <w:rsid w:val="00372FA9"/>
    <w:rsid w:val="0037391E"/>
    <w:rsid w:val="00373E7C"/>
    <w:rsid w:val="00374019"/>
    <w:rsid w:val="003751DA"/>
    <w:rsid w:val="00375BF2"/>
    <w:rsid w:val="00375BF5"/>
    <w:rsid w:val="003760CC"/>
    <w:rsid w:val="00376767"/>
    <w:rsid w:val="00376C93"/>
    <w:rsid w:val="00376EBC"/>
    <w:rsid w:val="0037732E"/>
    <w:rsid w:val="00377C30"/>
    <w:rsid w:val="00377CA5"/>
    <w:rsid w:val="003817B1"/>
    <w:rsid w:val="003827E3"/>
    <w:rsid w:val="00383709"/>
    <w:rsid w:val="003837EF"/>
    <w:rsid w:val="00383C14"/>
    <w:rsid w:val="00385156"/>
    <w:rsid w:val="00385C87"/>
    <w:rsid w:val="00385D4B"/>
    <w:rsid w:val="003860DE"/>
    <w:rsid w:val="003863E0"/>
    <w:rsid w:val="0038770C"/>
    <w:rsid w:val="00390868"/>
    <w:rsid w:val="00390AC4"/>
    <w:rsid w:val="003918CA"/>
    <w:rsid w:val="00392521"/>
    <w:rsid w:val="0039294E"/>
    <w:rsid w:val="00392A2E"/>
    <w:rsid w:val="00394E57"/>
    <w:rsid w:val="00394F23"/>
    <w:rsid w:val="00395025"/>
    <w:rsid w:val="003953AB"/>
    <w:rsid w:val="003957D4"/>
    <w:rsid w:val="00395B7F"/>
    <w:rsid w:val="0039638D"/>
    <w:rsid w:val="00396BEE"/>
    <w:rsid w:val="00397D81"/>
    <w:rsid w:val="00397F05"/>
    <w:rsid w:val="00397F2B"/>
    <w:rsid w:val="003A0C8E"/>
    <w:rsid w:val="003A15C6"/>
    <w:rsid w:val="003A17C7"/>
    <w:rsid w:val="003A1F85"/>
    <w:rsid w:val="003A2B5C"/>
    <w:rsid w:val="003A2D12"/>
    <w:rsid w:val="003A3B63"/>
    <w:rsid w:val="003A6153"/>
    <w:rsid w:val="003A7155"/>
    <w:rsid w:val="003A7C9F"/>
    <w:rsid w:val="003B1247"/>
    <w:rsid w:val="003B1444"/>
    <w:rsid w:val="003B3F83"/>
    <w:rsid w:val="003B4F59"/>
    <w:rsid w:val="003B52CE"/>
    <w:rsid w:val="003B5E7F"/>
    <w:rsid w:val="003B6460"/>
    <w:rsid w:val="003B7EAE"/>
    <w:rsid w:val="003C0323"/>
    <w:rsid w:val="003C0418"/>
    <w:rsid w:val="003C0A64"/>
    <w:rsid w:val="003C0A70"/>
    <w:rsid w:val="003C1332"/>
    <w:rsid w:val="003C1612"/>
    <w:rsid w:val="003C1897"/>
    <w:rsid w:val="003C1C44"/>
    <w:rsid w:val="003C2D68"/>
    <w:rsid w:val="003C3873"/>
    <w:rsid w:val="003C3E12"/>
    <w:rsid w:val="003C4075"/>
    <w:rsid w:val="003C5B05"/>
    <w:rsid w:val="003C5B6F"/>
    <w:rsid w:val="003C7106"/>
    <w:rsid w:val="003C7222"/>
    <w:rsid w:val="003D0118"/>
    <w:rsid w:val="003D0EBA"/>
    <w:rsid w:val="003D38A0"/>
    <w:rsid w:val="003D45C3"/>
    <w:rsid w:val="003D49AF"/>
    <w:rsid w:val="003D5080"/>
    <w:rsid w:val="003D52F3"/>
    <w:rsid w:val="003D5B3F"/>
    <w:rsid w:val="003D6089"/>
    <w:rsid w:val="003D6429"/>
    <w:rsid w:val="003D7F2B"/>
    <w:rsid w:val="003E0875"/>
    <w:rsid w:val="003E13C7"/>
    <w:rsid w:val="003E13EA"/>
    <w:rsid w:val="003E152C"/>
    <w:rsid w:val="003E1E29"/>
    <w:rsid w:val="003E236E"/>
    <w:rsid w:val="003E2451"/>
    <w:rsid w:val="003E284A"/>
    <w:rsid w:val="003E3BAF"/>
    <w:rsid w:val="003E3EAA"/>
    <w:rsid w:val="003E6C81"/>
    <w:rsid w:val="003E6F0E"/>
    <w:rsid w:val="003E7322"/>
    <w:rsid w:val="003F092E"/>
    <w:rsid w:val="003F19D0"/>
    <w:rsid w:val="003F37B5"/>
    <w:rsid w:val="003F3A78"/>
    <w:rsid w:val="003F3D48"/>
    <w:rsid w:val="003F52E4"/>
    <w:rsid w:val="003F6079"/>
    <w:rsid w:val="003F65C9"/>
    <w:rsid w:val="003F7042"/>
    <w:rsid w:val="004007CD"/>
    <w:rsid w:val="004023E1"/>
    <w:rsid w:val="0040341C"/>
    <w:rsid w:val="0040354A"/>
    <w:rsid w:val="004037B6"/>
    <w:rsid w:val="004038FD"/>
    <w:rsid w:val="00403D7A"/>
    <w:rsid w:val="00404055"/>
    <w:rsid w:val="0040425D"/>
    <w:rsid w:val="004043C7"/>
    <w:rsid w:val="004056E1"/>
    <w:rsid w:val="0040732F"/>
    <w:rsid w:val="00407B9B"/>
    <w:rsid w:val="00407D03"/>
    <w:rsid w:val="0041102F"/>
    <w:rsid w:val="004113C3"/>
    <w:rsid w:val="0041182D"/>
    <w:rsid w:val="00411A68"/>
    <w:rsid w:val="00412455"/>
    <w:rsid w:val="004124D0"/>
    <w:rsid w:val="004134C2"/>
    <w:rsid w:val="00413F91"/>
    <w:rsid w:val="00413FCF"/>
    <w:rsid w:val="00414103"/>
    <w:rsid w:val="004144DE"/>
    <w:rsid w:val="004162FF"/>
    <w:rsid w:val="00417CD3"/>
    <w:rsid w:val="00417EC8"/>
    <w:rsid w:val="00420EC3"/>
    <w:rsid w:val="00422B68"/>
    <w:rsid w:val="00423990"/>
    <w:rsid w:val="00423A20"/>
    <w:rsid w:val="00423E82"/>
    <w:rsid w:val="004242B1"/>
    <w:rsid w:val="00425ECB"/>
    <w:rsid w:val="00426DC8"/>
    <w:rsid w:val="00430D80"/>
    <w:rsid w:val="0043176D"/>
    <w:rsid w:val="00431879"/>
    <w:rsid w:val="00431B84"/>
    <w:rsid w:val="00431E17"/>
    <w:rsid w:val="00431E5C"/>
    <w:rsid w:val="00432113"/>
    <w:rsid w:val="00432469"/>
    <w:rsid w:val="004329AC"/>
    <w:rsid w:val="004339CA"/>
    <w:rsid w:val="00434A75"/>
    <w:rsid w:val="00435D12"/>
    <w:rsid w:val="00435F96"/>
    <w:rsid w:val="0043613A"/>
    <w:rsid w:val="00436BF4"/>
    <w:rsid w:val="00436C0F"/>
    <w:rsid w:val="00436E76"/>
    <w:rsid w:val="00437447"/>
    <w:rsid w:val="004377C8"/>
    <w:rsid w:val="00440249"/>
    <w:rsid w:val="004408BB"/>
    <w:rsid w:val="004422B3"/>
    <w:rsid w:val="00442800"/>
    <w:rsid w:val="00442DBD"/>
    <w:rsid w:val="00442EF4"/>
    <w:rsid w:val="004431F1"/>
    <w:rsid w:val="0044660C"/>
    <w:rsid w:val="00446761"/>
    <w:rsid w:val="004468A4"/>
    <w:rsid w:val="00446BCA"/>
    <w:rsid w:val="00447324"/>
    <w:rsid w:val="00450784"/>
    <w:rsid w:val="004507A9"/>
    <w:rsid w:val="00450CE3"/>
    <w:rsid w:val="00450F6B"/>
    <w:rsid w:val="00451407"/>
    <w:rsid w:val="00451C54"/>
    <w:rsid w:val="00451E99"/>
    <w:rsid w:val="0045252D"/>
    <w:rsid w:val="00452D77"/>
    <w:rsid w:val="004534EF"/>
    <w:rsid w:val="00455C0A"/>
    <w:rsid w:val="00455CF0"/>
    <w:rsid w:val="00455D04"/>
    <w:rsid w:val="00456125"/>
    <w:rsid w:val="00456436"/>
    <w:rsid w:val="00456B05"/>
    <w:rsid w:val="00457271"/>
    <w:rsid w:val="00457356"/>
    <w:rsid w:val="00457C77"/>
    <w:rsid w:val="00457E59"/>
    <w:rsid w:val="004601EC"/>
    <w:rsid w:val="00460B90"/>
    <w:rsid w:val="004618CF"/>
    <w:rsid w:val="004618F2"/>
    <w:rsid w:val="00462AED"/>
    <w:rsid w:val="00464F46"/>
    <w:rsid w:val="004654F3"/>
    <w:rsid w:val="00465C17"/>
    <w:rsid w:val="00465DA9"/>
    <w:rsid w:val="00466167"/>
    <w:rsid w:val="00467BCC"/>
    <w:rsid w:val="00467C52"/>
    <w:rsid w:val="00471516"/>
    <w:rsid w:val="0047164D"/>
    <w:rsid w:val="00472776"/>
    <w:rsid w:val="00474A82"/>
    <w:rsid w:val="0047608F"/>
    <w:rsid w:val="004763F9"/>
    <w:rsid w:val="004777F8"/>
    <w:rsid w:val="00480504"/>
    <w:rsid w:val="00480BA6"/>
    <w:rsid w:val="00482DA1"/>
    <w:rsid w:val="00482F91"/>
    <w:rsid w:val="004834D9"/>
    <w:rsid w:val="00484074"/>
    <w:rsid w:val="00484A6C"/>
    <w:rsid w:val="00485059"/>
    <w:rsid w:val="00485137"/>
    <w:rsid w:val="00485601"/>
    <w:rsid w:val="004872BD"/>
    <w:rsid w:val="00487C7A"/>
    <w:rsid w:val="004903EC"/>
    <w:rsid w:val="0049073C"/>
    <w:rsid w:val="00491718"/>
    <w:rsid w:val="00491F3D"/>
    <w:rsid w:val="0049291D"/>
    <w:rsid w:val="00492B12"/>
    <w:rsid w:val="004932D6"/>
    <w:rsid w:val="00493B87"/>
    <w:rsid w:val="00493C29"/>
    <w:rsid w:val="00493CAD"/>
    <w:rsid w:val="00494A58"/>
    <w:rsid w:val="00494B54"/>
    <w:rsid w:val="00494D30"/>
    <w:rsid w:val="004957F6"/>
    <w:rsid w:val="00496639"/>
    <w:rsid w:val="00496CC3"/>
    <w:rsid w:val="00496DBC"/>
    <w:rsid w:val="004A077F"/>
    <w:rsid w:val="004A0E58"/>
    <w:rsid w:val="004A1444"/>
    <w:rsid w:val="004A14AC"/>
    <w:rsid w:val="004A172D"/>
    <w:rsid w:val="004A1F07"/>
    <w:rsid w:val="004A2157"/>
    <w:rsid w:val="004A2E36"/>
    <w:rsid w:val="004A36D4"/>
    <w:rsid w:val="004A37DE"/>
    <w:rsid w:val="004A3D3F"/>
    <w:rsid w:val="004A56A4"/>
    <w:rsid w:val="004A5AD9"/>
    <w:rsid w:val="004A5DEE"/>
    <w:rsid w:val="004A65B0"/>
    <w:rsid w:val="004A6B45"/>
    <w:rsid w:val="004A6C6F"/>
    <w:rsid w:val="004A727C"/>
    <w:rsid w:val="004B1619"/>
    <w:rsid w:val="004B186F"/>
    <w:rsid w:val="004B1875"/>
    <w:rsid w:val="004B1A8D"/>
    <w:rsid w:val="004B2B2A"/>
    <w:rsid w:val="004B3251"/>
    <w:rsid w:val="004B48DC"/>
    <w:rsid w:val="004B4D38"/>
    <w:rsid w:val="004B57F2"/>
    <w:rsid w:val="004B6B75"/>
    <w:rsid w:val="004B7721"/>
    <w:rsid w:val="004C011A"/>
    <w:rsid w:val="004C1340"/>
    <w:rsid w:val="004C303E"/>
    <w:rsid w:val="004C3BAA"/>
    <w:rsid w:val="004C4990"/>
    <w:rsid w:val="004C64C6"/>
    <w:rsid w:val="004C65F0"/>
    <w:rsid w:val="004C6607"/>
    <w:rsid w:val="004C7950"/>
    <w:rsid w:val="004C7F53"/>
    <w:rsid w:val="004D20A6"/>
    <w:rsid w:val="004D2CF1"/>
    <w:rsid w:val="004D30CC"/>
    <w:rsid w:val="004D3E11"/>
    <w:rsid w:val="004D464C"/>
    <w:rsid w:val="004D4A55"/>
    <w:rsid w:val="004D4AF6"/>
    <w:rsid w:val="004D5E77"/>
    <w:rsid w:val="004E0007"/>
    <w:rsid w:val="004E026B"/>
    <w:rsid w:val="004E032E"/>
    <w:rsid w:val="004E0564"/>
    <w:rsid w:val="004E0E47"/>
    <w:rsid w:val="004E1547"/>
    <w:rsid w:val="004E1D9B"/>
    <w:rsid w:val="004E34A2"/>
    <w:rsid w:val="004E3C7A"/>
    <w:rsid w:val="004E4243"/>
    <w:rsid w:val="004E458E"/>
    <w:rsid w:val="004E47AF"/>
    <w:rsid w:val="004E4ED5"/>
    <w:rsid w:val="004E52B8"/>
    <w:rsid w:val="004E5978"/>
    <w:rsid w:val="004E5F34"/>
    <w:rsid w:val="004E643F"/>
    <w:rsid w:val="004E6DC8"/>
    <w:rsid w:val="004E700C"/>
    <w:rsid w:val="004E7C3F"/>
    <w:rsid w:val="004E7EDE"/>
    <w:rsid w:val="004F091D"/>
    <w:rsid w:val="004F0C53"/>
    <w:rsid w:val="004F1BFE"/>
    <w:rsid w:val="004F1DCC"/>
    <w:rsid w:val="004F1F1A"/>
    <w:rsid w:val="004F3812"/>
    <w:rsid w:val="004F4802"/>
    <w:rsid w:val="004F4EE4"/>
    <w:rsid w:val="004F4FF8"/>
    <w:rsid w:val="004F50AC"/>
    <w:rsid w:val="004F5C04"/>
    <w:rsid w:val="004F79AB"/>
    <w:rsid w:val="004F7F66"/>
    <w:rsid w:val="005006D8"/>
    <w:rsid w:val="00500812"/>
    <w:rsid w:val="005020B2"/>
    <w:rsid w:val="00504138"/>
    <w:rsid w:val="005047D5"/>
    <w:rsid w:val="00504EAD"/>
    <w:rsid w:val="00505660"/>
    <w:rsid w:val="005059AF"/>
    <w:rsid w:val="00505EF6"/>
    <w:rsid w:val="005065C5"/>
    <w:rsid w:val="005068AC"/>
    <w:rsid w:val="00506CDD"/>
    <w:rsid w:val="00507396"/>
    <w:rsid w:val="00507CE4"/>
    <w:rsid w:val="00507FF6"/>
    <w:rsid w:val="00510FD3"/>
    <w:rsid w:val="00511460"/>
    <w:rsid w:val="00511A0C"/>
    <w:rsid w:val="0051248D"/>
    <w:rsid w:val="00512603"/>
    <w:rsid w:val="00513A2D"/>
    <w:rsid w:val="00513AEB"/>
    <w:rsid w:val="00514775"/>
    <w:rsid w:val="00514CA7"/>
    <w:rsid w:val="00515BDE"/>
    <w:rsid w:val="0051748D"/>
    <w:rsid w:val="005176F9"/>
    <w:rsid w:val="00517DBD"/>
    <w:rsid w:val="005215B8"/>
    <w:rsid w:val="00521DF9"/>
    <w:rsid w:val="00521EDE"/>
    <w:rsid w:val="00522538"/>
    <w:rsid w:val="00523D63"/>
    <w:rsid w:val="00525345"/>
    <w:rsid w:val="005260AE"/>
    <w:rsid w:val="005273C6"/>
    <w:rsid w:val="005318DA"/>
    <w:rsid w:val="00531A46"/>
    <w:rsid w:val="00531F95"/>
    <w:rsid w:val="00532212"/>
    <w:rsid w:val="00532447"/>
    <w:rsid w:val="005331F1"/>
    <w:rsid w:val="00533763"/>
    <w:rsid w:val="00533CBF"/>
    <w:rsid w:val="00533D27"/>
    <w:rsid w:val="00534238"/>
    <w:rsid w:val="00534A94"/>
    <w:rsid w:val="005350A5"/>
    <w:rsid w:val="00535606"/>
    <w:rsid w:val="00535B4C"/>
    <w:rsid w:val="00536C47"/>
    <w:rsid w:val="00540199"/>
    <w:rsid w:val="005404E5"/>
    <w:rsid w:val="0054053B"/>
    <w:rsid w:val="005433B3"/>
    <w:rsid w:val="005435B9"/>
    <w:rsid w:val="00543E36"/>
    <w:rsid w:val="00546AFF"/>
    <w:rsid w:val="0054783C"/>
    <w:rsid w:val="005506F5"/>
    <w:rsid w:val="00550C12"/>
    <w:rsid w:val="005513DB"/>
    <w:rsid w:val="005519EF"/>
    <w:rsid w:val="00551AC0"/>
    <w:rsid w:val="00551E92"/>
    <w:rsid w:val="0055200C"/>
    <w:rsid w:val="00553EDF"/>
    <w:rsid w:val="00556C9E"/>
    <w:rsid w:val="00557B57"/>
    <w:rsid w:val="00557DA7"/>
    <w:rsid w:val="0056027C"/>
    <w:rsid w:val="00560510"/>
    <w:rsid w:val="0056135D"/>
    <w:rsid w:val="00561E1A"/>
    <w:rsid w:val="005624AF"/>
    <w:rsid w:val="005626AE"/>
    <w:rsid w:val="00562E28"/>
    <w:rsid w:val="0056308F"/>
    <w:rsid w:val="005632CB"/>
    <w:rsid w:val="0056372E"/>
    <w:rsid w:val="00564C25"/>
    <w:rsid w:val="0056628F"/>
    <w:rsid w:val="00567010"/>
    <w:rsid w:val="005673D9"/>
    <w:rsid w:val="005677FB"/>
    <w:rsid w:val="005701F2"/>
    <w:rsid w:val="0057061E"/>
    <w:rsid w:val="00573210"/>
    <w:rsid w:val="00573B99"/>
    <w:rsid w:val="005747F0"/>
    <w:rsid w:val="00575669"/>
    <w:rsid w:val="00575A8C"/>
    <w:rsid w:val="00576EE7"/>
    <w:rsid w:val="0057720B"/>
    <w:rsid w:val="005774D9"/>
    <w:rsid w:val="0057754B"/>
    <w:rsid w:val="00577993"/>
    <w:rsid w:val="005804DD"/>
    <w:rsid w:val="005811EE"/>
    <w:rsid w:val="00581A51"/>
    <w:rsid w:val="00582006"/>
    <w:rsid w:val="0058273B"/>
    <w:rsid w:val="00582BBE"/>
    <w:rsid w:val="00582BDC"/>
    <w:rsid w:val="00583487"/>
    <w:rsid w:val="00583948"/>
    <w:rsid w:val="00583BFD"/>
    <w:rsid w:val="00583D71"/>
    <w:rsid w:val="00583D7A"/>
    <w:rsid w:val="00584358"/>
    <w:rsid w:val="00586BCB"/>
    <w:rsid w:val="00590878"/>
    <w:rsid w:val="00590EB5"/>
    <w:rsid w:val="00590F5C"/>
    <w:rsid w:val="00591394"/>
    <w:rsid w:val="00591E4F"/>
    <w:rsid w:val="005927E8"/>
    <w:rsid w:val="00592D5A"/>
    <w:rsid w:val="00593F95"/>
    <w:rsid w:val="005945C9"/>
    <w:rsid w:val="005945E7"/>
    <w:rsid w:val="00595202"/>
    <w:rsid w:val="00595249"/>
    <w:rsid w:val="00595253"/>
    <w:rsid w:val="00596A6C"/>
    <w:rsid w:val="00597388"/>
    <w:rsid w:val="0059765C"/>
    <w:rsid w:val="005A015D"/>
    <w:rsid w:val="005A25E3"/>
    <w:rsid w:val="005A3579"/>
    <w:rsid w:val="005A49D7"/>
    <w:rsid w:val="005A5218"/>
    <w:rsid w:val="005A558F"/>
    <w:rsid w:val="005A6653"/>
    <w:rsid w:val="005A69D4"/>
    <w:rsid w:val="005A77DA"/>
    <w:rsid w:val="005A7D3D"/>
    <w:rsid w:val="005A7EF4"/>
    <w:rsid w:val="005B0085"/>
    <w:rsid w:val="005B02E3"/>
    <w:rsid w:val="005B0716"/>
    <w:rsid w:val="005B1A34"/>
    <w:rsid w:val="005B1CA6"/>
    <w:rsid w:val="005B219D"/>
    <w:rsid w:val="005B27A5"/>
    <w:rsid w:val="005B27AA"/>
    <w:rsid w:val="005B4563"/>
    <w:rsid w:val="005B4B76"/>
    <w:rsid w:val="005B4C32"/>
    <w:rsid w:val="005B4F4F"/>
    <w:rsid w:val="005B6676"/>
    <w:rsid w:val="005B6A55"/>
    <w:rsid w:val="005B6E29"/>
    <w:rsid w:val="005B762F"/>
    <w:rsid w:val="005B7A72"/>
    <w:rsid w:val="005B7E94"/>
    <w:rsid w:val="005C0B25"/>
    <w:rsid w:val="005C10F5"/>
    <w:rsid w:val="005C1244"/>
    <w:rsid w:val="005C167F"/>
    <w:rsid w:val="005C2CC0"/>
    <w:rsid w:val="005C3EFB"/>
    <w:rsid w:val="005C48C9"/>
    <w:rsid w:val="005C5E43"/>
    <w:rsid w:val="005C6931"/>
    <w:rsid w:val="005C6CB6"/>
    <w:rsid w:val="005D065A"/>
    <w:rsid w:val="005D0C00"/>
    <w:rsid w:val="005D103E"/>
    <w:rsid w:val="005D2619"/>
    <w:rsid w:val="005D2806"/>
    <w:rsid w:val="005D4480"/>
    <w:rsid w:val="005D44CE"/>
    <w:rsid w:val="005D4C96"/>
    <w:rsid w:val="005D5542"/>
    <w:rsid w:val="005D59F5"/>
    <w:rsid w:val="005D771D"/>
    <w:rsid w:val="005D79EA"/>
    <w:rsid w:val="005E037B"/>
    <w:rsid w:val="005E058E"/>
    <w:rsid w:val="005E0C02"/>
    <w:rsid w:val="005E0E55"/>
    <w:rsid w:val="005E2046"/>
    <w:rsid w:val="005E39A8"/>
    <w:rsid w:val="005E6435"/>
    <w:rsid w:val="005E6EC9"/>
    <w:rsid w:val="005E7625"/>
    <w:rsid w:val="005E76D8"/>
    <w:rsid w:val="005E798F"/>
    <w:rsid w:val="005E7FA6"/>
    <w:rsid w:val="005F08EA"/>
    <w:rsid w:val="005F0F75"/>
    <w:rsid w:val="005F102F"/>
    <w:rsid w:val="005F1DFC"/>
    <w:rsid w:val="005F2F3D"/>
    <w:rsid w:val="005F3A6A"/>
    <w:rsid w:val="005F3DD3"/>
    <w:rsid w:val="005F3FB0"/>
    <w:rsid w:val="005F4720"/>
    <w:rsid w:val="005F4873"/>
    <w:rsid w:val="005F5BE8"/>
    <w:rsid w:val="005F66C8"/>
    <w:rsid w:val="005F6AF0"/>
    <w:rsid w:val="005F768C"/>
    <w:rsid w:val="005F77FB"/>
    <w:rsid w:val="005F7C6E"/>
    <w:rsid w:val="0060037B"/>
    <w:rsid w:val="00600642"/>
    <w:rsid w:val="00601479"/>
    <w:rsid w:val="0060239D"/>
    <w:rsid w:val="0060285B"/>
    <w:rsid w:val="00602D48"/>
    <w:rsid w:val="006032D5"/>
    <w:rsid w:val="00603375"/>
    <w:rsid w:val="006033A8"/>
    <w:rsid w:val="00603F22"/>
    <w:rsid w:val="006058B1"/>
    <w:rsid w:val="0060627E"/>
    <w:rsid w:val="006076DF"/>
    <w:rsid w:val="00607D3B"/>
    <w:rsid w:val="00607F46"/>
    <w:rsid w:val="0061029E"/>
    <w:rsid w:val="006103D8"/>
    <w:rsid w:val="0061131F"/>
    <w:rsid w:val="006126CC"/>
    <w:rsid w:val="0061434C"/>
    <w:rsid w:val="006146A2"/>
    <w:rsid w:val="00614E87"/>
    <w:rsid w:val="0061590F"/>
    <w:rsid w:val="006159C1"/>
    <w:rsid w:val="00615A4F"/>
    <w:rsid w:val="00617137"/>
    <w:rsid w:val="006206A5"/>
    <w:rsid w:val="00620DB1"/>
    <w:rsid w:val="00621118"/>
    <w:rsid w:val="0062127D"/>
    <w:rsid w:val="0062193B"/>
    <w:rsid w:val="00623F5D"/>
    <w:rsid w:val="006242DF"/>
    <w:rsid w:val="006244C0"/>
    <w:rsid w:val="006246C5"/>
    <w:rsid w:val="006247E5"/>
    <w:rsid w:val="00624C13"/>
    <w:rsid w:val="00626127"/>
    <w:rsid w:val="00627362"/>
    <w:rsid w:val="00627387"/>
    <w:rsid w:val="00627CE9"/>
    <w:rsid w:val="00627FB7"/>
    <w:rsid w:val="00630458"/>
    <w:rsid w:val="00630B85"/>
    <w:rsid w:val="00632803"/>
    <w:rsid w:val="006331C1"/>
    <w:rsid w:val="00633787"/>
    <w:rsid w:val="00633972"/>
    <w:rsid w:val="00633AA0"/>
    <w:rsid w:val="00633EC4"/>
    <w:rsid w:val="0063428E"/>
    <w:rsid w:val="0063476E"/>
    <w:rsid w:val="006352FF"/>
    <w:rsid w:val="0063565A"/>
    <w:rsid w:val="00636540"/>
    <w:rsid w:val="0063686A"/>
    <w:rsid w:val="00636E9C"/>
    <w:rsid w:val="00637FE1"/>
    <w:rsid w:val="006408E3"/>
    <w:rsid w:val="00641629"/>
    <w:rsid w:val="00641E2E"/>
    <w:rsid w:val="00641F49"/>
    <w:rsid w:val="00642095"/>
    <w:rsid w:val="006430EB"/>
    <w:rsid w:val="006454B3"/>
    <w:rsid w:val="00645BD4"/>
    <w:rsid w:val="00645F0F"/>
    <w:rsid w:val="006461BF"/>
    <w:rsid w:val="006474D6"/>
    <w:rsid w:val="00650D79"/>
    <w:rsid w:val="006513A6"/>
    <w:rsid w:val="00652AB5"/>
    <w:rsid w:val="006532C7"/>
    <w:rsid w:val="00653CED"/>
    <w:rsid w:val="00653F3F"/>
    <w:rsid w:val="00654EDC"/>
    <w:rsid w:val="0065544B"/>
    <w:rsid w:val="006573DF"/>
    <w:rsid w:val="00657701"/>
    <w:rsid w:val="006606ED"/>
    <w:rsid w:val="0066122D"/>
    <w:rsid w:val="00661335"/>
    <w:rsid w:val="006619BF"/>
    <w:rsid w:val="00661EA4"/>
    <w:rsid w:val="00662A73"/>
    <w:rsid w:val="0066421D"/>
    <w:rsid w:val="00664659"/>
    <w:rsid w:val="00664FCC"/>
    <w:rsid w:val="00665793"/>
    <w:rsid w:val="006668EA"/>
    <w:rsid w:val="00666955"/>
    <w:rsid w:val="00666DDB"/>
    <w:rsid w:val="00670171"/>
    <w:rsid w:val="00670627"/>
    <w:rsid w:val="00670857"/>
    <w:rsid w:val="00670BB9"/>
    <w:rsid w:val="00670F49"/>
    <w:rsid w:val="00671BA3"/>
    <w:rsid w:val="00672327"/>
    <w:rsid w:val="00672F05"/>
    <w:rsid w:val="006735B2"/>
    <w:rsid w:val="00673EF8"/>
    <w:rsid w:val="00676E46"/>
    <w:rsid w:val="0067730F"/>
    <w:rsid w:val="00677C91"/>
    <w:rsid w:val="00680544"/>
    <w:rsid w:val="00680707"/>
    <w:rsid w:val="0068072E"/>
    <w:rsid w:val="006818DB"/>
    <w:rsid w:val="00681D33"/>
    <w:rsid w:val="00682E36"/>
    <w:rsid w:val="0068398B"/>
    <w:rsid w:val="00683DA9"/>
    <w:rsid w:val="006840EE"/>
    <w:rsid w:val="006853A1"/>
    <w:rsid w:val="00687EAC"/>
    <w:rsid w:val="00690045"/>
    <w:rsid w:val="00691EB7"/>
    <w:rsid w:val="00692F72"/>
    <w:rsid w:val="00693669"/>
    <w:rsid w:val="00694144"/>
    <w:rsid w:val="00694335"/>
    <w:rsid w:val="006949A0"/>
    <w:rsid w:val="00694CCF"/>
    <w:rsid w:val="00694D39"/>
    <w:rsid w:val="00695400"/>
    <w:rsid w:val="00695EEE"/>
    <w:rsid w:val="00696884"/>
    <w:rsid w:val="00696CB3"/>
    <w:rsid w:val="00697090"/>
    <w:rsid w:val="006973D7"/>
    <w:rsid w:val="006A0DEA"/>
    <w:rsid w:val="006A171D"/>
    <w:rsid w:val="006A176E"/>
    <w:rsid w:val="006A17B8"/>
    <w:rsid w:val="006A19EA"/>
    <w:rsid w:val="006A25BB"/>
    <w:rsid w:val="006A27DE"/>
    <w:rsid w:val="006A3459"/>
    <w:rsid w:val="006A34FA"/>
    <w:rsid w:val="006A3C55"/>
    <w:rsid w:val="006A4527"/>
    <w:rsid w:val="006A5418"/>
    <w:rsid w:val="006A583F"/>
    <w:rsid w:val="006A58AD"/>
    <w:rsid w:val="006A5EB3"/>
    <w:rsid w:val="006A68CE"/>
    <w:rsid w:val="006A73B1"/>
    <w:rsid w:val="006A79F6"/>
    <w:rsid w:val="006A7D29"/>
    <w:rsid w:val="006B0315"/>
    <w:rsid w:val="006B0632"/>
    <w:rsid w:val="006B0705"/>
    <w:rsid w:val="006B092D"/>
    <w:rsid w:val="006B0BB9"/>
    <w:rsid w:val="006B19FD"/>
    <w:rsid w:val="006B2571"/>
    <w:rsid w:val="006B2992"/>
    <w:rsid w:val="006B2FD7"/>
    <w:rsid w:val="006B352C"/>
    <w:rsid w:val="006B4324"/>
    <w:rsid w:val="006B44AF"/>
    <w:rsid w:val="006B4F0E"/>
    <w:rsid w:val="006B5B14"/>
    <w:rsid w:val="006B5D54"/>
    <w:rsid w:val="006B6069"/>
    <w:rsid w:val="006B69D5"/>
    <w:rsid w:val="006B767B"/>
    <w:rsid w:val="006B7C7C"/>
    <w:rsid w:val="006C12BB"/>
    <w:rsid w:val="006C23DD"/>
    <w:rsid w:val="006C329A"/>
    <w:rsid w:val="006C3F20"/>
    <w:rsid w:val="006C45BB"/>
    <w:rsid w:val="006C543B"/>
    <w:rsid w:val="006C60AE"/>
    <w:rsid w:val="006C6E6F"/>
    <w:rsid w:val="006C706D"/>
    <w:rsid w:val="006C76A9"/>
    <w:rsid w:val="006D0410"/>
    <w:rsid w:val="006D0878"/>
    <w:rsid w:val="006D15FB"/>
    <w:rsid w:val="006D16CB"/>
    <w:rsid w:val="006D1F58"/>
    <w:rsid w:val="006D20BA"/>
    <w:rsid w:val="006D232D"/>
    <w:rsid w:val="006D2903"/>
    <w:rsid w:val="006D40C6"/>
    <w:rsid w:val="006D466B"/>
    <w:rsid w:val="006D5170"/>
    <w:rsid w:val="006D51E4"/>
    <w:rsid w:val="006D5B25"/>
    <w:rsid w:val="006D6132"/>
    <w:rsid w:val="006D613D"/>
    <w:rsid w:val="006D645C"/>
    <w:rsid w:val="006D65DD"/>
    <w:rsid w:val="006D6DDB"/>
    <w:rsid w:val="006D6F60"/>
    <w:rsid w:val="006D7284"/>
    <w:rsid w:val="006E02A0"/>
    <w:rsid w:val="006E065C"/>
    <w:rsid w:val="006E119A"/>
    <w:rsid w:val="006E11A0"/>
    <w:rsid w:val="006E18F3"/>
    <w:rsid w:val="006E370D"/>
    <w:rsid w:val="006E3898"/>
    <w:rsid w:val="006E41E4"/>
    <w:rsid w:val="006E47F0"/>
    <w:rsid w:val="006E4E01"/>
    <w:rsid w:val="006E5652"/>
    <w:rsid w:val="006E66DC"/>
    <w:rsid w:val="006F0007"/>
    <w:rsid w:val="006F04BC"/>
    <w:rsid w:val="006F0A4A"/>
    <w:rsid w:val="006F1A06"/>
    <w:rsid w:val="006F1C57"/>
    <w:rsid w:val="006F1E33"/>
    <w:rsid w:val="006F2165"/>
    <w:rsid w:val="006F409A"/>
    <w:rsid w:val="006F442C"/>
    <w:rsid w:val="006F4B73"/>
    <w:rsid w:val="006F5915"/>
    <w:rsid w:val="006F6391"/>
    <w:rsid w:val="006F7185"/>
    <w:rsid w:val="006F733A"/>
    <w:rsid w:val="006F73F2"/>
    <w:rsid w:val="00701270"/>
    <w:rsid w:val="00701473"/>
    <w:rsid w:val="00701B26"/>
    <w:rsid w:val="0070244D"/>
    <w:rsid w:val="00702469"/>
    <w:rsid w:val="00702AE5"/>
    <w:rsid w:val="00703D1D"/>
    <w:rsid w:val="00704FF1"/>
    <w:rsid w:val="007057D9"/>
    <w:rsid w:val="00707389"/>
    <w:rsid w:val="00707F25"/>
    <w:rsid w:val="0071066D"/>
    <w:rsid w:val="00711851"/>
    <w:rsid w:val="0071380F"/>
    <w:rsid w:val="00713E58"/>
    <w:rsid w:val="00713ED4"/>
    <w:rsid w:val="00713FFF"/>
    <w:rsid w:val="007148FD"/>
    <w:rsid w:val="007151C6"/>
    <w:rsid w:val="0071554F"/>
    <w:rsid w:val="00715854"/>
    <w:rsid w:val="007165C9"/>
    <w:rsid w:val="00716707"/>
    <w:rsid w:val="00716AD4"/>
    <w:rsid w:val="00716D36"/>
    <w:rsid w:val="00717906"/>
    <w:rsid w:val="007200A6"/>
    <w:rsid w:val="00720565"/>
    <w:rsid w:val="00721525"/>
    <w:rsid w:val="0072187C"/>
    <w:rsid w:val="00721E2E"/>
    <w:rsid w:val="00722496"/>
    <w:rsid w:val="007227C1"/>
    <w:rsid w:val="007228A4"/>
    <w:rsid w:val="00723E16"/>
    <w:rsid w:val="00724CC2"/>
    <w:rsid w:val="00725860"/>
    <w:rsid w:val="007259E6"/>
    <w:rsid w:val="00725D5F"/>
    <w:rsid w:val="007266A8"/>
    <w:rsid w:val="00726711"/>
    <w:rsid w:val="00727B45"/>
    <w:rsid w:val="00727E69"/>
    <w:rsid w:val="0073087B"/>
    <w:rsid w:val="00731D5B"/>
    <w:rsid w:val="00732523"/>
    <w:rsid w:val="00732AAE"/>
    <w:rsid w:val="00732DEC"/>
    <w:rsid w:val="00733E0C"/>
    <w:rsid w:val="00733E30"/>
    <w:rsid w:val="00733E62"/>
    <w:rsid w:val="00734570"/>
    <w:rsid w:val="007365CE"/>
    <w:rsid w:val="00736A51"/>
    <w:rsid w:val="00737BB1"/>
    <w:rsid w:val="007410B0"/>
    <w:rsid w:val="007418FA"/>
    <w:rsid w:val="00741D40"/>
    <w:rsid w:val="007425C4"/>
    <w:rsid w:val="00743136"/>
    <w:rsid w:val="00743290"/>
    <w:rsid w:val="007441F2"/>
    <w:rsid w:val="00744426"/>
    <w:rsid w:val="00744B19"/>
    <w:rsid w:val="00744D33"/>
    <w:rsid w:val="00745949"/>
    <w:rsid w:val="00746E7B"/>
    <w:rsid w:val="007504DB"/>
    <w:rsid w:val="00752F1C"/>
    <w:rsid w:val="00753FBF"/>
    <w:rsid w:val="00754690"/>
    <w:rsid w:val="007548A1"/>
    <w:rsid w:val="0075548B"/>
    <w:rsid w:val="007554D9"/>
    <w:rsid w:val="007556B2"/>
    <w:rsid w:val="007559CF"/>
    <w:rsid w:val="007559F3"/>
    <w:rsid w:val="0075662A"/>
    <w:rsid w:val="0075686D"/>
    <w:rsid w:val="00757AA5"/>
    <w:rsid w:val="00757C19"/>
    <w:rsid w:val="00760005"/>
    <w:rsid w:val="00760625"/>
    <w:rsid w:val="00760BE6"/>
    <w:rsid w:val="00761285"/>
    <w:rsid w:val="00761D8E"/>
    <w:rsid w:val="00762BF2"/>
    <w:rsid w:val="0076303C"/>
    <w:rsid w:val="007636AF"/>
    <w:rsid w:val="00763A1D"/>
    <w:rsid w:val="00763E79"/>
    <w:rsid w:val="00763F31"/>
    <w:rsid w:val="00764FD0"/>
    <w:rsid w:val="007653BE"/>
    <w:rsid w:val="00766369"/>
    <w:rsid w:val="007666FF"/>
    <w:rsid w:val="00766AE0"/>
    <w:rsid w:val="007671DC"/>
    <w:rsid w:val="00767BCD"/>
    <w:rsid w:val="00770412"/>
    <w:rsid w:val="0077176A"/>
    <w:rsid w:val="00771EC2"/>
    <w:rsid w:val="00772894"/>
    <w:rsid w:val="00773725"/>
    <w:rsid w:val="00773AA5"/>
    <w:rsid w:val="00773B89"/>
    <w:rsid w:val="00774F88"/>
    <w:rsid w:val="007756D8"/>
    <w:rsid w:val="0077574B"/>
    <w:rsid w:val="007757E8"/>
    <w:rsid w:val="00775E9B"/>
    <w:rsid w:val="00775EE2"/>
    <w:rsid w:val="00777302"/>
    <w:rsid w:val="007777D8"/>
    <w:rsid w:val="00777862"/>
    <w:rsid w:val="00777C07"/>
    <w:rsid w:val="00780578"/>
    <w:rsid w:val="00781A0A"/>
    <w:rsid w:val="00782714"/>
    <w:rsid w:val="00783DA3"/>
    <w:rsid w:val="00784499"/>
    <w:rsid w:val="00784A26"/>
    <w:rsid w:val="00785FF7"/>
    <w:rsid w:val="00786A0D"/>
    <w:rsid w:val="00786CE6"/>
    <w:rsid w:val="00786EC6"/>
    <w:rsid w:val="00786F20"/>
    <w:rsid w:val="00786F77"/>
    <w:rsid w:val="00787AEB"/>
    <w:rsid w:val="00787D5D"/>
    <w:rsid w:val="007911E6"/>
    <w:rsid w:val="007939EB"/>
    <w:rsid w:val="007940ED"/>
    <w:rsid w:val="00794EC5"/>
    <w:rsid w:val="0079609F"/>
    <w:rsid w:val="00797E50"/>
    <w:rsid w:val="007A027D"/>
    <w:rsid w:val="007A0620"/>
    <w:rsid w:val="007A132E"/>
    <w:rsid w:val="007A2E09"/>
    <w:rsid w:val="007A35BA"/>
    <w:rsid w:val="007A4D59"/>
    <w:rsid w:val="007A5060"/>
    <w:rsid w:val="007A509B"/>
    <w:rsid w:val="007A520E"/>
    <w:rsid w:val="007A56B9"/>
    <w:rsid w:val="007A5C9F"/>
    <w:rsid w:val="007A5F65"/>
    <w:rsid w:val="007A5FD5"/>
    <w:rsid w:val="007A6435"/>
    <w:rsid w:val="007A6528"/>
    <w:rsid w:val="007A66CB"/>
    <w:rsid w:val="007A71B6"/>
    <w:rsid w:val="007A74D3"/>
    <w:rsid w:val="007A7CD2"/>
    <w:rsid w:val="007B0623"/>
    <w:rsid w:val="007B321E"/>
    <w:rsid w:val="007B3595"/>
    <w:rsid w:val="007B3976"/>
    <w:rsid w:val="007B3E30"/>
    <w:rsid w:val="007B3FC4"/>
    <w:rsid w:val="007B599A"/>
    <w:rsid w:val="007B64A5"/>
    <w:rsid w:val="007C054E"/>
    <w:rsid w:val="007C0D8D"/>
    <w:rsid w:val="007C1EE4"/>
    <w:rsid w:val="007C214F"/>
    <w:rsid w:val="007C25C3"/>
    <w:rsid w:val="007C29EB"/>
    <w:rsid w:val="007C32DF"/>
    <w:rsid w:val="007C33CA"/>
    <w:rsid w:val="007C33EB"/>
    <w:rsid w:val="007C4736"/>
    <w:rsid w:val="007C4CD9"/>
    <w:rsid w:val="007C63F2"/>
    <w:rsid w:val="007C6ABD"/>
    <w:rsid w:val="007C6D34"/>
    <w:rsid w:val="007D009D"/>
    <w:rsid w:val="007D060D"/>
    <w:rsid w:val="007D0C66"/>
    <w:rsid w:val="007D1A5C"/>
    <w:rsid w:val="007D1D7B"/>
    <w:rsid w:val="007D1E92"/>
    <w:rsid w:val="007D2F94"/>
    <w:rsid w:val="007D390E"/>
    <w:rsid w:val="007D3D72"/>
    <w:rsid w:val="007D6088"/>
    <w:rsid w:val="007D61DB"/>
    <w:rsid w:val="007D6409"/>
    <w:rsid w:val="007D6B2F"/>
    <w:rsid w:val="007D6BF4"/>
    <w:rsid w:val="007D6C54"/>
    <w:rsid w:val="007D6CA5"/>
    <w:rsid w:val="007D7097"/>
    <w:rsid w:val="007E11CA"/>
    <w:rsid w:val="007E1509"/>
    <w:rsid w:val="007E1BBC"/>
    <w:rsid w:val="007E1E08"/>
    <w:rsid w:val="007E2A1C"/>
    <w:rsid w:val="007E2B32"/>
    <w:rsid w:val="007E2CD5"/>
    <w:rsid w:val="007E2D95"/>
    <w:rsid w:val="007E32D2"/>
    <w:rsid w:val="007E3934"/>
    <w:rsid w:val="007E41C1"/>
    <w:rsid w:val="007E4B72"/>
    <w:rsid w:val="007E5B0D"/>
    <w:rsid w:val="007E5D50"/>
    <w:rsid w:val="007E5DDF"/>
    <w:rsid w:val="007E60ED"/>
    <w:rsid w:val="007F022D"/>
    <w:rsid w:val="007F0377"/>
    <w:rsid w:val="007F0873"/>
    <w:rsid w:val="007F0EF7"/>
    <w:rsid w:val="007F123D"/>
    <w:rsid w:val="007F1B31"/>
    <w:rsid w:val="007F2293"/>
    <w:rsid w:val="007F239C"/>
    <w:rsid w:val="007F272B"/>
    <w:rsid w:val="007F2860"/>
    <w:rsid w:val="007F30AE"/>
    <w:rsid w:val="007F4B9A"/>
    <w:rsid w:val="007F4D9D"/>
    <w:rsid w:val="007F5FA7"/>
    <w:rsid w:val="007F637C"/>
    <w:rsid w:val="007F6ACD"/>
    <w:rsid w:val="007F6D6A"/>
    <w:rsid w:val="007F7D99"/>
    <w:rsid w:val="007F7DFB"/>
    <w:rsid w:val="0080041A"/>
    <w:rsid w:val="0080046D"/>
    <w:rsid w:val="00800721"/>
    <w:rsid w:val="008009D3"/>
    <w:rsid w:val="00800A33"/>
    <w:rsid w:val="00800EAD"/>
    <w:rsid w:val="00801206"/>
    <w:rsid w:val="00801D28"/>
    <w:rsid w:val="00802345"/>
    <w:rsid w:val="008030C1"/>
    <w:rsid w:val="00805ACE"/>
    <w:rsid w:val="00805AD9"/>
    <w:rsid w:val="00805E78"/>
    <w:rsid w:val="00806786"/>
    <w:rsid w:val="008074A2"/>
    <w:rsid w:val="00807F96"/>
    <w:rsid w:val="00810607"/>
    <w:rsid w:val="00810BBE"/>
    <w:rsid w:val="0081132F"/>
    <w:rsid w:val="00811936"/>
    <w:rsid w:val="00811DC0"/>
    <w:rsid w:val="00812CC2"/>
    <w:rsid w:val="00812E2D"/>
    <w:rsid w:val="00813AC3"/>
    <w:rsid w:val="00814B4A"/>
    <w:rsid w:val="00814CDE"/>
    <w:rsid w:val="00814F22"/>
    <w:rsid w:val="00815F5B"/>
    <w:rsid w:val="00815FB2"/>
    <w:rsid w:val="00816602"/>
    <w:rsid w:val="008206E9"/>
    <w:rsid w:val="00821195"/>
    <w:rsid w:val="00821408"/>
    <w:rsid w:val="00821578"/>
    <w:rsid w:val="008216B8"/>
    <w:rsid w:val="00821B9E"/>
    <w:rsid w:val="00822B79"/>
    <w:rsid w:val="00822DCF"/>
    <w:rsid w:val="008231CF"/>
    <w:rsid w:val="00823243"/>
    <w:rsid w:val="00823BF8"/>
    <w:rsid w:val="00824103"/>
    <w:rsid w:val="0082445F"/>
    <w:rsid w:val="00824CD2"/>
    <w:rsid w:val="008251BE"/>
    <w:rsid w:val="00825356"/>
    <w:rsid w:val="0082578C"/>
    <w:rsid w:val="00825EEF"/>
    <w:rsid w:val="00825F9C"/>
    <w:rsid w:val="008273F4"/>
    <w:rsid w:val="00827D6F"/>
    <w:rsid w:val="00830C80"/>
    <w:rsid w:val="00831207"/>
    <w:rsid w:val="0083176D"/>
    <w:rsid w:val="00831FB7"/>
    <w:rsid w:val="00832B32"/>
    <w:rsid w:val="0083398E"/>
    <w:rsid w:val="00834606"/>
    <w:rsid w:val="00834CE0"/>
    <w:rsid w:val="00834D05"/>
    <w:rsid w:val="00834F2E"/>
    <w:rsid w:val="00835CA4"/>
    <w:rsid w:val="0083654F"/>
    <w:rsid w:val="008366DA"/>
    <w:rsid w:val="0083703B"/>
    <w:rsid w:val="008372BB"/>
    <w:rsid w:val="00837CCA"/>
    <w:rsid w:val="0084052E"/>
    <w:rsid w:val="0084138F"/>
    <w:rsid w:val="00841A29"/>
    <w:rsid w:val="00842E92"/>
    <w:rsid w:val="008440C3"/>
    <w:rsid w:val="008456D5"/>
    <w:rsid w:val="00845A70"/>
    <w:rsid w:val="00845E92"/>
    <w:rsid w:val="008465AB"/>
    <w:rsid w:val="0084663B"/>
    <w:rsid w:val="00846E60"/>
    <w:rsid w:val="008478F3"/>
    <w:rsid w:val="00847D5D"/>
    <w:rsid w:val="00851540"/>
    <w:rsid w:val="00851A36"/>
    <w:rsid w:val="00852168"/>
    <w:rsid w:val="00853009"/>
    <w:rsid w:val="0085348D"/>
    <w:rsid w:val="00853BA7"/>
    <w:rsid w:val="00854EE6"/>
    <w:rsid w:val="00855B94"/>
    <w:rsid w:val="00855E27"/>
    <w:rsid w:val="008561C6"/>
    <w:rsid w:val="00860048"/>
    <w:rsid w:val="008613D0"/>
    <w:rsid w:val="00861779"/>
    <w:rsid w:val="00862B15"/>
    <w:rsid w:val="0086526A"/>
    <w:rsid w:val="008653A5"/>
    <w:rsid w:val="00866713"/>
    <w:rsid w:val="00866E27"/>
    <w:rsid w:val="00866E86"/>
    <w:rsid w:val="008675F9"/>
    <w:rsid w:val="0087035B"/>
    <w:rsid w:val="0087057B"/>
    <w:rsid w:val="00870C1E"/>
    <w:rsid w:val="0087151E"/>
    <w:rsid w:val="00871943"/>
    <w:rsid w:val="00871B2A"/>
    <w:rsid w:val="0087254A"/>
    <w:rsid w:val="00873361"/>
    <w:rsid w:val="0087355E"/>
    <w:rsid w:val="00874059"/>
    <w:rsid w:val="0087416A"/>
    <w:rsid w:val="00874351"/>
    <w:rsid w:val="008746AF"/>
    <w:rsid w:val="00874E33"/>
    <w:rsid w:val="008756C9"/>
    <w:rsid w:val="0087593C"/>
    <w:rsid w:val="008763F2"/>
    <w:rsid w:val="00876BB3"/>
    <w:rsid w:val="00877FB3"/>
    <w:rsid w:val="00880ACA"/>
    <w:rsid w:val="00880CCE"/>
    <w:rsid w:val="00880D6D"/>
    <w:rsid w:val="00880EFC"/>
    <w:rsid w:val="0088290E"/>
    <w:rsid w:val="00882A48"/>
    <w:rsid w:val="00882AC9"/>
    <w:rsid w:val="00882D52"/>
    <w:rsid w:val="00884E4D"/>
    <w:rsid w:val="00886306"/>
    <w:rsid w:val="00887E9F"/>
    <w:rsid w:val="008904F3"/>
    <w:rsid w:val="0089050E"/>
    <w:rsid w:val="00890DDF"/>
    <w:rsid w:val="008923FC"/>
    <w:rsid w:val="00893D41"/>
    <w:rsid w:val="00894400"/>
    <w:rsid w:val="00894EE2"/>
    <w:rsid w:val="00895461"/>
    <w:rsid w:val="00895795"/>
    <w:rsid w:val="00897135"/>
    <w:rsid w:val="00897C37"/>
    <w:rsid w:val="008A0319"/>
    <w:rsid w:val="008A141C"/>
    <w:rsid w:val="008A1E83"/>
    <w:rsid w:val="008A2057"/>
    <w:rsid w:val="008A23E1"/>
    <w:rsid w:val="008A251C"/>
    <w:rsid w:val="008A26B5"/>
    <w:rsid w:val="008A2956"/>
    <w:rsid w:val="008A36DA"/>
    <w:rsid w:val="008A385C"/>
    <w:rsid w:val="008A3E08"/>
    <w:rsid w:val="008A5227"/>
    <w:rsid w:val="008A54C7"/>
    <w:rsid w:val="008A581A"/>
    <w:rsid w:val="008A5A65"/>
    <w:rsid w:val="008A5D17"/>
    <w:rsid w:val="008A5F19"/>
    <w:rsid w:val="008A6F7B"/>
    <w:rsid w:val="008A7990"/>
    <w:rsid w:val="008B0182"/>
    <w:rsid w:val="008B020B"/>
    <w:rsid w:val="008B041F"/>
    <w:rsid w:val="008B0518"/>
    <w:rsid w:val="008B067C"/>
    <w:rsid w:val="008B104B"/>
    <w:rsid w:val="008B1471"/>
    <w:rsid w:val="008B1894"/>
    <w:rsid w:val="008B1CFC"/>
    <w:rsid w:val="008B2DCA"/>
    <w:rsid w:val="008B33DF"/>
    <w:rsid w:val="008B3A91"/>
    <w:rsid w:val="008B4BC5"/>
    <w:rsid w:val="008B60BD"/>
    <w:rsid w:val="008B64E6"/>
    <w:rsid w:val="008B6CE6"/>
    <w:rsid w:val="008B7033"/>
    <w:rsid w:val="008B7414"/>
    <w:rsid w:val="008C0583"/>
    <w:rsid w:val="008C0CE0"/>
    <w:rsid w:val="008C0E2A"/>
    <w:rsid w:val="008C27E7"/>
    <w:rsid w:val="008C28EF"/>
    <w:rsid w:val="008C2A5F"/>
    <w:rsid w:val="008C46CB"/>
    <w:rsid w:val="008C4BE4"/>
    <w:rsid w:val="008C58C1"/>
    <w:rsid w:val="008C62EE"/>
    <w:rsid w:val="008C66A4"/>
    <w:rsid w:val="008C66F9"/>
    <w:rsid w:val="008C6B9A"/>
    <w:rsid w:val="008C73BD"/>
    <w:rsid w:val="008C773A"/>
    <w:rsid w:val="008C784D"/>
    <w:rsid w:val="008C7DE1"/>
    <w:rsid w:val="008D03B5"/>
    <w:rsid w:val="008D0BD8"/>
    <w:rsid w:val="008D11A1"/>
    <w:rsid w:val="008D14B7"/>
    <w:rsid w:val="008D265C"/>
    <w:rsid w:val="008D2C4F"/>
    <w:rsid w:val="008D30C7"/>
    <w:rsid w:val="008D3215"/>
    <w:rsid w:val="008D36F7"/>
    <w:rsid w:val="008D4537"/>
    <w:rsid w:val="008D4604"/>
    <w:rsid w:val="008D466A"/>
    <w:rsid w:val="008D4A5A"/>
    <w:rsid w:val="008D4CFC"/>
    <w:rsid w:val="008D522D"/>
    <w:rsid w:val="008D5384"/>
    <w:rsid w:val="008D5936"/>
    <w:rsid w:val="008D6187"/>
    <w:rsid w:val="008D6783"/>
    <w:rsid w:val="008D7704"/>
    <w:rsid w:val="008D7A7B"/>
    <w:rsid w:val="008D7CDB"/>
    <w:rsid w:val="008E0419"/>
    <w:rsid w:val="008E1B09"/>
    <w:rsid w:val="008E1F62"/>
    <w:rsid w:val="008E2916"/>
    <w:rsid w:val="008E3034"/>
    <w:rsid w:val="008E4E83"/>
    <w:rsid w:val="008E6316"/>
    <w:rsid w:val="008E700D"/>
    <w:rsid w:val="008E7167"/>
    <w:rsid w:val="008E72DD"/>
    <w:rsid w:val="008E7463"/>
    <w:rsid w:val="008E75CB"/>
    <w:rsid w:val="008E7B86"/>
    <w:rsid w:val="008F08E2"/>
    <w:rsid w:val="008F0BDC"/>
    <w:rsid w:val="008F0FB3"/>
    <w:rsid w:val="008F1E2A"/>
    <w:rsid w:val="008F2478"/>
    <w:rsid w:val="008F2C34"/>
    <w:rsid w:val="008F2CFA"/>
    <w:rsid w:val="008F2EDA"/>
    <w:rsid w:val="008F3504"/>
    <w:rsid w:val="008F57F6"/>
    <w:rsid w:val="008F67E4"/>
    <w:rsid w:val="008F6AB9"/>
    <w:rsid w:val="008F73B2"/>
    <w:rsid w:val="008F73FC"/>
    <w:rsid w:val="008F77BE"/>
    <w:rsid w:val="008F7900"/>
    <w:rsid w:val="008F7A5B"/>
    <w:rsid w:val="008F7F79"/>
    <w:rsid w:val="00901321"/>
    <w:rsid w:val="009025AE"/>
    <w:rsid w:val="00902B7A"/>
    <w:rsid w:val="00903D26"/>
    <w:rsid w:val="0090670C"/>
    <w:rsid w:val="009108EA"/>
    <w:rsid w:val="00910B9B"/>
    <w:rsid w:val="00911070"/>
    <w:rsid w:val="009124FC"/>
    <w:rsid w:val="0091251A"/>
    <w:rsid w:val="0091352D"/>
    <w:rsid w:val="00913D99"/>
    <w:rsid w:val="00914CDB"/>
    <w:rsid w:val="00914F0D"/>
    <w:rsid w:val="00915C18"/>
    <w:rsid w:val="00915F28"/>
    <w:rsid w:val="00917480"/>
    <w:rsid w:val="00917AE3"/>
    <w:rsid w:val="00917C28"/>
    <w:rsid w:val="00920015"/>
    <w:rsid w:val="009211FB"/>
    <w:rsid w:val="00921903"/>
    <w:rsid w:val="009220DA"/>
    <w:rsid w:val="00923561"/>
    <w:rsid w:val="009250AC"/>
    <w:rsid w:val="00925C64"/>
    <w:rsid w:val="00925D23"/>
    <w:rsid w:val="00925ECD"/>
    <w:rsid w:val="009265B2"/>
    <w:rsid w:val="00926AF5"/>
    <w:rsid w:val="00927308"/>
    <w:rsid w:val="00927458"/>
    <w:rsid w:val="00927AF0"/>
    <w:rsid w:val="00930CD4"/>
    <w:rsid w:val="00931153"/>
    <w:rsid w:val="00932D66"/>
    <w:rsid w:val="0093357F"/>
    <w:rsid w:val="00933C3A"/>
    <w:rsid w:val="00934026"/>
    <w:rsid w:val="009357A9"/>
    <w:rsid w:val="009360DD"/>
    <w:rsid w:val="00936379"/>
    <w:rsid w:val="00936A29"/>
    <w:rsid w:val="009375B4"/>
    <w:rsid w:val="009377F5"/>
    <w:rsid w:val="00937BAC"/>
    <w:rsid w:val="00937DDF"/>
    <w:rsid w:val="00940B67"/>
    <w:rsid w:val="00941FAA"/>
    <w:rsid w:val="00942542"/>
    <w:rsid w:val="0094257B"/>
    <w:rsid w:val="0094433A"/>
    <w:rsid w:val="009455A1"/>
    <w:rsid w:val="009459A0"/>
    <w:rsid w:val="00945C44"/>
    <w:rsid w:val="0094654F"/>
    <w:rsid w:val="009465B1"/>
    <w:rsid w:val="009472C5"/>
    <w:rsid w:val="00947406"/>
    <w:rsid w:val="00947446"/>
    <w:rsid w:val="009477F9"/>
    <w:rsid w:val="009506BF"/>
    <w:rsid w:val="00951291"/>
    <w:rsid w:val="009513D3"/>
    <w:rsid w:val="00951CFF"/>
    <w:rsid w:val="00952126"/>
    <w:rsid w:val="009522D2"/>
    <w:rsid w:val="00952B66"/>
    <w:rsid w:val="00952C8A"/>
    <w:rsid w:val="00953F28"/>
    <w:rsid w:val="00953F7F"/>
    <w:rsid w:val="00954AB5"/>
    <w:rsid w:val="00954C01"/>
    <w:rsid w:val="00955EA4"/>
    <w:rsid w:val="00956CF6"/>
    <w:rsid w:val="009570EE"/>
    <w:rsid w:val="009571AA"/>
    <w:rsid w:val="0095779A"/>
    <w:rsid w:val="00960134"/>
    <w:rsid w:val="00960515"/>
    <w:rsid w:val="00960B86"/>
    <w:rsid w:val="00960DFD"/>
    <w:rsid w:val="009626C6"/>
    <w:rsid w:val="00963C8E"/>
    <w:rsid w:val="009641BC"/>
    <w:rsid w:val="0096477B"/>
    <w:rsid w:val="0096533A"/>
    <w:rsid w:val="009661AF"/>
    <w:rsid w:val="009661C5"/>
    <w:rsid w:val="0096638F"/>
    <w:rsid w:val="00966C8B"/>
    <w:rsid w:val="00970383"/>
    <w:rsid w:val="00970CB8"/>
    <w:rsid w:val="00971496"/>
    <w:rsid w:val="0097200E"/>
    <w:rsid w:val="00973A8D"/>
    <w:rsid w:val="009753BC"/>
    <w:rsid w:val="00976C73"/>
    <w:rsid w:val="009777FF"/>
    <w:rsid w:val="00980BE2"/>
    <w:rsid w:val="00980DD9"/>
    <w:rsid w:val="00980ECD"/>
    <w:rsid w:val="00981127"/>
    <w:rsid w:val="009815EB"/>
    <w:rsid w:val="0098188C"/>
    <w:rsid w:val="00982734"/>
    <w:rsid w:val="00983130"/>
    <w:rsid w:val="00983587"/>
    <w:rsid w:val="009838C7"/>
    <w:rsid w:val="00984230"/>
    <w:rsid w:val="00984A30"/>
    <w:rsid w:val="00984D79"/>
    <w:rsid w:val="0098691A"/>
    <w:rsid w:val="00986B48"/>
    <w:rsid w:val="00986B66"/>
    <w:rsid w:val="00990223"/>
    <w:rsid w:val="009907FA"/>
    <w:rsid w:val="00990A36"/>
    <w:rsid w:val="0099205C"/>
    <w:rsid w:val="009925A0"/>
    <w:rsid w:val="009948E6"/>
    <w:rsid w:val="0099560A"/>
    <w:rsid w:val="009957F7"/>
    <w:rsid w:val="009966B9"/>
    <w:rsid w:val="00997616"/>
    <w:rsid w:val="00997C42"/>
    <w:rsid w:val="009A0915"/>
    <w:rsid w:val="009A099B"/>
    <w:rsid w:val="009A2AE3"/>
    <w:rsid w:val="009A2F0C"/>
    <w:rsid w:val="009A395E"/>
    <w:rsid w:val="009A3993"/>
    <w:rsid w:val="009A4438"/>
    <w:rsid w:val="009A4BC9"/>
    <w:rsid w:val="009A5FFA"/>
    <w:rsid w:val="009A6087"/>
    <w:rsid w:val="009A665D"/>
    <w:rsid w:val="009A6814"/>
    <w:rsid w:val="009B0DE3"/>
    <w:rsid w:val="009B0E53"/>
    <w:rsid w:val="009B1C6E"/>
    <w:rsid w:val="009B3C20"/>
    <w:rsid w:val="009B3E10"/>
    <w:rsid w:val="009B428C"/>
    <w:rsid w:val="009B4842"/>
    <w:rsid w:val="009B5F79"/>
    <w:rsid w:val="009B6872"/>
    <w:rsid w:val="009B7865"/>
    <w:rsid w:val="009B7C7B"/>
    <w:rsid w:val="009C0459"/>
    <w:rsid w:val="009C05E6"/>
    <w:rsid w:val="009C0898"/>
    <w:rsid w:val="009C0D33"/>
    <w:rsid w:val="009C5DD9"/>
    <w:rsid w:val="009C6D32"/>
    <w:rsid w:val="009C72F8"/>
    <w:rsid w:val="009C7403"/>
    <w:rsid w:val="009C7E05"/>
    <w:rsid w:val="009D01F0"/>
    <w:rsid w:val="009D0434"/>
    <w:rsid w:val="009D04CD"/>
    <w:rsid w:val="009D1393"/>
    <w:rsid w:val="009D1A62"/>
    <w:rsid w:val="009D250E"/>
    <w:rsid w:val="009D2A60"/>
    <w:rsid w:val="009D2C7D"/>
    <w:rsid w:val="009D3021"/>
    <w:rsid w:val="009D3051"/>
    <w:rsid w:val="009D5106"/>
    <w:rsid w:val="009D5633"/>
    <w:rsid w:val="009D5951"/>
    <w:rsid w:val="009D60CD"/>
    <w:rsid w:val="009D7ADE"/>
    <w:rsid w:val="009E051F"/>
    <w:rsid w:val="009E1A0D"/>
    <w:rsid w:val="009E1C6A"/>
    <w:rsid w:val="009E200B"/>
    <w:rsid w:val="009E2617"/>
    <w:rsid w:val="009E2FFE"/>
    <w:rsid w:val="009E3050"/>
    <w:rsid w:val="009E34A3"/>
    <w:rsid w:val="009E3515"/>
    <w:rsid w:val="009E3920"/>
    <w:rsid w:val="009E3F12"/>
    <w:rsid w:val="009E4037"/>
    <w:rsid w:val="009E40E4"/>
    <w:rsid w:val="009E5103"/>
    <w:rsid w:val="009E63A0"/>
    <w:rsid w:val="009E6D78"/>
    <w:rsid w:val="009E7405"/>
    <w:rsid w:val="009E75CA"/>
    <w:rsid w:val="009E7754"/>
    <w:rsid w:val="009E7DA5"/>
    <w:rsid w:val="009F0D98"/>
    <w:rsid w:val="009F23D0"/>
    <w:rsid w:val="009F2659"/>
    <w:rsid w:val="009F280B"/>
    <w:rsid w:val="009F42DD"/>
    <w:rsid w:val="009F482D"/>
    <w:rsid w:val="009F4896"/>
    <w:rsid w:val="009F504B"/>
    <w:rsid w:val="009F6F93"/>
    <w:rsid w:val="009F7043"/>
    <w:rsid w:val="009F78AA"/>
    <w:rsid w:val="009F7B4B"/>
    <w:rsid w:val="009F7EF1"/>
    <w:rsid w:val="009F7F71"/>
    <w:rsid w:val="009F7FFA"/>
    <w:rsid w:val="00A004E5"/>
    <w:rsid w:val="00A00E29"/>
    <w:rsid w:val="00A01605"/>
    <w:rsid w:val="00A01F37"/>
    <w:rsid w:val="00A02431"/>
    <w:rsid w:val="00A02A27"/>
    <w:rsid w:val="00A0301A"/>
    <w:rsid w:val="00A0375C"/>
    <w:rsid w:val="00A037C7"/>
    <w:rsid w:val="00A03DD5"/>
    <w:rsid w:val="00A06535"/>
    <w:rsid w:val="00A0743E"/>
    <w:rsid w:val="00A0760B"/>
    <w:rsid w:val="00A10E72"/>
    <w:rsid w:val="00A116B2"/>
    <w:rsid w:val="00A11EC6"/>
    <w:rsid w:val="00A1222C"/>
    <w:rsid w:val="00A128D5"/>
    <w:rsid w:val="00A131D0"/>
    <w:rsid w:val="00A1356B"/>
    <w:rsid w:val="00A13C6B"/>
    <w:rsid w:val="00A14B20"/>
    <w:rsid w:val="00A1559C"/>
    <w:rsid w:val="00A15986"/>
    <w:rsid w:val="00A15ADF"/>
    <w:rsid w:val="00A1614E"/>
    <w:rsid w:val="00A17C23"/>
    <w:rsid w:val="00A21311"/>
    <w:rsid w:val="00A2304D"/>
    <w:rsid w:val="00A2337E"/>
    <w:rsid w:val="00A23699"/>
    <w:rsid w:val="00A23CBE"/>
    <w:rsid w:val="00A23D7F"/>
    <w:rsid w:val="00A24F46"/>
    <w:rsid w:val="00A24FCD"/>
    <w:rsid w:val="00A2567E"/>
    <w:rsid w:val="00A25716"/>
    <w:rsid w:val="00A26221"/>
    <w:rsid w:val="00A26ADB"/>
    <w:rsid w:val="00A26AF1"/>
    <w:rsid w:val="00A26D71"/>
    <w:rsid w:val="00A27005"/>
    <w:rsid w:val="00A27191"/>
    <w:rsid w:val="00A275F9"/>
    <w:rsid w:val="00A27A38"/>
    <w:rsid w:val="00A31A30"/>
    <w:rsid w:val="00A31FBE"/>
    <w:rsid w:val="00A32EA6"/>
    <w:rsid w:val="00A331F9"/>
    <w:rsid w:val="00A3348F"/>
    <w:rsid w:val="00A33787"/>
    <w:rsid w:val="00A34019"/>
    <w:rsid w:val="00A34046"/>
    <w:rsid w:val="00A340F9"/>
    <w:rsid w:val="00A352AA"/>
    <w:rsid w:val="00A353B2"/>
    <w:rsid w:val="00A364B0"/>
    <w:rsid w:val="00A364F3"/>
    <w:rsid w:val="00A3789B"/>
    <w:rsid w:val="00A37F82"/>
    <w:rsid w:val="00A4164B"/>
    <w:rsid w:val="00A4278C"/>
    <w:rsid w:val="00A441F3"/>
    <w:rsid w:val="00A44287"/>
    <w:rsid w:val="00A457C2"/>
    <w:rsid w:val="00A47A32"/>
    <w:rsid w:val="00A47FE0"/>
    <w:rsid w:val="00A509DC"/>
    <w:rsid w:val="00A50C32"/>
    <w:rsid w:val="00A51204"/>
    <w:rsid w:val="00A51591"/>
    <w:rsid w:val="00A51A88"/>
    <w:rsid w:val="00A51DC4"/>
    <w:rsid w:val="00A5203B"/>
    <w:rsid w:val="00A52B7F"/>
    <w:rsid w:val="00A537B4"/>
    <w:rsid w:val="00A53950"/>
    <w:rsid w:val="00A55666"/>
    <w:rsid w:val="00A55696"/>
    <w:rsid w:val="00A55BC2"/>
    <w:rsid w:val="00A55E99"/>
    <w:rsid w:val="00A56767"/>
    <w:rsid w:val="00A5791D"/>
    <w:rsid w:val="00A57FA3"/>
    <w:rsid w:val="00A61652"/>
    <w:rsid w:val="00A6282D"/>
    <w:rsid w:val="00A628CF"/>
    <w:rsid w:val="00A62AF7"/>
    <w:rsid w:val="00A62DA8"/>
    <w:rsid w:val="00A6383F"/>
    <w:rsid w:val="00A63AD4"/>
    <w:rsid w:val="00A6440B"/>
    <w:rsid w:val="00A65BF7"/>
    <w:rsid w:val="00A65E74"/>
    <w:rsid w:val="00A66F4E"/>
    <w:rsid w:val="00A676C7"/>
    <w:rsid w:val="00A72268"/>
    <w:rsid w:val="00A72F0C"/>
    <w:rsid w:val="00A734C9"/>
    <w:rsid w:val="00A737DC"/>
    <w:rsid w:val="00A74495"/>
    <w:rsid w:val="00A74677"/>
    <w:rsid w:val="00A75210"/>
    <w:rsid w:val="00A755F5"/>
    <w:rsid w:val="00A758B5"/>
    <w:rsid w:val="00A75A61"/>
    <w:rsid w:val="00A75FCC"/>
    <w:rsid w:val="00A76AD4"/>
    <w:rsid w:val="00A77FBA"/>
    <w:rsid w:val="00A8012A"/>
    <w:rsid w:val="00A8087F"/>
    <w:rsid w:val="00A81397"/>
    <w:rsid w:val="00A81F02"/>
    <w:rsid w:val="00A8292B"/>
    <w:rsid w:val="00A8308A"/>
    <w:rsid w:val="00A8449C"/>
    <w:rsid w:val="00A84945"/>
    <w:rsid w:val="00A84B38"/>
    <w:rsid w:val="00A85E1E"/>
    <w:rsid w:val="00A86520"/>
    <w:rsid w:val="00A87F61"/>
    <w:rsid w:val="00A90108"/>
    <w:rsid w:val="00A9046D"/>
    <w:rsid w:val="00A90CF3"/>
    <w:rsid w:val="00A9103E"/>
    <w:rsid w:val="00A913D9"/>
    <w:rsid w:val="00A91DE9"/>
    <w:rsid w:val="00A920C7"/>
    <w:rsid w:val="00A924B5"/>
    <w:rsid w:val="00A92C2C"/>
    <w:rsid w:val="00A94A4F"/>
    <w:rsid w:val="00A94F7E"/>
    <w:rsid w:val="00A95144"/>
    <w:rsid w:val="00A951C5"/>
    <w:rsid w:val="00A964E4"/>
    <w:rsid w:val="00A967D1"/>
    <w:rsid w:val="00A96B76"/>
    <w:rsid w:val="00A97F37"/>
    <w:rsid w:val="00AA0E62"/>
    <w:rsid w:val="00AA171A"/>
    <w:rsid w:val="00AA286D"/>
    <w:rsid w:val="00AA2963"/>
    <w:rsid w:val="00AA33EC"/>
    <w:rsid w:val="00AA52B2"/>
    <w:rsid w:val="00AA555E"/>
    <w:rsid w:val="00AA5647"/>
    <w:rsid w:val="00AA5F49"/>
    <w:rsid w:val="00AA5FF8"/>
    <w:rsid w:val="00AA640B"/>
    <w:rsid w:val="00AB021E"/>
    <w:rsid w:val="00AB043B"/>
    <w:rsid w:val="00AB063E"/>
    <w:rsid w:val="00AB079D"/>
    <w:rsid w:val="00AB1F65"/>
    <w:rsid w:val="00AB22FD"/>
    <w:rsid w:val="00AB2A1F"/>
    <w:rsid w:val="00AB4C7E"/>
    <w:rsid w:val="00AB4D40"/>
    <w:rsid w:val="00AB4D5B"/>
    <w:rsid w:val="00AB6AFC"/>
    <w:rsid w:val="00AB6E65"/>
    <w:rsid w:val="00AB76F3"/>
    <w:rsid w:val="00AB7C8F"/>
    <w:rsid w:val="00AB7CD2"/>
    <w:rsid w:val="00AB7D82"/>
    <w:rsid w:val="00AC021F"/>
    <w:rsid w:val="00AC03A7"/>
    <w:rsid w:val="00AC09A0"/>
    <w:rsid w:val="00AC12E3"/>
    <w:rsid w:val="00AC1A6C"/>
    <w:rsid w:val="00AC3F6B"/>
    <w:rsid w:val="00AC4216"/>
    <w:rsid w:val="00AC4289"/>
    <w:rsid w:val="00AC471B"/>
    <w:rsid w:val="00AC5191"/>
    <w:rsid w:val="00AC5806"/>
    <w:rsid w:val="00AC5D95"/>
    <w:rsid w:val="00AC5EDB"/>
    <w:rsid w:val="00AC6081"/>
    <w:rsid w:val="00AC6165"/>
    <w:rsid w:val="00AC6815"/>
    <w:rsid w:val="00AC6B2B"/>
    <w:rsid w:val="00AD0604"/>
    <w:rsid w:val="00AD1018"/>
    <w:rsid w:val="00AD14FA"/>
    <w:rsid w:val="00AD16F5"/>
    <w:rsid w:val="00AD1D6B"/>
    <w:rsid w:val="00AD2550"/>
    <w:rsid w:val="00AD288A"/>
    <w:rsid w:val="00AD3219"/>
    <w:rsid w:val="00AD3279"/>
    <w:rsid w:val="00AD44AB"/>
    <w:rsid w:val="00AD45FD"/>
    <w:rsid w:val="00AD49F0"/>
    <w:rsid w:val="00AD7309"/>
    <w:rsid w:val="00AD74A0"/>
    <w:rsid w:val="00AE0AD9"/>
    <w:rsid w:val="00AE0BA6"/>
    <w:rsid w:val="00AE1053"/>
    <w:rsid w:val="00AE1EC4"/>
    <w:rsid w:val="00AE21A1"/>
    <w:rsid w:val="00AE25F6"/>
    <w:rsid w:val="00AE301B"/>
    <w:rsid w:val="00AE379F"/>
    <w:rsid w:val="00AE37DB"/>
    <w:rsid w:val="00AE39F8"/>
    <w:rsid w:val="00AE4628"/>
    <w:rsid w:val="00AE53C4"/>
    <w:rsid w:val="00AE6FE2"/>
    <w:rsid w:val="00AF11A5"/>
    <w:rsid w:val="00AF32D8"/>
    <w:rsid w:val="00AF355C"/>
    <w:rsid w:val="00AF3A8A"/>
    <w:rsid w:val="00AF3B83"/>
    <w:rsid w:val="00AF3EE8"/>
    <w:rsid w:val="00AF457F"/>
    <w:rsid w:val="00AF48B0"/>
    <w:rsid w:val="00AF4B95"/>
    <w:rsid w:val="00AF53E3"/>
    <w:rsid w:val="00AF69BB"/>
    <w:rsid w:val="00AF7FDA"/>
    <w:rsid w:val="00B00413"/>
    <w:rsid w:val="00B02DB8"/>
    <w:rsid w:val="00B03BD1"/>
    <w:rsid w:val="00B03D96"/>
    <w:rsid w:val="00B0435B"/>
    <w:rsid w:val="00B05C2A"/>
    <w:rsid w:val="00B1016B"/>
    <w:rsid w:val="00B10173"/>
    <w:rsid w:val="00B11E98"/>
    <w:rsid w:val="00B121C4"/>
    <w:rsid w:val="00B12245"/>
    <w:rsid w:val="00B1380B"/>
    <w:rsid w:val="00B1396B"/>
    <w:rsid w:val="00B1445A"/>
    <w:rsid w:val="00B1464C"/>
    <w:rsid w:val="00B14EAD"/>
    <w:rsid w:val="00B154F6"/>
    <w:rsid w:val="00B15676"/>
    <w:rsid w:val="00B15AC6"/>
    <w:rsid w:val="00B15C03"/>
    <w:rsid w:val="00B16719"/>
    <w:rsid w:val="00B17720"/>
    <w:rsid w:val="00B20173"/>
    <w:rsid w:val="00B204A8"/>
    <w:rsid w:val="00B2183D"/>
    <w:rsid w:val="00B21AC8"/>
    <w:rsid w:val="00B22A90"/>
    <w:rsid w:val="00B22CD9"/>
    <w:rsid w:val="00B24173"/>
    <w:rsid w:val="00B243C8"/>
    <w:rsid w:val="00B24461"/>
    <w:rsid w:val="00B244B0"/>
    <w:rsid w:val="00B246C8"/>
    <w:rsid w:val="00B26083"/>
    <w:rsid w:val="00B26198"/>
    <w:rsid w:val="00B26649"/>
    <w:rsid w:val="00B27DC0"/>
    <w:rsid w:val="00B30601"/>
    <w:rsid w:val="00B30D29"/>
    <w:rsid w:val="00B30DF5"/>
    <w:rsid w:val="00B31121"/>
    <w:rsid w:val="00B311ED"/>
    <w:rsid w:val="00B3145B"/>
    <w:rsid w:val="00B317FE"/>
    <w:rsid w:val="00B319A8"/>
    <w:rsid w:val="00B33566"/>
    <w:rsid w:val="00B34490"/>
    <w:rsid w:val="00B3511C"/>
    <w:rsid w:val="00B35A6D"/>
    <w:rsid w:val="00B35C97"/>
    <w:rsid w:val="00B36852"/>
    <w:rsid w:val="00B36EDA"/>
    <w:rsid w:val="00B371D3"/>
    <w:rsid w:val="00B37823"/>
    <w:rsid w:val="00B401F5"/>
    <w:rsid w:val="00B40526"/>
    <w:rsid w:val="00B40FCD"/>
    <w:rsid w:val="00B410D4"/>
    <w:rsid w:val="00B41634"/>
    <w:rsid w:val="00B41FB0"/>
    <w:rsid w:val="00B41FC1"/>
    <w:rsid w:val="00B426AC"/>
    <w:rsid w:val="00B43A76"/>
    <w:rsid w:val="00B44216"/>
    <w:rsid w:val="00B45D4E"/>
    <w:rsid w:val="00B468EB"/>
    <w:rsid w:val="00B46F3D"/>
    <w:rsid w:val="00B51762"/>
    <w:rsid w:val="00B52B3C"/>
    <w:rsid w:val="00B52B88"/>
    <w:rsid w:val="00B52CF0"/>
    <w:rsid w:val="00B53F43"/>
    <w:rsid w:val="00B53F4E"/>
    <w:rsid w:val="00B54091"/>
    <w:rsid w:val="00B547C0"/>
    <w:rsid w:val="00B5484F"/>
    <w:rsid w:val="00B5529A"/>
    <w:rsid w:val="00B559D8"/>
    <w:rsid w:val="00B560D2"/>
    <w:rsid w:val="00B56A12"/>
    <w:rsid w:val="00B5757B"/>
    <w:rsid w:val="00B608B7"/>
    <w:rsid w:val="00B60C73"/>
    <w:rsid w:val="00B610E8"/>
    <w:rsid w:val="00B612A3"/>
    <w:rsid w:val="00B61958"/>
    <w:rsid w:val="00B62015"/>
    <w:rsid w:val="00B62024"/>
    <w:rsid w:val="00B6237C"/>
    <w:rsid w:val="00B624B4"/>
    <w:rsid w:val="00B64697"/>
    <w:rsid w:val="00B64D60"/>
    <w:rsid w:val="00B64FE7"/>
    <w:rsid w:val="00B657BD"/>
    <w:rsid w:val="00B6594B"/>
    <w:rsid w:val="00B65DF4"/>
    <w:rsid w:val="00B65F0C"/>
    <w:rsid w:val="00B66168"/>
    <w:rsid w:val="00B662AB"/>
    <w:rsid w:val="00B66730"/>
    <w:rsid w:val="00B66A1C"/>
    <w:rsid w:val="00B67ADC"/>
    <w:rsid w:val="00B70C1B"/>
    <w:rsid w:val="00B70CB0"/>
    <w:rsid w:val="00B71365"/>
    <w:rsid w:val="00B7159E"/>
    <w:rsid w:val="00B71F3A"/>
    <w:rsid w:val="00B725C7"/>
    <w:rsid w:val="00B72A7D"/>
    <w:rsid w:val="00B7373F"/>
    <w:rsid w:val="00B739B5"/>
    <w:rsid w:val="00B73AEA"/>
    <w:rsid w:val="00B73B97"/>
    <w:rsid w:val="00B740E5"/>
    <w:rsid w:val="00B749A2"/>
    <w:rsid w:val="00B755CC"/>
    <w:rsid w:val="00B75CB1"/>
    <w:rsid w:val="00B76565"/>
    <w:rsid w:val="00B76651"/>
    <w:rsid w:val="00B767AB"/>
    <w:rsid w:val="00B77031"/>
    <w:rsid w:val="00B80343"/>
    <w:rsid w:val="00B806ED"/>
    <w:rsid w:val="00B80A97"/>
    <w:rsid w:val="00B8119E"/>
    <w:rsid w:val="00B812AB"/>
    <w:rsid w:val="00B833BB"/>
    <w:rsid w:val="00B83D89"/>
    <w:rsid w:val="00B844E1"/>
    <w:rsid w:val="00B84AF5"/>
    <w:rsid w:val="00B857E3"/>
    <w:rsid w:val="00B85A9F"/>
    <w:rsid w:val="00B8706C"/>
    <w:rsid w:val="00B872F4"/>
    <w:rsid w:val="00B87623"/>
    <w:rsid w:val="00B87B02"/>
    <w:rsid w:val="00B910B5"/>
    <w:rsid w:val="00B915CF"/>
    <w:rsid w:val="00B91A7A"/>
    <w:rsid w:val="00B92061"/>
    <w:rsid w:val="00B923FF"/>
    <w:rsid w:val="00B92858"/>
    <w:rsid w:val="00B92DB5"/>
    <w:rsid w:val="00B93625"/>
    <w:rsid w:val="00B93C7A"/>
    <w:rsid w:val="00B945ED"/>
    <w:rsid w:val="00B94D13"/>
    <w:rsid w:val="00B952EB"/>
    <w:rsid w:val="00B952F4"/>
    <w:rsid w:val="00B957A0"/>
    <w:rsid w:val="00B957DE"/>
    <w:rsid w:val="00B96438"/>
    <w:rsid w:val="00BA130E"/>
    <w:rsid w:val="00BA152F"/>
    <w:rsid w:val="00BA1844"/>
    <w:rsid w:val="00BA294E"/>
    <w:rsid w:val="00BA2EF4"/>
    <w:rsid w:val="00BA3F66"/>
    <w:rsid w:val="00BA495E"/>
    <w:rsid w:val="00BA5317"/>
    <w:rsid w:val="00BA5540"/>
    <w:rsid w:val="00BA60F7"/>
    <w:rsid w:val="00BA7BDF"/>
    <w:rsid w:val="00BB066E"/>
    <w:rsid w:val="00BB1BBE"/>
    <w:rsid w:val="00BB2BB8"/>
    <w:rsid w:val="00BB327A"/>
    <w:rsid w:val="00BB41C4"/>
    <w:rsid w:val="00BB4227"/>
    <w:rsid w:val="00BB4478"/>
    <w:rsid w:val="00BB598B"/>
    <w:rsid w:val="00BB609C"/>
    <w:rsid w:val="00BB62E9"/>
    <w:rsid w:val="00BB6463"/>
    <w:rsid w:val="00BB68FD"/>
    <w:rsid w:val="00BB6E3A"/>
    <w:rsid w:val="00BB6EDF"/>
    <w:rsid w:val="00BB7DFC"/>
    <w:rsid w:val="00BC12DC"/>
    <w:rsid w:val="00BC1C03"/>
    <w:rsid w:val="00BC2EAD"/>
    <w:rsid w:val="00BC4BBC"/>
    <w:rsid w:val="00BC5357"/>
    <w:rsid w:val="00BC5AA1"/>
    <w:rsid w:val="00BC5F57"/>
    <w:rsid w:val="00BC6120"/>
    <w:rsid w:val="00BC6C1C"/>
    <w:rsid w:val="00BC6F71"/>
    <w:rsid w:val="00BC70CF"/>
    <w:rsid w:val="00BC7B3B"/>
    <w:rsid w:val="00BD046C"/>
    <w:rsid w:val="00BD0493"/>
    <w:rsid w:val="00BD081C"/>
    <w:rsid w:val="00BD08D4"/>
    <w:rsid w:val="00BD1889"/>
    <w:rsid w:val="00BD2A3B"/>
    <w:rsid w:val="00BD4B7F"/>
    <w:rsid w:val="00BD4C3C"/>
    <w:rsid w:val="00BD4CCE"/>
    <w:rsid w:val="00BD4DBB"/>
    <w:rsid w:val="00BD6225"/>
    <w:rsid w:val="00BD6F21"/>
    <w:rsid w:val="00BE047A"/>
    <w:rsid w:val="00BE1874"/>
    <w:rsid w:val="00BE2E73"/>
    <w:rsid w:val="00BE307E"/>
    <w:rsid w:val="00BE36B1"/>
    <w:rsid w:val="00BE3FE6"/>
    <w:rsid w:val="00BE47C4"/>
    <w:rsid w:val="00BE4E2E"/>
    <w:rsid w:val="00BE4F76"/>
    <w:rsid w:val="00BE54E9"/>
    <w:rsid w:val="00BE564D"/>
    <w:rsid w:val="00BE58F2"/>
    <w:rsid w:val="00BE6343"/>
    <w:rsid w:val="00BE7F08"/>
    <w:rsid w:val="00BE7F0A"/>
    <w:rsid w:val="00BF0282"/>
    <w:rsid w:val="00BF034D"/>
    <w:rsid w:val="00BF07A0"/>
    <w:rsid w:val="00BF106D"/>
    <w:rsid w:val="00BF18B2"/>
    <w:rsid w:val="00BF2C1C"/>
    <w:rsid w:val="00BF3272"/>
    <w:rsid w:val="00BF3520"/>
    <w:rsid w:val="00BF3CB7"/>
    <w:rsid w:val="00BF4639"/>
    <w:rsid w:val="00BF54BD"/>
    <w:rsid w:val="00BF71C4"/>
    <w:rsid w:val="00BF73DA"/>
    <w:rsid w:val="00BF78D3"/>
    <w:rsid w:val="00BF7AAA"/>
    <w:rsid w:val="00C00406"/>
    <w:rsid w:val="00C00DDD"/>
    <w:rsid w:val="00C0131C"/>
    <w:rsid w:val="00C01E93"/>
    <w:rsid w:val="00C0250F"/>
    <w:rsid w:val="00C02F5E"/>
    <w:rsid w:val="00C03402"/>
    <w:rsid w:val="00C03AD5"/>
    <w:rsid w:val="00C03B1D"/>
    <w:rsid w:val="00C0484F"/>
    <w:rsid w:val="00C054ED"/>
    <w:rsid w:val="00C05BFD"/>
    <w:rsid w:val="00C05D1A"/>
    <w:rsid w:val="00C06548"/>
    <w:rsid w:val="00C069E4"/>
    <w:rsid w:val="00C06C41"/>
    <w:rsid w:val="00C06CEC"/>
    <w:rsid w:val="00C06E9B"/>
    <w:rsid w:val="00C079C0"/>
    <w:rsid w:val="00C1037C"/>
    <w:rsid w:val="00C1055D"/>
    <w:rsid w:val="00C1241C"/>
    <w:rsid w:val="00C125F6"/>
    <w:rsid w:val="00C12CB7"/>
    <w:rsid w:val="00C1360D"/>
    <w:rsid w:val="00C1372A"/>
    <w:rsid w:val="00C13879"/>
    <w:rsid w:val="00C13F9B"/>
    <w:rsid w:val="00C14288"/>
    <w:rsid w:val="00C14E9C"/>
    <w:rsid w:val="00C14F65"/>
    <w:rsid w:val="00C15A8A"/>
    <w:rsid w:val="00C15C46"/>
    <w:rsid w:val="00C15CC6"/>
    <w:rsid w:val="00C177E2"/>
    <w:rsid w:val="00C210C1"/>
    <w:rsid w:val="00C21BA7"/>
    <w:rsid w:val="00C2201E"/>
    <w:rsid w:val="00C22250"/>
    <w:rsid w:val="00C227C9"/>
    <w:rsid w:val="00C22D1B"/>
    <w:rsid w:val="00C2308F"/>
    <w:rsid w:val="00C23485"/>
    <w:rsid w:val="00C23578"/>
    <w:rsid w:val="00C23F9D"/>
    <w:rsid w:val="00C24156"/>
    <w:rsid w:val="00C2487D"/>
    <w:rsid w:val="00C24ADC"/>
    <w:rsid w:val="00C25081"/>
    <w:rsid w:val="00C25131"/>
    <w:rsid w:val="00C27174"/>
    <w:rsid w:val="00C30622"/>
    <w:rsid w:val="00C30BA4"/>
    <w:rsid w:val="00C316F5"/>
    <w:rsid w:val="00C31D44"/>
    <w:rsid w:val="00C31FF4"/>
    <w:rsid w:val="00C3215F"/>
    <w:rsid w:val="00C32615"/>
    <w:rsid w:val="00C33B4D"/>
    <w:rsid w:val="00C33C2D"/>
    <w:rsid w:val="00C3511E"/>
    <w:rsid w:val="00C35585"/>
    <w:rsid w:val="00C361AB"/>
    <w:rsid w:val="00C36C0D"/>
    <w:rsid w:val="00C370D1"/>
    <w:rsid w:val="00C372FD"/>
    <w:rsid w:val="00C37AA1"/>
    <w:rsid w:val="00C4097D"/>
    <w:rsid w:val="00C4278B"/>
    <w:rsid w:val="00C43370"/>
    <w:rsid w:val="00C43765"/>
    <w:rsid w:val="00C43C6C"/>
    <w:rsid w:val="00C442CD"/>
    <w:rsid w:val="00C4432F"/>
    <w:rsid w:val="00C46C4C"/>
    <w:rsid w:val="00C46D98"/>
    <w:rsid w:val="00C47D59"/>
    <w:rsid w:val="00C47D83"/>
    <w:rsid w:val="00C47DAB"/>
    <w:rsid w:val="00C50051"/>
    <w:rsid w:val="00C50A17"/>
    <w:rsid w:val="00C50F92"/>
    <w:rsid w:val="00C526AB"/>
    <w:rsid w:val="00C52DEA"/>
    <w:rsid w:val="00C530EB"/>
    <w:rsid w:val="00C53768"/>
    <w:rsid w:val="00C547E7"/>
    <w:rsid w:val="00C54AC7"/>
    <w:rsid w:val="00C54EFB"/>
    <w:rsid w:val="00C5759F"/>
    <w:rsid w:val="00C605D1"/>
    <w:rsid w:val="00C6083E"/>
    <w:rsid w:val="00C60B1A"/>
    <w:rsid w:val="00C60CBA"/>
    <w:rsid w:val="00C61C94"/>
    <w:rsid w:val="00C62848"/>
    <w:rsid w:val="00C62E82"/>
    <w:rsid w:val="00C63721"/>
    <w:rsid w:val="00C64A47"/>
    <w:rsid w:val="00C64BDF"/>
    <w:rsid w:val="00C64BF7"/>
    <w:rsid w:val="00C65A61"/>
    <w:rsid w:val="00C664B1"/>
    <w:rsid w:val="00C67E62"/>
    <w:rsid w:val="00C712EB"/>
    <w:rsid w:val="00C71C4C"/>
    <w:rsid w:val="00C71FAB"/>
    <w:rsid w:val="00C73946"/>
    <w:rsid w:val="00C7736C"/>
    <w:rsid w:val="00C8010B"/>
    <w:rsid w:val="00C806EA"/>
    <w:rsid w:val="00C810CC"/>
    <w:rsid w:val="00C81F12"/>
    <w:rsid w:val="00C8261D"/>
    <w:rsid w:val="00C829D1"/>
    <w:rsid w:val="00C82ADD"/>
    <w:rsid w:val="00C8321C"/>
    <w:rsid w:val="00C83516"/>
    <w:rsid w:val="00C83616"/>
    <w:rsid w:val="00C836C4"/>
    <w:rsid w:val="00C83B9E"/>
    <w:rsid w:val="00C83CC0"/>
    <w:rsid w:val="00C84330"/>
    <w:rsid w:val="00C84508"/>
    <w:rsid w:val="00C863A7"/>
    <w:rsid w:val="00C86D52"/>
    <w:rsid w:val="00C86EA5"/>
    <w:rsid w:val="00C86FBF"/>
    <w:rsid w:val="00C87864"/>
    <w:rsid w:val="00C90947"/>
    <w:rsid w:val="00C90DA4"/>
    <w:rsid w:val="00C90F9C"/>
    <w:rsid w:val="00C91D84"/>
    <w:rsid w:val="00C91F44"/>
    <w:rsid w:val="00C9322E"/>
    <w:rsid w:val="00C93AE1"/>
    <w:rsid w:val="00C9404A"/>
    <w:rsid w:val="00C9416F"/>
    <w:rsid w:val="00C95124"/>
    <w:rsid w:val="00C9640D"/>
    <w:rsid w:val="00C96457"/>
    <w:rsid w:val="00CA083A"/>
    <w:rsid w:val="00CA0D27"/>
    <w:rsid w:val="00CA1632"/>
    <w:rsid w:val="00CA1808"/>
    <w:rsid w:val="00CA26E7"/>
    <w:rsid w:val="00CA36BB"/>
    <w:rsid w:val="00CA3AE4"/>
    <w:rsid w:val="00CA3F74"/>
    <w:rsid w:val="00CA4C02"/>
    <w:rsid w:val="00CA54EC"/>
    <w:rsid w:val="00CA6089"/>
    <w:rsid w:val="00CA624A"/>
    <w:rsid w:val="00CA750F"/>
    <w:rsid w:val="00CA7C2E"/>
    <w:rsid w:val="00CB01ED"/>
    <w:rsid w:val="00CB15B9"/>
    <w:rsid w:val="00CB1C56"/>
    <w:rsid w:val="00CB354A"/>
    <w:rsid w:val="00CB4909"/>
    <w:rsid w:val="00CB5A68"/>
    <w:rsid w:val="00CB5A6D"/>
    <w:rsid w:val="00CB5F88"/>
    <w:rsid w:val="00CB616D"/>
    <w:rsid w:val="00CB746E"/>
    <w:rsid w:val="00CB74A5"/>
    <w:rsid w:val="00CB79AA"/>
    <w:rsid w:val="00CB7B85"/>
    <w:rsid w:val="00CB7D00"/>
    <w:rsid w:val="00CB7D21"/>
    <w:rsid w:val="00CB7EA1"/>
    <w:rsid w:val="00CC0251"/>
    <w:rsid w:val="00CC03F3"/>
    <w:rsid w:val="00CC0FA3"/>
    <w:rsid w:val="00CC10CC"/>
    <w:rsid w:val="00CC1E50"/>
    <w:rsid w:val="00CC274D"/>
    <w:rsid w:val="00CC2F73"/>
    <w:rsid w:val="00CC3CD1"/>
    <w:rsid w:val="00CC4619"/>
    <w:rsid w:val="00CC58E9"/>
    <w:rsid w:val="00CC7105"/>
    <w:rsid w:val="00CC7C71"/>
    <w:rsid w:val="00CC7DD4"/>
    <w:rsid w:val="00CC7F3A"/>
    <w:rsid w:val="00CC7F5D"/>
    <w:rsid w:val="00CD0489"/>
    <w:rsid w:val="00CD12D5"/>
    <w:rsid w:val="00CD13A0"/>
    <w:rsid w:val="00CD1BA8"/>
    <w:rsid w:val="00CD1F96"/>
    <w:rsid w:val="00CD208F"/>
    <w:rsid w:val="00CD2316"/>
    <w:rsid w:val="00CD3147"/>
    <w:rsid w:val="00CD336E"/>
    <w:rsid w:val="00CD4661"/>
    <w:rsid w:val="00CD4A2F"/>
    <w:rsid w:val="00CD4C7C"/>
    <w:rsid w:val="00CD52DB"/>
    <w:rsid w:val="00CD5685"/>
    <w:rsid w:val="00CD579C"/>
    <w:rsid w:val="00CD626E"/>
    <w:rsid w:val="00CD65EA"/>
    <w:rsid w:val="00CD6977"/>
    <w:rsid w:val="00CD6BDF"/>
    <w:rsid w:val="00CD74F5"/>
    <w:rsid w:val="00CD7681"/>
    <w:rsid w:val="00CE06EA"/>
    <w:rsid w:val="00CE0C73"/>
    <w:rsid w:val="00CE1441"/>
    <w:rsid w:val="00CE2424"/>
    <w:rsid w:val="00CE27B7"/>
    <w:rsid w:val="00CE2C96"/>
    <w:rsid w:val="00CE2D78"/>
    <w:rsid w:val="00CE34F3"/>
    <w:rsid w:val="00CE3B01"/>
    <w:rsid w:val="00CE3F6F"/>
    <w:rsid w:val="00CE44FC"/>
    <w:rsid w:val="00CE48A9"/>
    <w:rsid w:val="00CE55B5"/>
    <w:rsid w:val="00CE6137"/>
    <w:rsid w:val="00CE6732"/>
    <w:rsid w:val="00CE681E"/>
    <w:rsid w:val="00CE7392"/>
    <w:rsid w:val="00CF0152"/>
    <w:rsid w:val="00CF07CA"/>
    <w:rsid w:val="00CF18A5"/>
    <w:rsid w:val="00CF20E2"/>
    <w:rsid w:val="00CF2BCE"/>
    <w:rsid w:val="00CF2EC8"/>
    <w:rsid w:val="00CF3038"/>
    <w:rsid w:val="00CF3E58"/>
    <w:rsid w:val="00CF41B4"/>
    <w:rsid w:val="00CF4C7D"/>
    <w:rsid w:val="00CF594C"/>
    <w:rsid w:val="00CF6375"/>
    <w:rsid w:val="00CF6FF6"/>
    <w:rsid w:val="00CF7155"/>
    <w:rsid w:val="00CF7861"/>
    <w:rsid w:val="00CF7E47"/>
    <w:rsid w:val="00D01C80"/>
    <w:rsid w:val="00D02E7E"/>
    <w:rsid w:val="00D03149"/>
    <w:rsid w:val="00D03943"/>
    <w:rsid w:val="00D03E02"/>
    <w:rsid w:val="00D04230"/>
    <w:rsid w:val="00D04259"/>
    <w:rsid w:val="00D046AA"/>
    <w:rsid w:val="00D0490F"/>
    <w:rsid w:val="00D04985"/>
    <w:rsid w:val="00D05147"/>
    <w:rsid w:val="00D0647D"/>
    <w:rsid w:val="00D0736B"/>
    <w:rsid w:val="00D07796"/>
    <w:rsid w:val="00D07A9D"/>
    <w:rsid w:val="00D10767"/>
    <w:rsid w:val="00D11E65"/>
    <w:rsid w:val="00D1202B"/>
    <w:rsid w:val="00D12494"/>
    <w:rsid w:val="00D140BD"/>
    <w:rsid w:val="00D15260"/>
    <w:rsid w:val="00D153FF"/>
    <w:rsid w:val="00D161FF"/>
    <w:rsid w:val="00D17281"/>
    <w:rsid w:val="00D174A7"/>
    <w:rsid w:val="00D17502"/>
    <w:rsid w:val="00D17669"/>
    <w:rsid w:val="00D177EC"/>
    <w:rsid w:val="00D17D71"/>
    <w:rsid w:val="00D2148A"/>
    <w:rsid w:val="00D21A0E"/>
    <w:rsid w:val="00D22E6E"/>
    <w:rsid w:val="00D23008"/>
    <w:rsid w:val="00D23636"/>
    <w:rsid w:val="00D23703"/>
    <w:rsid w:val="00D23C6A"/>
    <w:rsid w:val="00D24399"/>
    <w:rsid w:val="00D24CB1"/>
    <w:rsid w:val="00D24F1E"/>
    <w:rsid w:val="00D2519E"/>
    <w:rsid w:val="00D25843"/>
    <w:rsid w:val="00D2632F"/>
    <w:rsid w:val="00D26D46"/>
    <w:rsid w:val="00D2755D"/>
    <w:rsid w:val="00D278AE"/>
    <w:rsid w:val="00D27AC0"/>
    <w:rsid w:val="00D30DF8"/>
    <w:rsid w:val="00D31C62"/>
    <w:rsid w:val="00D321DF"/>
    <w:rsid w:val="00D322CC"/>
    <w:rsid w:val="00D3252E"/>
    <w:rsid w:val="00D329CF"/>
    <w:rsid w:val="00D33373"/>
    <w:rsid w:val="00D33756"/>
    <w:rsid w:val="00D33870"/>
    <w:rsid w:val="00D33F10"/>
    <w:rsid w:val="00D34263"/>
    <w:rsid w:val="00D34307"/>
    <w:rsid w:val="00D405BB"/>
    <w:rsid w:val="00D42813"/>
    <w:rsid w:val="00D42C18"/>
    <w:rsid w:val="00D44091"/>
    <w:rsid w:val="00D4442D"/>
    <w:rsid w:val="00D45FF2"/>
    <w:rsid w:val="00D4713B"/>
    <w:rsid w:val="00D47D84"/>
    <w:rsid w:val="00D47F15"/>
    <w:rsid w:val="00D5037C"/>
    <w:rsid w:val="00D5051C"/>
    <w:rsid w:val="00D50EC7"/>
    <w:rsid w:val="00D50F51"/>
    <w:rsid w:val="00D5195E"/>
    <w:rsid w:val="00D51D2C"/>
    <w:rsid w:val="00D52831"/>
    <w:rsid w:val="00D5408E"/>
    <w:rsid w:val="00D55905"/>
    <w:rsid w:val="00D55DB9"/>
    <w:rsid w:val="00D563FF"/>
    <w:rsid w:val="00D56586"/>
    <w:rsid w:val="00D576B7"/>
    <w:rsid w:val="00D602ED"/>
    <w:rsid w:val="00D60752"/>
    <w:rsid w:val="00D61849"/>
    <w:rsid w:val="00D63205"/>
    <w:rsid w:val="00D642B0"/>
    <w:rsid w:val="00D64504"/>
    <w:rsid w:val="00D657AB"/>
    <w:rsid w:val="00D65A53"/>
    <w:rsid w:val="00D65AE9"/>
    <w:rsid w:val="00D65C20"/>
    <w:rsid w:val="00D65E98"/>
    <w:rsid w:val="00D67A04"/>
    <w:rsid w:val="00D67C70"/>
    <w:rsid w:val="00D67F6C"/>
    <w:rsid w:val="00D7049F"/>
    <w:rsid w:val="00D709FE"/>
    <w:rsid w:val="00D70D26"/>
    <w:rsid w:val="00D70DFD"/>
    <w:rsid w:val="00D71BE9"/>
    <w:rsid w:val="00D71C15"/>
    <w:rsid w:val="00D71CA9"/>
    <w:rsid w:val="00D72E04"/>
    <w:rsid w:val="00D73942"/>
    <w:rsid w:val="00D73ACD"/>
    <w:rsid w:val="00D7493E"/>
    <w:rsid w:val="00D74F63"/>
    <w:rsid w:val="00D75077"/>
    <w:rsid w:val="00D7517F"/>
    <w:rsid w:val="00D754E4"/>
    <w:rsid w:val="00D75576"/>
    <w:rsid w:val="00D77770"/>
    <w:rsid w:val="00D77B6D"/>
    <w:rsid w:val="00D80D81"/>
    <w:rsid w:val="00D80E3F"/>
    <w:rsid w:val="00D82DCE"/>
    <w:rsid w:val="00D832CA"/>
    <w:rsid w:val="00D83D98"/>
    <w:rsid w:val="00D849D7"/>
    <w:rsid w:val="00D84C8E"/>
    <w:rsid w:val="00D85C68"/>
    <w:rsid w:val="00D87D7C"/>
    <w:rsid w:val="00D90CF0"/>
    <w:rsid w:val="00D90ED9"/>
    <w:rsid w:val="00D91530"/>
    <w:rsid w:val="00D92045"/>
    <w:rsid w:val="00D924ED"/>
    <w:rsid w:val="00D93E28"/>
    <w:rsid w:val="00D9490C"/>
    <w:rsid w:val="00D955DC"/>
    <w:rsid w:val="00D959A9"/>
    <w:rsid w:val="00D96D71"/>
    <w:rsid w:val="00D96E45"/>
    <w:rsid w:val="00D97EAD"/>
    <w:rsid w:val="00DA129A"/>
    <w:rsid w:val="00DA1531"/>
    <w:rsid w:val="00DA19D1"/>
    <w:rsid w:val="00DA1B9A"/>
    <w:rsid w:val="00DA1BF9"/>
    <w:rsid w:val="00DA1F4F"/>
    <w:rsid w:val="00DA2A55"/>
    <w:rsid w:val="00DA2E7C"/>
    <w:rsid w:val="00DA3F22"/>
    <w:rsid w:val="00DA3FC1"/>
    <w:rsid w:val="00DA424D"/>
    <w:rsid w:val="00DA4289"/>
    <w:rsid w:val="00DA5799"/>
    <w:rsid w:val="00DA6DBF"/>
    <w:rsid w:val="00DB01F6"/>
    <w:rsid w:val="00DB0D45"/>
    <w:rsid w:val="00DB0E19"/>
    <w:rsid w:val="00DB0FB7"/>
    <w:rsid w:val="00DB119D"/>
    <w:rsid w:val="00DB1665"/>
    <w:rsid w:val="00DB183B"/>
    <w:rsid w:val="00DB1FE7"/>
    <w:rsid w:val="00DB2B4B"/>
    <w:rsid w:val="00DB3500"/>
    <w:rsid w:val="00DB37AD"/>
    <w:rsid w:val="00DB3FFF"/>
    <w:rsid w:val="00DB5E10"/>
    <w:rsid w:val="00DB5F60"/>
    <w:rsid w:val="00DB6ECB"/>
    <w:rsid w:val="00DB7A4F"/>
    <w:rsid w:val="00DC0CC4"/>
    <w:rsid w:val="00DC0FC0"/>
    <w:rsid w:val="00DC1013"/>
    <w:rsid w:val="00DC2483"/>
    <w:rsid w:val="00DC2D13"/>
    <w:rsid w:val="00DC678D"/>
    <w:rsid w:val="00DC6F2C"/>
    <w:rsid w:val="00DC73F2"/>
    <w:rsid w:val="00DC7548"/>
    <w:rsid w:val="00DD18CC"/>
    <w:rsid w:val="00DD1CBD"/>
    <w:rsid w:val="00DD214A"/>
    <w:rsid w:val="00DD2173"/>
    <w:rsid w:val="00DD2D50"/>
    <w:rsid w:val="00DD30FF"/>
    <w:rsid w:val="00DD3793"/>
    <w:rsid w:val="00DD4B11"/>
    <w:rsid w:val="00DD52D3"/>
    <w:rsid w:val="00DD5739"/>
    <w:rsid w:val="00DD6258"/>
    <w:rsid w:val="00DD6CA5"/>
    <w:rsid w:val="00DD739B"/>
    <w:rsid w:val="00DE0BDC"/>
    <w:rsid w:val="00DE0CC8"/>
    <w:rsid w:val="00DE0E33"/>
    <w:rsid w:val="00DE15BC"/>
    <w:rsid w:val="00DE1935"/>
    <w:rsid w:val="00DE1E24"/>
    <w:rsid w:val="00DE3D76"/>
    <w:rsid w:val="00DE49D9"/>
    <w:rsid w:val="00DE6FD4"/>
    <w:rsid w:val="00DE7E6D"/>
    <w:rsid w:val="00DE7F05"/>
    <w:rsid w:val="00DF0574"/>
    <w:rsid w:val="00DF05B9"/>
    <w:rsid w:val="00DF0EBF"/>
    <w:rsid w:val="00DF20C2"/>
    <w:rsid w:val="00DF2791"/>
    <w:rsid w:val="00DF288C"/>
    <w:rsid w:val="00DF317D"/>
    <w:rsid w:val="00DF3843"/>
    <w:rsid w:val="00DF3D78"/>
    <w:rsid w:val="00DF3EC6"/>
    <w:rsid w:val="00DF630C"/>
    <w:rsid w:val="00DF63B0"/>
    <w:rsid w:val="00DF63DE"/>
    <w:rsid w:val="00DF687A"/>
    <w:rsid w:val="00DF6AAC"/>
    <w:rsid w:val="00DF759B"/>
    <w:rsid w:val="00E003A6"/>
    <w:rsid w:val="00E00784"/>
    <w:rsid w:val="00E0093B"/>
    <w:rsid w:val="00E00F6A"/>
    <w:rsid w:val="00E0150E"/>
    <w:rsid w:val="00E017AA"/>
    <w:rsid w:val="00E01B16"/>
    <w:rsid w:val="00E03339"/>
    <w:rsid w:val="00E03434"/>
    <w:rsid w:val="00E03DF7"/>
    <w:rsid w:val="00E04C8D"/>
    <w:rsid w:val="00E05B15"/>
    <w:rsid w:val="00E05FA1"/>
    <w:rsid w:val="00E075CC"/>
    <w:rsid w:val="00E11752"/>
    <w:rsid w:val="00E11B1B"/>
    <w:rsid w:val="00E11B6A"/>
    <w:rsid w:val="00E120F6"/>
    <w:rsid w:val="00E12A2A"/>
    <w:rsid w:val="00E131FD"/>
    <w:rsid w:val="00E13765"/>
    <w:rsid w:val="00E13F7B"/>
    <w:rsid w:val="00E14A31"/>
    <w:rsid w:val="00E14BFF"/>
    <w:rsid w:val="00E16767"/>
    <w:rsid w:val="00E1712D"/>
    <w:rsid w:val="00E1716C"/>
    <w:rsid w:val="00E20697"/>
    <w:rsid w:val="00E22145"/>
    <w:rsid w:val="00E222A9"/>
    <w:rsid w:val="00E2239B"/>
    <w:rsid w:val="00E24D72"/>
    <w:rsid w:val="00E2614D"/>
    <w:rsid w:val="00E26354"/>
    <w:rsid w:val="00E26FD7"/>
    <w:rsid w:val="00E27C36"/>
    <w:rsid w:val="00E30417"/>
    <w:rsid w:val="00E30D9A"/>
    <w:rsid w:val="00E31AC7"/>
    <w:rsid w:val="00E32D3D"/>
    <w:rsid w:val="00E32EA9"/>
    <w:rsid w:val="00E3341B"/>
    <w:rsid w:val="00E33A0D"/>
    <w:rsid w:val="00E33ABD"/>
    <w:rsid w:val="00E34EAC"/>
    <w:rsid w:val="00E37E16"/>
    <w:rsid w:val="00E404DE"/>
    <w:rsid w:val="00E4245F"/>
    <w:rsid w:val="00E42783"/>
    <w:rsid w:val="00E43225"/>
    <w:rsid w:val="00E45237"/>
    <w:rsid w:val="00E45373"/>
    <w:rsid w:val="00E453D0"/>
    <w:rsid w:val="00E4578D"/>
    <w:rsid w:val="00E45A33"/>
    <w:rsid w:val="00E46281"/>
    <w:rsid w:val="00E46CF5"/>
    <w:rsid w:val="00E475FC"/>
    <w:rsid w:val="00E4778A"/>
    <w:rsid w:val="00E47919"/>
    <w:rsid w:val="00E47AAF"/>
    <w:rsid w:val="00E47DC1"/>
    <w:rsid w:val="00E47EDF"/>
    <w:rsid w:val="00E507FE"/>
    <w:rsid w:val="00E50F45"/>
    <w:rsid w:val="00E510B8"/>
    <w:rsid w:val="00E51EBD"/>
    <w:rsid w:val="00E52592"/>
    <w:rsid w:val="00E52AB1"/>
    <w:rsid w:val="00E52F46"/>
    <w:rsid w:val="00E533E5"/>
    <w:rsid w:val="00E54276"/>
    <w:rsid w:val="00E543A5"/>
    <w:rsid w:val="00E5478A"/>
    <w:rsid w:val="00E54C3C"/>
    <w:rsid w:val="00E54EC0"/>
    <w:rsid w:val="00E55387"/>
    <w:rsid w:val="00E5554E"/>
    <w:rsid w:val="00E55636"/>
    <w:rsid w:val="00E55E9A"/>
    <w:rsid w:val="00E565CC"/>
    <w:rsid w:val="00E57AC1"/>
    <w:rsid w:val="00E57D6C"/>
    <w:rsid w:val="00E57E1D"/>
    <w:rsid w:val="00E6124A"/>
    <w:rsid w:val="00E61432"/>
    <w:rsid w:val="00E61A68"/>
    <w:rsid w:val="00E62E99"/>
    <w:rsid w:val="00E63B04"/>
    <w:rsid w:val="00E648AA"/>
    <w:rsid w:val="00E6527B"/>
    <w:rsid w:val="00E65E9F"/>
    <w:rsid w:val="00E65EE8"/>
    <w:rsid w:val="00E66965"/>
    <w:rsid w:val="00E67159"/>
    <w:rsid w:val="00E67309"/>
    <w:rsid w:val="00E67835"/>
    <w:rsid w:val="00E7077E"/>
    <w:rsid w:val="00E70ED9"/>
    <w:rsid w:val="00E7283D"/>
    <w:rsid w:val="00E7355C"/>
    <w:rsid w:val="00E7368C"/>
    <w:rsid w:val="00E73F50"/>
    <w:rsid w:val="00E74100"/>
    <w:rsid w:val="00E75C26"/>
    <w:rsid w:val="00E7647B"/>
    <w:rsid w:val="00E76490"/>
    <w:rsid w:val="00E767D1"/>
    <w:rsid w:val="00E7681D"/>
    <w:rsid w:val="00E769D8"/>
    <w:rsid w:val="00E76B0B"/>
    <w:rsid w:val="00E776D4"/>
    <w:rsid w:val="00E8045B"/>
    <w:rsid w:val="00E80726"/>
    <w:rsid w:val="00E81BC2"/>
    <w:rsid w:val="00E82604"/>
    <w:rsid w:val="00E842FB"/>
    <w:rsid w:val="00E84D4D"/>
    <w:rsid w:val="00E859A9"/>
    <w:rsid w:val="00E85BED"/>
    <w:rsid w:val="00E85C0A"/>
    <w:rsid w:val="00E85E91"/>
    <w:rsid w:val="00E86198"/>
    <w:rsid w:val="00E86A59"/>
    <w:rsid w:val="00E87415"/>
    <w:rsid w:val="00E90EA5"/>
    <w:rsid w:val="00E90F96"/>
    <w:rsid w:val="00E90FED"/>
    <w:rsid w:val="00E915A1"/>
    <w:rsid w:val="00E9193D"/>
    <w:rsid w:val="00E91CD1"/>
    <w:rsid w:val="00E941B7"/>
    <w:rsid w:val="00E9495D"/>
    <w:rsid w:val="00E94DBB"/>
    <w:rsid w:val="00E95730"/>
    <w:rsid w:val="00E97249"/>
    <w:rsid w:val="00E974C6"/>
    <w:rsid w:val="00E97BA5"/>
    <w:rsid w:val="00EA1DA4"/>
    <w:rsid w:val="00EA2E7D"/>
    <w:rsid w:val="00EA2FD5"/>
    <w:rsid w:val="00EA3600"/>
    <w:rsid w:val="00EA5886"/>
    <w:rsid w:val="00EA5EE0"/>
    <w:rsid w:val="00EA5F26"/>
    <w:rsid w:val="00EA62DC"/>
    <w:rsid w:val="00EA777B"/>
    <w:rsid w:val="00EA77F9"/>
    <w:rsid w:val="00EA78A8"/>
    <w:rsid w:val="00EB10EF"/>
    <w:rsid w:val="00EB2111"/>
    <w:rsid w:val="00EB268A"/>
    <w:rsid w:val="00EB3590"/>
    <w:rsid w:val="00EB3714"/>
    <w:rsid w:val="00EB3A01"/>
    <w:rsid w:val="00EB42B0"/>
    <w:rsid w:val="00EB441B"/>
    <w:rsid w:val="00EB4A69"/>
    <w:rsid w:val="00EB5C1B"/>
    <w:rsid w:val="00EB646C"/>
    <w:rsid w:val="00EB6FC3"/>
    <w:rsid w:val="00EB7816"/>
    <w:rsid w:val="00EB79A6"/>
    <w:rsid w:val="00EC0A3B"/>
    <w:rsid w:val="00EC2EC4"/>
    <w:rsid w:val="00EC3191"/>
    <w:rsid w:val="00EC341D"/>
    <w:rsid w:val="00EC393C"/>
    <w:rsid w:val="00EC41DF"/>
    <w:rsid w:val="00EC4A75"/>
    <w:rsid w:val="00EC5435"/>
    <w:rsid w:val="00EC5B55"/>
    <w:rsid w:val="00EC75FB"/>
    <w:rsid w:val="00EC7C4D"/>
    <w:rsid w:val="00ED1B94"/>
    <w:rsid w:val="00ED1D9E"/>
    <w:rsid w:val="00ED22D1"/>
    <w:rsid w:val="00ED2755"/>
    <w:rsid w:val="00ED27E9"/>
    <w:rsid w:val="00ED2F23"/>
    <w:rsid w:val="00ED3577"/>
    <w:rsid w:val="00ED40ED"/>
    <w:rsid w:val="00ED42F5"/>
    <w:rsid w:val="00ED47F0"/>
    <w:rsid w:val="00ED4860"/>
    <w:rsid w:val="00ED56FB"/>
    <w:rsid w:val="00ED5907"/>
    <w:rsid w:val="00ED5C96"/>
    <w:rsid w:val="00ED6361"/>
    <w:rsid w:val="00ED6363"/>
    <w:rsid w:val="00ED6DB3"/>
    <w:rsid w:val="00ED777D"/>
    <w:rsid w:val="00EE005D"/>
    <w:rsid w:val="00EE1C73"/>
    <w:rsid w:val="00EE22E0"/>
    <w:rsid w:val="00EE414D"/>
    <w:rsid w:val="00EE4290"/>
    <w:rsid w:val="00EE4C54"/>
    <w:rsid w:val="00EE50AB"/>
    <w:rsid w:val="00EE5607"/>
    <w:rsid w:val="00EE5B90"/>
    <w:rsid w:val="00EE5CB4"/>
    <w:rsid w:val="00EE638B"/>
    <w:rsid w:val="00EE639E"/>
    <w:rsid w:val="00EE6E4E"/>
    <w:rsid w:val="00EF0619"/>
    <w:rsid w:val="00EF0673"/>
    <w:rsid w:val="00EF1143"/>
    <w:rsid w:val="00EF1CB7"/>
    <w:rsid w:val="00EF1ED8"/>
    <w:rsid w:val="00EF2011"/>
    <w:rsid w:val="00EF237E"/>
    <w:rsid w:val="00EF2DC6"/>
    <w:rsid w:val="00EF356E"/>
    <w:rsid w:val="00EF4564"/>
    <w:rsid w:val="00EF4816"/>
    <w:rsid w:val="00EF5A3A"/>
    <w:rsid w:val="00EF6B74"/>
    <w:rsid w:val="00EF7AF4"/>
    <w:rsid w:val="00EF7B51"/>
    <w:rsid w:val="00EF7E3D"/>
    <w:rsid w:val="00EF7F37"/>
    <w:rsid w:val="00F00625"/>
    <w:rsid w:val="00F01823"/>
    <w:rsid w:val="00F02104"/>
    <w:rsid w:val="00F029FA"/>
    <w:rsid w:val="00F04F85"/>
    <w:rsid w:val="00F05881"/>
    <w:rsid w:val="00F06761"/>
    <w:rsid w:val="00F06EA4"/>
    <w:rsid w:val="00F1013C"/>
    <w:rsid w:val="00F102FF"/>
    <w:rsid w:val="00F1043B"/>
    <w:rsid w:val="00F107C5"/>
    <w:rsid w:val="00F10D95"/>
    <w:rsid w:val="00F11AE5"/>
    <w:rsid w:val="00F11C33"/>
    <w:rsid w:val="00F126A1"/>
    <w:rsid w:val="00F12A37"/>
    <w:rsid w:val="00F13D51"/>
    <w:rsid w:val="00F14CBF"/>
    <w:rsid w:val="00F15CEC"/>
    <w:rsid w:val="00F16C2F"/>
    <w:rsid w:val="00F17C4B"/>
    <w:rsid w:val="00F20B0A"/>
    <w:rsid w:val="00F20EC2"/>
    <w:rsid w:val="00F21392"/>
    <w:rsid w:val="00F21408"/>
    <w:rsid w:val="00F21D8D"/>
    <w:rsid w:val="00F224DF"/>
    <w:rsid w:val="00F22FEA"/>
    <w:rsid w:val="00F23143"/>
    <w:rsid w:val="00F2353B"/>
    <w:rsid w:val="00F264D3"/>
    <w:rsid w:val="00F26CF8"/>
    <w:rsid w:val="00F27F66"/>
    <w:rsid w:val="00F30A82"/>
    <w:rsid w:val="00F30AD8"/>
    <w:rsid w:val="00F30CD3"/>
    <w:rsid w:val="00F31027"/>
    <w:rsid w:val="00F313C3"/>
    <w:rsid w:val="00F3158D"/>
    <w:rsid w:val="00F324E3"/>
    <w:rsid w:val="00F32F88"/>
    <w:rsid w:val="00F332FF"/>
    <w:rsid w:val="00F344C0"/>
    <w:rsid w:val="00F348E8"/>
    <w:rsid w:val="00F356B7"/>
    <w:rsid w:val="00F3672B"/>
    <w:rsid w:val="00F36ABF"/>
    <w:rsid w:val="00F36BE9"/>
    <w:rsid w:val="00F36F4B"/>
    <w:rsid w:val="00F41599"/>
    <w:rsid w:val="00F4184B"/>
    <w:rsid w:val="00F43161"/>
    <w:rsid w:val="00F43450"/>
    <w:rsid w:val="00F438E2"/>
    <w:rsid w:val="00F444C7"/>
    <w:rsid w:val="00F447A5"/>
    <w:rsid w:val="00F44DBF"/>
    <w:rsid w:val="00F45D69"/>
    <w:rsid w:val="00F46201"/>
    <w:rsid w:val="00F4693E"/>
    <w:rsid w:val="00F46AC7"/>
    <w:rsid w:val="00F46CA8"/>
    <w:rsid w:val="00F46FD4"/>
    <w:rsid w:val="00F5004D"/>
    <w:rsid w:val="00F50351"/>
    <w:rsid w:val="00F5056D"/>
    <w:rsid w:val="00F50EFA"/>
    <w:rsid w:val="00F50F41"/>
    <w:rsid w:val="00F5113D"/>
    <w:rsid w:val="00F5219B"/>
    <w:rsid w:val="00F521A0"/>
    <w:rsid w:val="00F523CD"/>
    <w:rsid w:val="00F53388"/>
    <w:rsid w:val="00F53848"/>
    <w:rsid w:val="00F55384"/>
    <w:rsid w:val="00F55515"/>
    <w:rsid w:val="00F56E1A"/>
    <w:rsid w:val="00F60BF6"/>
    <w:rsid w:val="00F60DA8"/>
    <w:rsid w:val="00F622E4"/>
    <w:rsid w:val="00F625D9"/>
    <w:rsid w:val="00F625EA"/>
    <w:rsid w:val="00F647F4"/>
    <w:rsid w:val="00F64A04"/>
    <w:rsid w:val="00F65171"/>
    <w:rsid w:val="00F65C78"/>
    <w:rsid w:val="00F66B9D"/>
    <w:rsid w:val="00F66C5E"/>
    <w:rsid w:val="00F67582"/>
    <w:rsid w:val="00F70604"/>
    <w:rsid w:val="00F70EE5"/>
    <w:rsid w:val="00F71244"/>
    <w:rsid w:val="00F7170C"/>
    <w:rsid w:val="00F71A67"/>
    <w:rsid w:val="00F721F0"/>
    <w:rsid w:val="00F72234"/>
    <w:rsid w:val="00F75AD0"/>
    <w:rsid w:val="00F76BBF"/>
    <w:rsid w:val="00F76EAE"/>
    <w:rsid w:val="00F77E93"/>
    <w:rsid w:val="00F804CA"/>
    <w:rsid w:val="00F8058A"/>
    <w:rsid w:val="00F8122B"/>
    <w:rsid w:val="00F812C9"/>
    <w:rsid w:val="00F8241C"/>
    <w:rsid w:val="00F8246D"/>
    <w:rsid w:val="00F827DF"/>
    <w:rsid w:val="00F82C3C"/>
    <w:rsid w:val="00F835D0"/>
    <w:rsid w:val="00F84774"/>
    <w:rsid w:val="00F86BB4"/>
    <w:rsid w:val="00F86C3E"/>
    <w:rsid w:val="00F87943"/>
    <w:rsid w:val="00F87D8A"/>
    <w:rsid w:val="00F87F73"/>
    <w:rsid w:val="00F9087D"/>
    <w:rsid w:val="00F919F7"/>
    <w:rsid w:val="00F91B32"/>
    <w:rsid w:val="00F92718"/>
    <w:rsid w:val="00F92DAE"/>
    <w:rsid w:val="00F93D38"/>
    <w:rsid w:val="00F941C1"/>
    <w:rsid w:val="00F94FFB"/>
    <w:rsid w:val="00F95E45"/>
    <w:rsid w:val="00F96623"/>
    <w:rsid w:val="00F971E4"/>
    <w:rsid w:val="00F97CE6"/>
    <w:rsid w:val="00FA03A4"/>
    <w:rsid w:val="00FA03CF"/>
    <w:rsid w:val="00FA0949"/>
    <w:rsid w:val="00FA255B"/>
    <w:rsid w:val="00FA298E"/>
    <w:rsid w:val="00FA43E1"/>
    <w:rsid w:val="00FA4425"/>
    <w:rsid w:val="00FA6168"/>
    <w:rsid w:val="00FA6800"/>
    <w:rsid w:val="00FA79F2"/>
    <w:rsid w:val="00FB166C"/>
    <w:rsid w:val="00FB1A9B"/>
    <w:rsid w:val="00FB230B"/>
    <w:rsid w:val="00FB2FC1"/>
    <w:rsid w:val="00FB35A2"/>
    <w:rsid w:val="00FB3B30"/>
    <w:rsid w:val="00FB3FE0"/>
    <w:rsid w:val="00FB4464"/>
    <w:rsid w:val="00FB4569"/>
    <w:rsid w:val="00FB458B"/>
    <w:rsid w:val="00FB494D"/>
    <w:rsid w:val="00FB4FE4"/>
    <w:rsid w:val="00FB528F"/>
    <w:rsid w:val="00FB52A0"/>
    <w:rsid w:val="00FC0261"/>
    <w:rsid w:val="00FC1AEE"/>
    <w:rsid w:val="00FC1EB4"/>
    <w:rsid w:val="00FC1F43"/>
    <w:rsid w:val="00FC2AE1"/>
    <w:rsid w:val="00FC2D7F"/>
    <w:rsid w:val="00FC35ED"/>
    <w:rsid w:val="00FC62AF"/>
    <w:rsid w:val="00FC6AD4"/>
    <w:rsid w:val="00FC76B4"/>
    <w:rsid w:val="00FC7AAA"/>
    <w:rsid w:val="00FD003A"/>
    <w:rsid w:val="00FD01CF"/>
    <w:rsid w:val="00FD1155"/>
    <w:rsid w:val="00FD1958"/>
    <w:rsid w:val="00FD2274"/>
    <w:rsid w:val="00FD270B"/>
    <w:rsid w:val="00FD389B"/>
    <w:rsid w:val="00FD4113"/>
    <w:rsid w:val="00FD47AD"/>
    <w:rsid w:val="00FD4D9D"/>
    <w:rsid w:val="00FD6638"/>
    <w:rsid w:val="00FD6B76"/>
    <w:rsid w:val="00FD7B43"/>
    <w:rsid w:val="00FE0B95"/>
    <w:rsid w:val="00FE1222"/>
    <w:rsid w:val="00FE2884"/>
    <w:rsid w:val="00FE3204"/>
    <w:rsid w:val="00FE3752"/>
    <w:rsid w:val="00FE3C14"/>
    <w:rsid w:val="00FE3DCD"/>
    <w:rsid w:val="00FE44E1"/>
    <w:rsid w:val="00FE63DF"/>
    <w:rsid w:val="00FE6DEF"/>
    <w:rsid w:val="00FE6F37"/>
    <w:rsid w:val="00FE722D"/>
    <w:rsid w:val="00FE7539"/>
    <w:rsid w:val="00FF0449"/>
    <w:rsid w:val="00FF0AF3"/>
    <w:rsid w:val="00FF0F1A"/>
    <w:rsid w:val="00FF12FA"/>
    <w:rsid w:val="00FF2CCD"/>
    <w:rsid w:val="00FF2DA2"/>
    <w:rsid w:val="00FF31AE"/>
    <w:rsid w:val="00FF3B53"/>
    <w:rsid w:val="00FF514E"/>
    <w:rsid w:val="00FF54CB"/>
    <w:rsid w:val="00FF5E0D"/>
    <w:rsid w:val="00FF6486"/>
    <w:rsid w:val="00FF654A"/>
    <w:rsid w:val="00FF734E"/>
    <w:rsid w:val="00FF7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9E387"/>
  <w15:docId w15:val="{BDBB5D00-7CD8-4C51-A312-3F4B1B02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man Old Style" w:eastAsiaTheme="minorHAnsi" w:hAnsi="Bookman Old Style" w:cstheme="minorBidi"/>
        <w:sz w:val="18"/>
        <w:szCs w:val="22"/>
        <w:lang w:val="en-US" w:eastAsia="en-US" w:bidi="ar-SA"/>
      </w:rPr>
    </w:rPrDefault>
    <w:pPrDefault>
      <w:pPr>
        <w:spacing w:after="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920"/>
  </w:style>
  <w:style w:type="paragraph" w:styleId="Heading1">
    <w:name w:val="heading 1"/>
    <w:basedOn w:val="Normal"/>
    <w:next w:val="Normal"/>
    <w:link w:val="Heading1Char"/>
    <w:uiPriority w:val="9"/>
    <w:qFormat/>
    <w:rsid w:val="00A86520"/>
    <w:pPr>
      <w:keepNext/>
      <w:keepLines/>
      <w:spacing w:after="240"/>
      <w:jc w:val="center"/>
      <w:outlineLvl w:val="0"/>
    </w:pPr>
    <w:rPr>
      <w:rFonts w:eastAsiaTheme="majorEastAsia" w:cstheme="majorBidi"/>
      <w:bCs/>
      <w:sz w:val="24"/>
      <w:szCs w:val="28"/>
    </w:rPr>
  </w:style>
  <w:style w:type="paragraph" w:styleId="Heading2">
    <w:name w:val="heading 2"/>
    <w:basedOn w:val="Normal"/>
    <w:next w:val="Normal"/>
    <w:link w:val="Heading2Char"/>
    <w:uiPriority w:val="9"/>
    <w:unhideWhenUsed/>
    <w:qFormat/>
    <w:rsid w:val="001444FD"/>
    <w:pPr>
      <w:keepNext/>
      <w:keepLines/>
      <w:spacing w:after="440"/>
      <w:jc w:val="center"/>
      <w:outlineLvl w:val="1"/>
    </w:pPr>
    <w:rPr>
      <w:rFonts w:eastAsiaTheme="majorEastAsia" w:cstheme="majorBidi"/>
      <w:bCs/>
      <w:smallCaps/>
      <w:spacing w:val="10"/>
      <w:sz w:val="24"/>
      <w:szCs w:val="26"/>
    </w:rPr>
  </w:style>
  <w:style w:type="paragraph" w:styleId="Heading3">
    <w:name w:val="heading 3"/>
    <w:basedOn w:val="Normal"/>
    <w:next w:val="Normal"/>
    <w:link w:val="Heading3Char"/>
    <w:uiPriority w:val="9"/>
    <w:unhideWhenUsed/>
    <w:qFormat/>
    <w:rsid w:val="00CD579C"/>
    <w:pPr>
      <w:keepNext/>
      <w:keepLines/>
      <w:spacing w:before="400" w:after="12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57061E"/>
    <w:pPr>
      <w:keepNext/>
      <w:keepLines/>
      <w:spacing w:before="400" w:after="120"/>
      <w:outlineLvl w:val="3"/>
    </w:pPr>
    <w:rPr>
      <w:rFonts w:eastAsiaTheme="majorEastAsia" w:cstheme="majorBidi"/>
      <w:bCs/>
      <w:i/>
      <w:iCs/>
      <w:sz w:val="20"/>
    </w:rPr>
  </w:style>
  <w:style w:type="paragraph" w:styleId="Heading5">
    <w:name w:val="heading 5"/>
    <w:basedOn w:val="Normal"/>
    <w:next w:val="Normal"/>
    <w:link w:val="Heading5Char"/>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7B4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077B4A"/>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E7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ainBodyTable">
    <w:name w:val="Main Body Table"/>
    <w:basedOn w:val="TableNormal"/>
    <w:uiPriority w:val="99"/>
    <w:rsid w:val="00FE7539"/>
    <w:pPr>
      <w:spacing w:before="6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Heading1Char">
    <w:name w:val="Heading 1 Char"/>
    <w:basedOn w:val="DefaultParagraphFont"/>
    <w:link w:val="Heading1"/>
    <w:uiPriority w:val="9"/>
    <w:rsid w:val="00A86520"/>
    <w:rPr>
      <w:rFonts w:eastAsiaTheme="majorEastAsia" w:cstheme="majorBidi"/>
      <w:bCs/>
      <w:sz w:val="24"/>
      <w:szCs w:val="28"/>
    </w:rPr>
  </w:style>
  <w:style w:type="paragraph" w:styleId="Quote">
    <w:name w:val="Quote"/>
    <w:basedOn w:val="Normal"/>
    <w:next w:val="Normal"/>
    <w:link w:val="QuoteChar"/>
    <w:uiPriority w:val="29"/>
    <w:qFormat/>
    <w:rsid w:val="00077B4A"/>
    <w:rPr>
      <w:i/>
      <w:iCs/>
      <w:color w:val="000000" w:themeColor="text1"/>
    </w:rPr>
  </w:style>
  <w:style w:type="character" w:customStyle="1" w:styleId="QuoteChar">
    <w:name w:val="Quote Char"/>
    <w:basedOn w:val="DefaultParagraphFont"/>
    <w:link w:val="Quote"/>
    <w:uiPriority w:val="29"/>
    <w:rsid w:val="00077B4A"/>
    <w:rPr>
      <w:i/>
      <w:iCs/>
      <w:color w:val="000000" w:themeColor="text1"/>
    </w:rPr>
  </w:style>
  <w:style w:type="character" w:styleId="Strong">
    <w:name w:val="Strong"/>
    <w:basedOn w:val="DefaultParagraphFont"/>
    <w:uiPriority w:val="22"/>
    <w:qFormat/>
    <w:rsid w:val="00077B4A"/>
    <w:rPr>
      <w:b/>
      <w:bCs/>
    </w:rPr>
  </w:style>
  <w:style w:type="paragraph" w:styleId="BalloonText">
    <w:name w:val="Balloon Text"/>
    <w:basedOn w:val="Normal"/>
    <w:link w:val="BalloonTextChar"/>
    <w:uiPriority w:val="99"/>
    <w:semiHidden/>
    <w:unhideWhenUsed/>
    <w:rsid w:val="00621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27D"/>
    <w:rPr>
      <w:rFonts w:ascii="Tahoma" w:hAnsi="Tahoma" w:cs="Tahoma"/>
      <w:sz w:val="16"/>
      <w:szCs w:val="16"/>
    </w:rPr>
  </w:style>
  <w:style w:type="paragraph" w:styleId="NoSpacing">
    <w:name w:val="No Spacing"/>
    <w:link w:val="NoSpacingChar"/>
    <w:uiPriority w:val="1"/>
    <w:qFormat/>
    <w:rsid w:val="00077B4A"/>
    <w:pPr>
      <w:spacing w:after="0" w:line="240" w:lineRule="auto"/>
    </w:pPr>
  </w:style>
  <w:style w:type="paragraph" w:styleId="Subtitle">
    <w:name w:val="Subtitle"/>
    <w:basedOn w:val="Normal"/>
    <w:next w:val="Normal"/>
    <w:link w:val="SubtitleChar"/>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1444FD"/>
    <w:rPr>
      <w:rFonts w:eastAsiaTheme="majorEastAsia" w:cstheme="majorBidi"/>
      <w:bCs/>
      <w:smallCaps/>
      <w:spacing w:val="10"/>
      <w:sz w:val="24"/>
      <w:szCs w:val="26"/>
    </w:rPr>
  </w:style>
  <w:style w:type="character" w:customStyle="1" w:styleId="Heading3Char">
    <w:name w:val="Heading 3 Char"/>
    <w:basedOn w:val="DefaultParagraphFont"/>
    <w:link w:val="Heading3"/>
    <w:uiPriority w:val="9"/>
    <w:rsid w:val="00CD579C"/>
    <w:rPr>
      <w:rFonts w:eastAsiaTheme="majorEastAsia" w:cstheme="majorBidi"/>
      <w:bCs/>
      <w:sz w:val="24"/>
    </w:rPr>
  </w:style>
  <w:style w:type="character" w:customStyle="1" w:styleId="Heading4Char">
    <w:name w:val="Heading 4 Char"/>
    <w:basedOn w:val="DefaultParagraphFont"/>
    <w:link w:val="Heading4"/>
    <w:uiPriority w:val="9"/>
    <w:rsid w:val="0057061E"/>
    <w:rPr>
      <w:rFonts w:eastAsiaTheme="majorEastAsia" w:cstheme="majorBidi"/>
      <w:bCs/>
      <w:i/>
      <w:iCs/>
      <w:sz w:val="20"/>
    </w:rPr>
  </w:style>
  <w:style w:type="character" w:customStyle="1" w:styleId="Heading5Char">
    <w:name w:val="Heading 5 Char"/>
    <w:basedOn w:val="DefaultParagraphFont"/>
    <w:link w:val="Heading5"/>
    <w:uiPriority w:val="9"/>
    <w:rsid w:val="00077B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77B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77B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77B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77B4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077B4A"/>
    <w:rPr>
      <w:i/>
      <w:iCs/>
    </w:rPr>
  </w:style>
  <w:style w:type="paragraph" w:styleId="ListParagraph">
    <w:name w:val="List Paragraph"/>
    <w:basedOn w:val="Normal"/>
    <w:uiPriority w:val="34"/>
    <w:qFormat/>
    <w:rsid w:val="00077B4A"/>
    <w:pPr>
      <w:ind w:left="720"/>
      <w:contextualSpacing/>
    </w:pPr>
  </w:style>
  <w:style w:type="paragraph" w:styleId="IntenseQuote">
    <w:name w:val="Intense Quote"/>
    <w:basedOn w:val="Normal"/>
    <w:next w:val="Normal"/>
    <w:link w:val="IntenseQuoteChar"/>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7B4A"/>
    <w:rPr>
      <w:b/>
      <w:bCs/>
      <w:i/>
      <w:iCs/>
      <w:color w:val="4F81BD" w:themeColor="accent1"/>
    </w:rPr>
  </w:style>
  <w:style w:type="character" w:styleId="SubtleEmphasis">
    <w:name w:val="Subtle Emphasis"/>
    <w:basedOn w:val="DefaultParagraphFont"/>
    <w:uiPriority w:val="19"/>
    <w:qFormat/>
    <w:rsid w:val="00077B4A"/>
    <w:rPr>
      <w:i/>
      <w:iCs/>
      <w:color w:val="808080" w:themeColor="text1" w:themeTint="7F"/>
    </w:rPr>
  </w:style>
  <w:style w:type="character" w:styleId="IntenseEmphasis">
    <w:name w:val="Intense Emphasis"/>
    <w:basedOn w:val="DefaultParagraphFont"/>
    <w:uiPriority w:val="21"/>
    <w:qFormat/>
    <w:rsid w:val="00077B4A"/>
    <w:rPr>
      <w:b/>
      <w:bCs/>
      <w:i/>
      <w:iCs/>
      <w:color w:val="4F81BD" w:themeColor="accent1"/>
    </w:rPr>
  </w:style>
  <w:style w:type="character" w:styleId="SubtleReference">
    <w:name w:val="Subtle Reference"/>
    <w:basedOn w:val="DefaultParagraphFont"/>
    <w:uiPriority w:val="31"/>
    <w:qFormat/>
    <w:rsid w:val="00077B4A"/>
    <w:rPr>
      <w:smallCaps/>
      <w:color w:val="C0504D" w:themeColor="accent2"/>
      <w:u w:val="single"/>
    </w:rPr>
  </w:style>
  <w:style w:type="character" w:styleId="IntenseReference">
    <w:name w:val="Intense Reference"/>
    <w:basedOn w:val="DefaultParagraphFont"/>
    <w:uiPriority w:val="32"/>
    <w:qFormat/>
    <w:rsid w:val="00077B4A"/>
    <w:rPr>
      <w:b/>
      <w:bCs/>
      <w:smallCaps/>
      <w:color w:val="C0504D" w:themeColor="accent2"/>
      <w:spacing w:val="5"/>
      <w:u w:val="single"/>
    </w:rPr>
  </w:style>
  <w:style w:type="character" w:styleId="BookTitle">
    <w:name w:val="Book Title"/>
    <w:basedOn w:val="DefaultParagraphFont"/>
    <w:uiPriority w:val="33"/>
    <w:qFormat/>
    <w:rsid w:val="00077B4A"/>
    <w:rPr>
      <w:b/>
      <w:bCs/>
      <w:smallCaps/>
      <w:spacing w:val="5"/>
    </w:rPr>
  </w:style>
  <w:style w:type="paragraph" w:styleId="TOCHeading">
    <w:name w:val="TOC Heading"/>
    <w:basedOn w:val="Heading1"/>
    <w:next w:val="Normal"/>
    <w:uiPriority w:val="39"/>
    <w:semiHidden/>
    <w:unhideWhenUsed/>
    <w:qFormat/>
    <w:rsid w:val="00B43A76"/>
    <w:pPr>
      <w:spacing w:after="600"/>
      <w:outlineLvl w:val="9"/>
    </w:pPr>
    <w:rPr>
      <w:smallCaps/>
      <w:spacing w:val="40"/>
    </w:rPr>
  </w:style>
  <w:style w:type="paragraph" w:styleId="Caption">
    <w:name w:val="caption"/>
    <w:basedOn w:val="Normal"/>
    <w:next w:val="Normal"/>
    <w:uiPriority w:val="35"/>
    <w:semiHidden/>
    <w:unhideWhenUsed/>
    <w:qFormat/>
    <w:rsid w:val="00077B4A"/>
    <w:pPr>
      <w:spacing w:line="240" w:lineRule="auto"/>
    </w:pPr>
    <w:rPr>
      <w:b/>
      <w:bCs/>
      <w:color w:val="4F81BD" w:themeColor="accent1"/>
      <w:szCs w:val="18"/>
    </w:rPr>
  </w:style>
  <w:style w:type="character" w:customStyle="1" w:styleId="NoSpacingChar">
    <w:name w:val="No Spacing Char"/>
    <w:basedOn w:val="DefaultParagraphFont"/>
    <w:link w:val="NoSpacing"/>
    <w:uiPriority w:val="1"/>
    <w:rsid w:val="00B749A2"/>
  </w:style>
  <w:style w:type="paragraph" w:styleId="Header">
    <w:name w:val="header"/>
    <w:basedOn w:val="Normal"/>
    <w:link w:val="HeaderChar"/>
    <w:uiPriority w:val="99"/>
    <w:unhideWhenUsed/>
    <w:rsid w:val="005068AC"/>
    <w:pPr>
      <w:spacing w:after="0" w:line="240" w:lineRule="auto"/>
    </w:pPr>
    <w:rPr>
      <w:sz w:val="12"/>
    </w:rPr>
  </w:style>
  <w:style w:type="character" w:customStyle="1" w:styleId="HeaderChar">
    <w:name w:val="Header Char"/>
    <w:basedOn w:val="DefaultParagraphFont"/>
    <w:link w:val="Header"/>
    <w:uiPriority w:val="99"/>
    <w:rsid w:val="005068AC"/>
    <w:rPr>
      <w:sz w:val="12"/>
    </w:rPr>
  </w:style>
  <w:style w:type="paragraph" w:styleId="Footer">
    <w:name w:val="footer"/>
    <w:basedOn w:val="Normal"/>
    <w:link w:val="FooterChar"/>
    <w:uiPriority w:val="99"/>
    <w:unhideWhenUsed/>
    <w:rsid w:val="005068AC"/>
    <w:pPr>
      <w:spacing w:after="0" w:line="240" w:lineRule="auto"/>
    </w:pPr>
    <w:rPr>
      <w:sz w:val="12"/>
    </w:rPr>
  </w:style>
  <w:style w:type="character" w:customStyle="1" w:styleId="FooterChar">
    <w:name w:val="Footer Char"/>
    <w:basedOn w:val="DefaultParagraphFont"/>
    <w:link w:val="Footer"/>
    <w:uiPriority w:val="99"/>
    <w:rsid w:val="005068AC"/>
    <w:rPr>
      <w:sz w:val="12"/>
    </w:rPr>
  </w:style>
  <w:style w:type="paragraph" w:styleId="BodyText">
    <w:name w:val="Body Text"/>
    <w:basedOn w:val="Normal"/>
    <w:link w:val="BodyTextChar"/>
    <w:uiPriority w:val="99"/>
    <w:semiHidden/>
    <w:unhideWhenUsed/>
    <w:rsid w:val="003817B1"/>
    <w:pPr>
      <w:spacing w:after="120"/>
    </w:pPr>
  </w:style>
  <w:style w:type="character" w:customStyle="1" w:styleId="BodyTextChar">
    <w:name w:val="Body Text Char"/>
    <w:basedOn w:val="DefaultParagraphFont"/>
    <w:link w:val="BodyText"/>
    <w:uiPriority w:val="99"/>
    <w:semiHidden/>
    <w:rsid w:val="003817B1"/>
    <w:rPr>
      <w:rFonts w:eastAsiaTheme="minorEastAsia"/>
      <w:lang w:val="en-GB" w:bidi="ur-PK"/>
    </w:rPr>
  </w:style>
  <w:style w:type="paragraph" w:customStyle="1" w:styleId="ChapterNumber">
    <w:name w:val="Chapter Number"/>
    <w:basedOn w:val="Normal"/>
    <w:link w:val="ChapterNumberChar"/>
    <w:qFormat/>
    <w:rsid w:val="001444FD"/>
    <w:pPr>
      <w:spacing w:after="20"/>
      <w:jc w:val="center"/>
      <w:outlineLvl w:val="1"/>
    </w:pPr>
    <w:rPr>
      <w:caps/>
      <w:spacing w:val="30"/>
    </w:rPr>
  </w:style>
  <w:style w:type="paragraph" w:styleId="TOC2">
    <w:name w:val="toc 2"/>
    <w:basedOn w:val="Normal"/>
    <w:next w:val="Normal"/>
    <w:autoRedefine/>
    <w:uiPriority w:val="39"/>
    <w:unhideWhenUsed/>
    <w:rsid w:val="004A56A4"/>
    <w:pPr>
      <w:tabs>
        <w:tab w:val="right" w:leader="dot" w:pos="6110"/>
      </w:tabs>
      <w:spacing w:before="220" w:after="160" w:line="324" w:lineRule="auto"/>
      <w:ind w:left="216"/>
      <w:contextualSpacing/>
    </w:pPr>
    <w:rPr>
      <w:sz w:val="16"/>
    </w:rPr>
  </w:style>
  <w:style w:type="character" w:customStyle="1" w:styleId="ChapterNumberChar">
    <w:name w:val="Chapter Number Char"/>
    <w:basedOn w:val="DefaultParagraphFont"/>
    <w:link w:val="ChapterNumber"/>
    <w:rsid w:val="001444FD"/>
    <w:rPr>
      <w:caps/>
      <w:spacing w:val="30"/>
    </w:rPr>
  </w:style>
  <w:style w:type="paragraph" w:styleId="TOC3">
    <w:name w:val="toc 3"/>
    <w:basedOn w:val="Normal"/>
    <w:next w:val="Normal"/>
    <w:autoRedefine/>
    <w:uiPriority w:val="39"/>
    <w:unhideWhenUsed/>
    <w:rsid w:val="004A56A4"/>
    <w:pPr>
      <w:spacing w:after="60"/>
      <w:ind w:left="432"/>
    </w:pPr>
    <w:rPr>
      <w:sz w:val="16"/>
    </w:rPr>
  </w:style>
  <w:style w:type="paragraph" w:styleId="TOC1">
    <w:name w:val="toc 1"/>
    <w:basedOn w:val="Normal"/>
    <w:next w:val="Normal"/>
    <w:autoRedefine/>
    <w:uiPriority w:val="39"/>
    <w:unhideWhenUsed/>
    <w:rsid w:val="002E71E1"/>
    <w:pPr>
      <w:spacing w:before="400"/>
    </w:pPr>
    <w:rPr>
      <w:color w:val="404040" w:themeColor="text1" w:themeTint="BF"/>
    </w:rPr>
  </w:style>
  <w:style w:type="character" w:styleId="Hyperlink">
    <w:name w:val="Hyperlink"/>
    <w:basedOn w:val="DefaultParagraphFont"/>
    <w:uiPriority w:val="99"/>
    <w:unhideWhenUsed/>
    <w:rsid w:val="00BC12DC"/>
    <w:rPr>
      <w:color w:val="0000FF" w:themeColor="hyperlink"/>
      <w:u w:val="single"/>
    </w:rPr>
  </w:style>
  <w:style w:type="character" w:styleId="UnresolvedMention">
    <w:name w:val="Unresolved Mention"/>
    <w:basedOn w:val="DefaultParagraphFont"/>
    <w:uiPriority w:val="99"/>
    <w:semiHidden/>
    <w:unhideWhenUsed/>
    <w:rsid w:val="003B4F59"/>
    <w:rPr>
      <w:color w:val="605E5C"/>
      <w:shd w:val="clear" w:color="auto" w:fill="E1DFDD"/>
    </w:rPr>
  </w:style>
  <w:style w:type="paragraph" w:styleId="TOC4">
    <w:name w:val="toc 4"/>
    <w:basedOn w:val="Normal"/>
    <w:next w:val="Normal"/>
    <w:autoRedefine/>
    <w:uiPriority w:val="39"/>
    <w:unhideWhenUsed/>
    <w:rsid w:val="00BB41C4"/>
    <w:pPr>
      <w:spacing w:after="100"/>
      <w:ind w:left="540"/>
    </w:pPr>
  </w:style>
  <w:style w:type="character" w:customStyle="1" w:styleId="mvqa2c">
    <w:name w:val="mvqa2c"/>
    <w:basedOn w:val="DefaultParagraphFont"/>
    <w:rsid w:val="00D23008"/>
  </w:style>
  <w:style w:type="character" w:customStyle="1" w:styleId="material-icons-extended">
    <w:name w:val="material-icons-extended"/>
    <w:basedOn w:val="DefaultParagraphFont"/>
    <w:rsid w:val="00D23008"/>
  </w:style>
  <w:style w:type="character" w:customStyle="1" w:styleId="jlqj4b">
    <w:name w:val="jlqj4b"/>
    <w:basedOn w:val="DefaultParagraphFont"/>
    <w:rsid w:val="00D23008"/>
  </w:style>
  <w:style w:type="paragraph" w:styleId="Revision">
    <w:name w:val="Revision"/>
    <w:hidden/>
    <w:uiPriority w:val="99"/>
    <w:semiHidden/>
    <w:rsid w:val="00C530EB"/>
    <w:pPr>
      <w:spacing w:after="0" w:line="240" w:lineRule="auto"/>
    </w:pPr>
  </w:style>
  <w:style w:type="character" w:styleId="CommentReference">
    <w:name w:val="annotation reference"/>
    <w:basedOn w:val="DefaultParagraphFont"/>
    <w:uiPriority w:val="99"/>
    <w:semiHidden/>
    <w:unhideWhenUsed/>
    <w:rsid w:val="0037391E"/>
    <w:rPr>
      <w:sz w:val="16"/>
      <w:szCs w:val="16"/>
    </w:rPr>
  </w:style>
  <w:style w:type="paragraph" w:styleId="CommentText">
    <w:name w:val="annotation text"/>
    <w:basedOn w:val="Normal"/>
    <w:link w:val="CommentTextChar"/>
    <w:uiPriority w:val="99"/>
    <w:semiHidden/>
    <w:unhideWhenUsed/>
    <w:rsid w:val="0037391E"/>
    <w:pPr>
      <w:spacing w:line="240" w:lineRule="auto"/>
    </w:pPr>
    <w:rPr>
      <w:sz w:val="20"/>
      <w:szCs w:val="20"/>
    </w:rPr>
  </w:style>
  <w:style w:type="character" w:customStyle="1" w:styleId="CommentTextChar">
    <w:name w:val="Comment Text Char"/>
    <w:basedOn w:val="DefaultParagraphFont"/>
    <w:link w:val="CommentText"/>
    <w:uiPriority w:val="99"/>
    <w:semiHidden/>
    <w:rsid w:val="0037391E"/>
    <w:rPr>
      <w:sz w:val="20"/>
      <w:szCs w:val="20"/>
    </w:rPr>
  </w:style>
  <w:style w:type="paragraph" w:styleId="CommentSubject">
    <w:name w:val="annotation subject"/>
    <w:basedOn w:val="CommentText"/>
    <w:next w:val="CommentText"/>
    <w:link w:val="CommentSubjectChar"/>
    <w:uiPriority w:val="99"/>
    <w:semiHidden/>
    <w:unhideWhenUsed/>
    <w:rsid w:val="0037391E"/>
    <w:rPr>
      <w:b/>
      <w:bCs/>
    </w:rPr>
  </w:style>
  <w:style w:type="character" w:customStyle="1" w:styleId="CommentSubjectChar">
    <w:name w:val="Comment Subject Char"/>
    <w:basedOn w:val="CommentTextChar"/>
    <w:link w:val="CommentSubject"/>
    <w:uiPriority w:val="99"/>
    <w:semiHidden/>
    <w:rsid w:val="0037391E"/>
    <w:rPr>
      <w:b/>
      <w:bCs/>
      <w:sz w:val="20"/>
      <w:szCs w:val="20"/>
    </w:rPr>
  </w:style>
  <w:style w:type="paragraph" w:styleId="HTMLPreformatted">
    <w:name w:val="HTML Preformatted"/>
    <w:basedOn w:val="Normal"/>
    <w:link w:val="HTMLPreformattedChar"/>
    <w:uiPriority w:val="99"/>
    <w:semiHidden/>
    <w:unhideWhenUsed/>
    <w:rsid w:val="00890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8904F3"/>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8904F3"/>
    <w:rPr>
      <w:rFonts w:ascii="Courier New" w:eastAsia="Times New Roman" w:hAnsi="Courier New" w:cs="Courier New"/>
      <w:sz w:val="20"/>
      <w:szCs w:val="20"/>
    </w:rPr>
  </w:style>
  <w:style w:type="character" w:customStyle="1" w:styleId="k">
    <w:name w:val="k"/>
    <w:basedOn w:val="DefaultParagraphFont"/>
    <w:rsid w:val="008904F3"/>
  </w:style>
  <w:style w:type="character" w:customStyle="1" w:styleId="p">
    <w:name w:val="p"/>
    <w:basedOn w:val="DefaultParagraphFont"/>
    <w:rsid w:val="008904F3"/>
  </w:style>
  <w:style w:type="character" w:customStyle="1" w:styleId="s1">
    <w:name w:val="s1"/>
    <w:basedOn w:val="DefaultParagraphFont"/>
    <w:rsid w:val="008904F3"/>
  </w:style>
  <w:style w:type="character" w:customStyle="1" w:styleId="n">
    <w:name w:val="n"/>
    <w:basedOn w:val="DefaultParagraphFont"/>
    <w:rsid w:val="008904F3"/>
  </w:style>
  <w:style w:type="character" w:styleId="FollowedHyperlink">
    <w:name w:val="FollowedHyperlink"/>
    <w:basedOn w:val="DefaultParagraphFont"/>
    <w:uiPriority w:val="99"/>
    <w:semiHidden/>
    <w:unhideWhenUsed/>
    <w:rsid w:val="00F27F66"/>
    <w:rPr>
      <w:color w:val="954F72"/>
      <w:u w:val="single"/>
    </w:rPr>
  </w:style>
  <w:style w:type="paragraph" w:customStyle="1" w:styleId="msonormal0">
    <w:name w:val="msonormal"/>
    <w:basedOn w:val="Normal"/>
    <w:rsid w:val="00F27F6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xl65">
    <w:name w:val="xl65"/>
    <w:basedOn w:val="Normal"/>
    <w:rsid w:val="00F27F66"/>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Times New Roman" w:eastAsia="Times New Roman" w:hAnsi="Times New Roman" w:cs="Times New Roman"/>
      <w:sz w:val="16"/>
      <w:szCs w:val="16"/>
      <w:lang w:val="en-GB" w:eastAsia="en-GB"/>
    </w:rPr>
  </w:style>
  <w:style w:type="paragraph" w:customStyle="1" w:styleId="xl66">
    <w:name w:val="xl66"/>
    <w:basedOn w:val="Normal"/>
    <w:rsid w:val="00F27F66"/>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Times New Roman" w:eastAsia="Times New Roman" w:hAnsi="Times New Roman" w:cs="Times New Roman"/>
      <w:b/>
      <w:bCs/>
      <w:sz w:val="16"/>
      <w:szCs w:val="16"/>
      <w:lang w:val="en-GB" w:eastAsia="en-GB"/>
    </w:rPr>
  </w:style>
  <w:style w:type="paragraph" w:customStyle="1" w:styleId="xl67">
    <w:name w:val="xl67"/>
    <w:basedOn w:val="Normal"/>
    <w:rsid w:val="00F27F66"/>
    <w:pPr>
      <w:spacing w:before="100" w:beforeAutospacing="1" w:after="100" w:afterAutospacing="1" w:line="240" w:lineRule="auto"/>
    </w:pPr>
    <w:rPr>
      <w:rFonts w:ascii="Times New Roman" w:eastAsia="Times New Roman" w:hAnsi="Times New Roman" w:cs="Times New Roman"/>
      <w:sz w:val="16"/>
      <w:szCs w:val="16"/>
      <w:lang w:val="en-GB" w:eastAsia="en-GB"/>
    </w:rPr>
  </w:style>
  <w:style w:type="paragraph" w:styleId="Bibliography">
    <w:name w:val="Bibliography"/>
    <w:basedOn w:val="Normal"/>
    <w:next w:val="Normal"/>
    <w:uiPriority w:val="37"/>
    <w:unhideWhenUsed/>
    <w:rsid w:val="00034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827">
      <w:bodyDiv w:val="1"/>
      <w:marLeft w:val="0"/>
      <w:marRight w:val="0"/>
      <w:marTop w:val="0"/>
      <w:marBottom w:val="0"/>
      <w:divBdr>
        <w:top w:val="none" w:sz="0" w:space="0" w:color="auto"/>
        <w:left w:val="none" w:sz="0" w:space="0" w:color="auto"/>
        <w:bottom w:val="none" w:sz="0" w:space="0" w:color="auto"/>
        <w:right w:val="none" w:sz="0" w:space="0" w:color="auto"/>
      </w:divBdr>
    </w:div>
    <w:div w:id="27027714">
      <w:bodyDiv w:val="1"/>
      <w:marLeft w:val="0"/>
      <w:marRight w:val="0"/>
      <w:marTop w:val="0"/>
      <w:marBottom w:val="0"/>
      <w:divBdr>
        <w:top w:val="none" w:sz="0" w:space="0" w:color="auto"/>
        <w:left w:val="none" w:sz="0" w:space="0" w:color="auto"/>
        <w:bottom w:val="none" w:sz="0" w:space="0" w:color="auto"/>
        <w:right w:val="none" w:sz="0" w:space="0" w:color="auto"/>
      </w:divBdr>
    </w:div>
    <w:div w:id="55593945">
      <w:bodyDiv w:val="1"/>
      <w:marLeft w:val="0"/>
      <w:marRight w:val="0"/>
      <w:marTop w:val="0"/>
      <w:marBottom w:val="0"/>
      <w:divBdr>
        <w:top w:val="none" w:sz="0" w:space="0" w:color="auto"/>
        <w:left w:val="none" w:sz="0" w:space="0" w:color="auto"/>
        <w:bottom w:val="none" w:sz="0" w:space="0" w:color="auto"/>
        <w:right w:val="none" w:sz="0" w:space="0" w:color="auto"/>
      </w:divBdr>
      <w:divsChild>
        <w:div w:id="998457502">
          <w:marLeft w:val="1166"/>
          <w:marRight w:val="0"/>
          <w:marTop w:val="0"/>
          <w:marBottom w:val="0"/>
          <w:divBdr>
            <w:top w:val="none" w:sz="0" w:space="0" w:color="auto"/>
            <w:left w:val="none" w:sz="0" w:space="0" w:color="auto"/>
            <w:bottom w:val="none" w:sz="0" w:space="0" w:color="auto"/>
            <w:right w:val="none" w:sz="0" w:space="0" w:color="auto"/>
          </w:divBdr>
        </w:div>
      </w:divsChild>
    </w:div>
    <w:div w:id="64685997">
      <w:bodyDiv w:val="1"/>
      <w:marLeft w:val="0"/>
      <w:marRight w:val="0"/>
      <w:marTop w:val="0"/>
      <w:marBottom w:val="0"/>
      <w:divBdr>
        <w:top w:val="none" w:sz="0" w:space="0" w:color="auto"/>
        <w:left w:val="none" w:sz="0" w:space="0" w:color="auto"/>
        <w:bottom w:val="none" w:sz="0" w:space="0" w:color="auto"/>
        <w:right w:val="none" w:sz="0" w:space="0" w:color="auto"/>
      </w:divBdr>
    </w:div>
    <w:div w:id="70782374">
      <w:bodyDiv w:val="1"/>
      <w:marLeft w:val="0"/>
      <w:marRight w:val="0"/>
      <w:marTop w:val="0"/>
      <w:marBottom w:val="0"/>
      <w:divBdr>
        <w:top w:val="none" w:sz="0" w:space="0" w:color="auto"/>
        <w:left w:val="none" w:sz="0" w:space="0" w:color="auto"/>
        <w:bottom w:val="none" w:sz="0" w:space="0" w:color="auto"/>
        <w:right w:val="none" w:sz="0" w:space="0" w:color="auto"/>
      </w:divBdr>
    </w:div>
    <w:div w:id="76752754">
      <w:bodyDiv w:val="1"/>
      <w:marLeft w:val="0"/>
      <w:marRight w:val="0"/>
      <w:marTop w:val="0"/>
      <w:marBottom w:val="0"/>
      <w:divBdr>
        <w:top w:val="none" w:sz="0" w:space="0" w:color="auto"/>
        <w:left w:val="none" w:sz="0" w:space="0" w:color="auto"/>
        <w:bottom w:val="none" w:sz="0" w:space="0" w:color="auto"/>
        <w:right w:val="none" w:sz="0" w:space="0" w:color="auto"/>
      </w:divBdr>
    </w:div>
    <w:div w:id="82578582">
      <w:bodyDiv w:val="1"/>
      <w:marLeft w:val="0"/>
      <w:marRight w:val="0"/>
      <w:marTop w:val="0"/>
      <w:marBottom w:val="0"/>
      <w:divBdr>
        <w:top w:val="none" w:sz="0" w:space="0" w:color="auto"/>
        <w:left w:val="none" w:sz="0" w:space="0" w:color="auto"/>
        <w:bottom w:val="none" w:sz="0" w:space="0" w:color="auto"/>
        <w:right w:val="none" w:sz="0" w:space="0" w:color="auto"/>
      </w:divBdr>
    </w:div>
    <w:div w:id="122163622">
      <w:bodyDiv w:val="1"/>
      <w:marLeft w:val="0"/>
      <w:marRight w:val="0"/>
      <w:marTop w:val="0"/>
      <w:marBottom w:val="0"/>
      <w:divBdr>
        <w:top w:val="none" w:sz="0" w:space="0" w:color="auto"/>
        <w:left w:val="none" w:sz="0" w:space="0" w:color="auto"/>
        <w:bottom w:val="none" w:sz="0" w:space="0" w:color="auto"/>
        <w:right w:val="none" w:sz="0" w:space="0" w:color="auto"/>
      </w:divBdr>
    </w:div>
    <w:div w:id="123545205">
      <w:bodyDiv w:val="1"/>
      <w:marLeft w:val="0"/>
      <w:marRight w:val="0"/>
      <w:marTop w:val="0"/>
      <w:marBottom w:val="0"/>
      <w:divBdr>
        <w:top w:val="none" w:sz="0" w:space="0" w:color="auto"/>
        <w:left w:val="none" w:sz="0" w:space="0" w:color="auto"/>
        <w:bottom w:val="none" w:sz="0" w:space="0" w:color="auto"/>
        <w:right w:val="none" w:sz="0" w:space="0" w:color="auto"/>
      </w:divBdr>
    </w:div>
    <w:div w:id="137655683">
      <w:bodyDiv w:val="1"/>
      <w:marLeft w:val="0"/>
      <w:marRight w:val="0"/>
      <w:marTop w:val="0"/>
      <w:marBottom w:val="0"/>
      <w:divBdr>
        <w:top w:val="none" w:sz="0" w:space="0" w:color="auto"/>
        <w:left w:val="none" w:sz="0" w:space="0" w:color="auto"/>
        <w:bottom w:val="none" w:sz="0" w:space="0" w:color="auto"/>
        <w:right w:val="none" w:sz="0" w:space="0" w:color="auto"/>
      </w:divBdr>
    </w:div>
    <w:div w:id="139229881">
      <w:bodyDiv w:val="1"/>
      <w:marLeft w:val="0"/>
      <w:marRight w:val="0"/>
      <w:marTop w:val="0"/>
      <w:marBottom w:val="0"/>
      <w:divBdr>
        <w:top w:val="none" w:sz="0" w:space="0" w:color="auto"/>
        <w:left w:val="none" w:sz="0" w:space="0" w:color="auto"/>
        <w:bottom w:val="none" w:sz="0" w:space="0" w:color="auto"/>
        <w:right w:val="none" w:sz="0" w:space="0" w:color="auto"/>
      </w:divBdr>
    </w:div>
    <w:div w:id="177623783">
      <w:bodyDiv w:val="1"/>
      <w:marLeft w:val="0"/>
      <w:marRight w:val="0"/>
      <w:marTop w:val="0"/>
      <w:marBottom w:val="0"/>
      <w:divBdr>
        <w:top w:val="none" w:sz="0" w:space="0" w:color="auto"/>
        <w:left w:val="none" w:sz="0" w:space="0" w:color="auto"/>
        <w:bottom w:val="none" w:sz="0" w:space="0" w:color="auto"/>
        <w:right w:val="none" w:sz="0" w:space="0" w:color="auto"/>
      </w:divBdr>
    </w:div>
    <w:div w:id="187648743">
      <w:bodyDiv w:val="1"/>
      <w:marLeft w:val="0"/>
      <w:marRight w:val="0"/>
      <w:marTop w:val="0"/>
      <w:marBottom w:val="0"/>
      <w:divBdr>
        <w:top w:val="none" w:sz="0" w:space="0" w:color="auto"/>
        <w:left w:val="none" w:sz="0" w:space="0" w:color="auto"/>
        <w:bottom w:val="none" w:sz="0" w:space="0" w:color="auto"/>
        <w:right w:val="none" w:sz="0" w:space="0" w:color="auto"/>
      </w:divBdr>
      <w:divsChild>
        <w:div w:id="1653871858">
          <w:marLeft w:val="0"/>
          <w:marRight w:val="0"/>
          <w:marTop w:val="0"/>
          <w:marBottom w:val="0"/>
          <w:divBdr>
            <w:top w:val="none" w:sz="0" w:space="0" w:color="auto"/>
            <w:left w:val="none" w:sz="0" w:space="0" w:color="auto"/>
            <w:bottom w:val="none" w:sz="0" w:space="0" w:color="auto"/>
            <w:right w:val="none" w:sz="0" w:space="0" w:color="auto"/>
          </w:divBdr>
        </w:div>
      </w:divsChild>
    </w:div>
    <w:div w:id="192236502">
      <w:bodyDiv w:val="1"/>
      <w:marLeft w:val="0"/>
      <w:marRight w:val="0"/>
      <w:marTop w:val="0"/>
      <w:marBottom w:val="0"/>
      <w:divBdr>
        <w:top w:val="none" w:sz="0" w:space="0" w:color="auto"/>
        <w:left w:val="none" w:sz="0" w:space="0" w:color="auto"/>
        <w:bottom w:val="none" w:sz="0" w:space="0" w:color="auto"/>
        <w:right w:val="none" w:sz="0" w:space="0" w:color="auto"/>
      </w:divBdr>
    </w:div>
    <w:div w:id="231737884">
      <w:bodyDiv w:val="1"/>
      <w:marLeft w:val="0"/>
      <w:marRight w:val="0"/>
      <w:marTop w:val="0"/>
      <w:marBottom w:val="0"/>
      <w:divBdr>
        <w:top w:val="none" w:sz="0" w:space="0" w:color="auto"/>
        <w:left w:val="none" w:sz="0" w:space="0" w:color="auto"/>
        <w:bottom w:val="none" w:sz="0" w:space="0" w:color="auto"/>
        <w:right w:val="none" w:sz="0" w:space="0" w:color="auto"/>
      </w:divBdr>
    </w:div>
    <w:div w:id="267782491">
      <w:bodyDiv w:val="1"/>
      <w:marLeft w:val="0"/>
      <w:marRight w:val="0"/>
      <w:marTop w:val="0"/>
      <w:marBottom w:val="0"/>
      <w:divBdr>
        <w:top w:val="none" w:sz="0" w:space="0" w:color="auto"/>
        <w:left w:val="none" w:sz="0" w:space="0" w:color="auto"/>
        <w:bottom w:val="none" w:sz="0" w:space="0" w:color="auto"/>
        <w:right w:val="none" w:sz="0" w:space="0" w:color="auto"/>
      </w:divBdr>
    </w:div>
    <w:div w:id="268975615">
      <w:bodyDiv w:val="1"/>
      <w:marLeft w:val="0"/>
      <w:marRight w:val="0"/>
      <w:marTop w:val="0"/>
      <w:marBottom w:val="0"/>
      <w:divBdr>
        <w:top w:val="none" w:sz="0" w:space="0" w:color="auto"/>
        <w:left w:val="none" w:sz="0" w:space="0" w:color="auto"/>
        <w:bottom w:val="none" w:sz="0" w:space="0" w:color="auto"/>
        <w:right w:val="none" w:sz="0" w:space="0" w:color="auto"/>
      </w:divBdr>
    </w:div>
    <w:div w:id="275989634">
      <w:bodyDiv w:val="1"/>
      <w:marLeft w:val="0"/>
      <w:marRight w:val="0"/>
      <w:marTop w:val="0"/>
      <w:marBottom w:val="0"/>
      <w:divBdr>
        <w:top w:val="none" w:sz="0" w:space="0" w:color="auto"/>
        <w:left w:val="none" w:sz="0" w:space="0" w:color="auto"/>
        <w:bottom w:val="none" w:sz="0" w:space="0" w:color="auto"/>
        <w:right w:val="none" w:sz="0" w:space="0" w:color="auto"/>
      </w:divBdr>
    </w:div>
    <w:div w:id="280577710">
      <w:bodyDiv w:val="1"/>
      <w:marLeft w:val="0"/>
      <w:marRight w:val="0"/>
      <w:marTop w:val="0"/>
      <w:marBottom w:val="0"/>
      <w:divBdr>
        <w:top w:val="none" w:sz="0" w:space="0" w:color="auto"/>
        <w:left w:val="none" w:sz="0" w:space="0" w:color="auto"/>
        <w:bottom w:val="none" w:sz="0" w:space="0" w:color="auto"/>
        <w:right w:val="none" w:sz="0" w:space="0" w:color="auto"/>
      </w:divBdr>
    </w:div>
    <w:div w:id="304169382">
      <w:bodyDiv w:val="1"/>
      <w:marLeft w:val="0"/>
      <w:marRight w:val="0"/>
      <w:marTop w:val="0"/>
      <w:marBottom w:val="0"/>
      <w:divBdr>
        <w:top w:val="none" w:sz="0" w:space="0" w:color="auto"/>
        <w:left w:val="none" w:sz="0" w:space="0" w:color="auto"/>
        <w:bottom w:val="none" w:sz="0" w:space="0" w:color="auto"/>
        <w:right w:val="none" w:sz="0" w:space="0" w:color="auto"/>
      </w:divBdr>
    </w:div>
    <w:div w:id="313948894">
      <w:bodyDiv w:val="1"/>
      <w:marLeft w:val="0"/>
      <w:marRight w:val="0"/>
      <w:marTop w:val="0"/>
      <w:marBottom w:val="0"/>
      <w:divBdr>
        <w:top w:val="none" w:sz="0" w:space="0" w:color="auto"/>
        <w:left w:val="none" w:sz="0" w:space="0" w:color="auto"/>
        <w:bottom w:val="none" w:sz="0" w:space="0" w:color="auto"/>
        <w:right w:val="none" w:sz="0" w:space="0" w:color="auto"/>
      </w:divBdr>
    </w:div>
    <w:div w:id="325279236">
      <w:bodyDiv w:val="1"/>
      <w:marLeft w:val="0"/>
      <w:marRight w:val="0"/>
      <w:marTop w:val="0"/>
      <w:marBottom w:val="0"/>
      <w:divBdr>
        <w:top w:val="none" w:sz="0" w:space="0" w:color="auto"/>
        <w:left w:val="none" w:sz="0" w:space="0" w:color="auto"/>
        <w:bottom w:val="none" w:sz="0" w:space="0" w:color="auto"/>
        <w:right w:val="none" w:sz="0" w:space="0" w:color="auto"/>
      </w:divBdr>
    </w:div>
    <w:div w:id="424040835">
      <w:bodyDiv w:val="1"/>
      <w:marLeft w:val="0"/>
      <w:marRight w:val="0"/>
      <w:marTop w:val="0"/>
      <w:marBottom w:val="0"/>
      <w:divBdr>
        <w:top w:val="none" w:sz="0" w:space="0" w:color="auto"/>
        <w:left w:val="none" w:sz="0" w:space="0" w:color="auto"/>
        <w:bottom w:val="none" w:sz="0" w:space="0" w:color="auto"/>
        <w:right w:val="none" w:sz="0" w:space="0" w:color="auto"/>
      </w:divBdr>
    </w:div>
    <w:div w:id="427314882">
      <w:bodyDiv w:val="1"/>
      <w:marLeft w:val="0"/>
      <w:marRight w:val="0"/>
      <w:marTop w:val="0"/>
      <w:marBottom w:val="0"/>
      <w:divBdr>
        <w:top w:val="none" w:sz="0" w:space="0" w:color="auto"/>
        <w:left w:val="none" w:sz="0" w:space="0" w:color="auto"/>
        <w:bottom w:val="none" w:sz="0" w:space="0" w:color="auto"/>
        <w:right w:val="none" w:sz="0" w:space="0" w:color="auto"/>
      </w:divBdr>
    </w:div>
    <w:div w:id="477921172">
      <w:bodyDiv w:val="1"/>
      <w:marLeft w:val="0"/>
      <w:marRight w:val="0"/>
      <w:marTop w:val="0"/>
      <w:marBottom w:val="0"/>
      <w:divBdr>
        <w:top w:val="none" w:sz="0" w:space="0" w:color="auto"/>
        <w:left w:val="none" w:sz="0" w:space="0" w:color="auto"/>
        <w:bottom w:val="none" w:sz="0" w:space="0" w:color="auto"/>
        <w:right w:val="none" w:sz="0" w:space="0" w:color="auto"/>
      </w:divBdr>
    </w:div>
    <w:div w:id="541945592">
      <w:bodyDiv w:val="1"/>
      <w:marLeft w:val="0"/>
      <w:marRight w:val="0"/>
      <w:marTop w:val="0"/>
      <w:marBottom w:val="0"/>
      <w:divBdr>
        <w:top w:val="none" w:sz="0" w:space="0" w:color="auto"/>
        <w:left w:val="none" w:sz="0" w:space="0" w:color="auto"/>
        <w:bottom w:val="none" w:sz="0" w:space="0" w:color="auto"/>
        <w:right w:val="none" w:sz="0" w:space="0" w:color="auto"/>
      </w:divBdr>
    </w:div>
    <w:div w:id="559636040">
      <w:bodyDiv w:val="1"/>
      <w:marLeft w:val="0"/>
      <w:marRight w:val="0"/>
      <w:marTop w:val="0"/>
      <w:marBottom w:val="0"/>
      <w:divBdr>
        <w:top w:val="none" w:sz="0" w:space="0" w:color="auto"/>
        <w:left w:val="none" w:sz="0" w:space="0" w:color="auto"/>
        <w:bottom w:val="none" w:sz="0" w:space="0" w:color="auto"/>
        <w:right w:val="none" w:sz="0" w:space="0" w:color="auto"/>
      </w:divBdr>
    </w:div>
    <w:div w:id="580412493">
      <w:bodyDiv w:val="1"/>
      <w:marLeft w:val="0"/>
      <w:marRight w:val="0"/>
      <w:marTop w:val="0"/>
      <w:marBottom w:val="0"/>
      <w:divBdr>
        <w:top w:val="none" w:sz="0" w:space="0" w:color="auto"/>
        <w:left w:val="none" w:sz="0" w:space="0" w:color="auto"/>
        <w:bottom w:val="none" w:sz="0" w:space="0" w:color="auto"/>
        <w:right w:val="none" w:sz="0" w:space="0" w:color="auto"/>
      </w:divBdr>
    </w:div>
    <w:div w:id="582222502">
      <w:bodyDiv w:val="1"/>
      <w:marLeft w:val="0"/>
      <w:marRight w:val="0"/>
      <w:marTop w:val="0"/>
      <w:marBottom w:val="0"/>
      <w:divBdr>
        <w:top w:val="none" w:sz="0" w:space="0" w:color="auto"/>
        <w:left w:val="none" w:sz="0" w:space="0" w:color="auto"/>
        <w:bottom w:val="none" w:sz="0" w:space="0" w:color="auto"/>
        <w:right w:val="none" w:sz="0" w:space="0" w:color="auto"/>
      </w:divBdr>
    </w:div>
    <w:div w:id="622350063">
      <w:bodyDiv w:val="1"/>
      <w:marLeft w:val="0"/>
      <w:marRight w:val="0"/>
      <w:marTop w:val="0"/>
      <w:marBottom w:val="0"/>
      <w:divBdr>
        <w:top w:val="none" w:sz="0" w:space="0" w:color="auto"/>
        <w:left w:val="none" w:sz="0" w:space="0" w:color="auto"/>
        <w:bottom w:val="none" w:sz="0" w:space="0" w:color="auto"/>
        <w:right w:val="none" w:sz="0" w:space="0" w:color="auto"/>
      </w:divBdr>
    </w:div>
    <w:div w:id="645597176">
      <w:bodyDiv w:val="1"/>
      <w:marLeft w:val="0"/>
      <w:marRight w:val="0"/>
      <w:marTop w:val="0"/>
      <w:marBottom w:val="0"/>
      <w:divBdr>
        <w:top w:val="none" w:sz="0" w:space="0" w:color="auto"/>
        <w:left w:val="none" w:sz="0" w:space="0" w:color="auto"/>
        <w:bottom w:val="none" w:sz="0" w:space="0" w:color="auto"/>
        <w:right w:val="none" w:sz="0" w:space="0" w:color="auto"/>
      </w:divBdr>
    </w:div>
    <w:div w:id="670643753">
      <w:bodyDiv w:val="1"/>
      <w:marLeft w:val="0"/>
      <w:marRight w:val="0"/>
      <w:marTop w:val="0"/>
      <w:marBottom w:val="0"/>
      <w:divBdr>
        <w:top w:val="none" w:sz="0" w:space="0" w:color="auto"/>
        <w:left w:val="none" w:sz="0" w:space="0" w:color="auto"/>
        <w:bottom w:val="none" w:sz="0" w:space="0" w:color="auto"/>
        <w:right w:val="none" w:sz="0" w:space="0" w:color="auto"/>
      </w:divBdr>
    </w:div>
    <w:div w:id="720203757">
      <w:bodyDiv w:val="1"/>
      <w:marLeft w:val="0"/>
      <w:marRight w:val="0"/>
      <w:marTop w:val="0"/>
      <w:marBottom w:val="0"/>
      <w:divBdr>
        <w:top w:val="none" w:sz="0" w:space="0" w:color="auto"/>
        <w:left w:val="none" w:sz="0" w:space="0" w:color="auto"/>
        <w:bottom w:val="none" w:sz="0" w:space="0" w:color="auto"/>
        <w:right w:val="none" w:sz="0" w:space="0" w:color="auto"/>
      </w:divBdr>
    </w:div>
    <w:div w:id="736247885">
      <w:bodyDiv w:val="1"/>
      <w:marLeft w:val="0"/>
      <w:marRight w:val="0"/>
      <w:marTop w:val="0"/>
      <w:marBottom w:val="0"/>
      <w:divBdr>
        <w:top w:val="none" w:sz="0" w:space="0" w:color="auto"/>
        <w:left w:val="none" w:sz="0" w:space="0" w:color="auto"/>
        <w:bottom w:val="none" w:sz="0" w:space="0" w:color="auto"/>
        <w:right w:val="none" w:sz="0" w:space="0" w:color="auto"/>
      </w:divBdr>
    </w:div>
    <w:div w:id="742947470">
      <w:bodyDiv w:val="1"/>
      <w:marLeft w:val="0"/>
      <w:marRight w:val="0"/>
      <w:marTop w:val="0"/>
      <w:marBottom w:val="0"/>
      <w:divBdr>
        <w:top w:val="none" w:sz="0" w:space="0" w:color="auto"/>
        <w:left w:val="none" w:sz="0" w:space="0" w:color="auto"/>
        <w:bottom w:val="none" w:sz="0" w:space="0" w:color="auto"/>
        <w:right w:val="none" w:sz="0" w:space="0" w:color="auto"/>
      </w:divBdr>
    </w:div>
    <w:div w:id="745954143">
      <w:bodyDiv w:val="1"/>
      <w:marLeft w:val="0"/>
      <w:marRight w:val="0"/>
      <w:marTop w:val="0"/>
      <w:marBottom w:val="0"/>
      <w:divBdr>
        <w:top w:val="none" w:sz="0" w:space="0" w:color="auto"/>
        <w:left w:val="none" w:sz="0" w:space="0" w:color="auto"/>
        <w:bottom w:val="none" w:sz="0" w:space="0" w:color="auto"/>
        <w:right w:val="none" w:sz="0" w:space="0" w:color="auto"/>
      </w:divBdr>
    </w:div>
    <w:div w:id="785079032">
      <w:bodyDiv w:val="1"/>
      <w:marLeft w:val="0"/>
      <w:marRight w:val="0"/>
      <w:marTop w:val="0"/>
      <w:marBottom w:val="0"/>
      <w:divBdr>
        <w:top w:val="none" w:sz="0" w:space="0" w:color="auto"/>
        <w:left w:val="none" w:sz="0" w:space="0" w:color="auto"/>
        <w:bottom w:val="none" w:sz="0" w:space="0" w:color="auto"/>
        <w:right w:val="none" w:sz="0" w:space="0" w:color="auto"/>
      </w:divBdr>
    </w:div>
    <w:div w:id="794716070">
      <w:bodyDiv w:val="1"/>
      <w:marLeft w:val="0"/>
      <w:marRight w:val="0"/>
      <w:marTop w:val="0"/>
      <w:marBottom w:val="0"/>
      <w:divBdr>
        <w:top w:val="none" w:sz="0" w:space="0" w:color="auto"/>
        <w:left w:val="none" w:sz="0" w:space="0" w:color="auto"/>
        <w:bottom w:val="none" w:sz="0" w:space="0" w:color="auto"/>
        <w:right w:val="none" w:sz="0" w:space="0" w:color="auto"/>
      </w:divBdr>
      <w:divsChild>
        <w:div w:id="803814723">
          <w:marLeft w:val="547"/>
          <w:marRight w:val="0"/>
          <w:marTop w:val="0"/>
          <w:marBottom w:val="0"/>
          <w:divBdr>
            <w:top w:val="none" w:sz="0" w:space="0" w:color="auto"/>
            <w:left w:val="none" w:sz="0" w:space="0" w:color="auto"/>
            <w:bottom w:val="none" w:sz="0" w:space="0" w:color="auto"/>
            <w:right w:val="none" w:sz="0" w:space="0" w:color="auto"/>
          </w:divBdr>
        </w:div>
        <w:div w:id="440956203">
          <w:marLeft w:val="547"/>
          <w:marRight w:val="0"/>
          <w:marTop w:val="0"/>
          <w:marBottom w:val="0"/>
          <w:divBdr>
            <w:top w:val="none" w:sz="0" w:space="0" w:color="auto"/>
            <w:left w:val="none" w:sz="0" w:space="0" w:color="auto"/>
            <w:bottom w:val="none" w:sz="0" w:space="0" w:color="auto"/>
            <w:right w:val="none" w:sz="0" w:space="0" w:color="auto"/>
          </w:divBdr>
        </w:div>
        <w:div w:id="1400249742">
          <w:marLeft w:val="547"/>
          <w:marRight w:val="0"/>
          <w:marTop w:val="0"/>
          <w:marBottom w:val="0"/>
          <w:divBdr>
            <w:top w:val="none" w:sz="0" w:space="0" w:color="auto"/>
            <w:left w:val="none" w:sz="0" w:space="0" w:color="auto"/>
            <w:bottom w:val="none" w:sz="0" w:space="0" w:color="auto"/>
            <w:right w:val="none" w:sz="0" w:space="0" w:color="auto"/>
          </w:divBdr>
        </w:div>
        <w:div w:id="348138340">
          <w:marLeft w:val="547"/>
          <w:marRight w:val="0"/>
          <w:marTop w:val="0"/>
          <w:marBottom w:val="0"/>
          <w:divBdr>
            <w:top w:val="none" w:sz="0" w:space="0" w:color="auto"/>
            <w:left w:val="none" w:sz="0" w:space="0" w:color="auto"/>
            <w:bottom w:val="none" w:sz="0" w:space="0" w:color="auto"/>
            <w:right w:val="none" w:sz="0" w:space="0" w:color="auto"/>
          </w:divBdr>
        </w:div>
      </w:divsChild>
    </w:div>
    <w:div w:id="805196568">
      <w:bodyDiv w:val="1"/>
      <w:marLeft w:val="0"/>
      <w:marRight w:val="0"/>
      <w:marTop w:val="0"/>
      <w:marBottom w:val="0"/>
      <w:divBdr>
        <w:top w:val="none" w:sz="0" w:space="0" w:color="auto"/>
        <w:left w:val="none" w:sz="0" w:space="0" w:color="auto"/>
        <w:bottom w:val="none" w:sz="0" w:space="0" w:color="auto"/>
        <w:right w:val="none" w:sz="0" w:space="0" w:color="auto"/>
      </w:divBdr>
    </w:div>
    <w:div w:id="831334763">
      <w:bodyDiv w:val="1"/>
      <w:marLeft w:val="0"/>
      <w:marRight w:val="0"/>
      <w:marTop w:val="0"/>
      <w:marBottom w:val="0"/>
      <w:divBdr>
        <w:top w:val="none" w:sz="0" w:space="0" w:color="auto"/>
        <w:left w:val="none" w:sz="0" w:space="0" w:color="auto"/>
        <w:bottom w:val="none" w:sz="0" w:space="0" w:color="auto"/>
        <w:right w:val="none" w:sz="0" w:space="0" w:color="auto"/>
      </w:divBdr>
    </w:div>
    <w:div w:id="861671568">
      <w:bodyDiv w:val="1"/>
      <w:marLeft w:val="0"/>
      <w:marRight w:val="0"/>
      <w:marTop w:val="0"/>
      <w:marBottom w:val="0"/>
      <w:divBdr>
        <w:top w:val="none" w:sz="0" w:space="0" w:color="auto"/>
        <w:left w:val="none" w:sz="0" w:space="0" w:color="auto"/>
        <w:bottom w:val="none" w:sz="0" w:space="0" w:color="auto"/>
        <w:right w:val="none" w:sz="0" w:space="0" w:color="auto"/>
      </w:divBdr>
    </w:div>
    <w:div w:id="870993845">
      <w:bodyDiv w:val="1"/>
      <w:marLeft w:val="0"/>
      <w:marRight w:val="0"/>
      <w:marTop w:val="0"/>
      <w:marBottom w:val="0"/>
      <w:divBdr>
        <w:top w:val="none" w:sz="0" w:space="0" w:color="auto"/>
        <w:left w:val="none" w:sz="0" w:space="0" w:color="auto"/>
        <w:bottom w:val="none" w:sz="0" w:space="0" w:color="auto"/>
        <w:right w:val="none" w:sz="0" w:space="0" w:color="auto"/>
      </w:divBdr>
    </w:div>
    <w:div w:id="913467894">
      <w:bodyDiv w:val="1"/>
      <w:marLeft w:val="0"/>
      <w:marRight w:val="0"/>
      <w:marTop w:val="0"/>
      <w:marBottom w:val="0"/>
      <w:divBdr>
        <w:top w:val="none" w:sz="0" w:space="0" w:color="auto"/>
        <w:left w:val="none" w:sz="0" w:space="0" w:color="auto"/>
        <w:bottom w:val="none" w:sz="0" w:space="0" w:color="auto"/>
        <w:right w:val="none" w:sz="0" w:space="0" w:color="auto"/>
      </w:divBdr>
    </w:div>
    <w:div w:id="917400595">
      <w:bodyDiv w:val="1"/>
      <w:marLeft w:val="0"/>
      <w:marRight w:val="0"/>
      <w:marTop w:val="0"/>
      <w:marBottom w:val="0"/>
      <w:divBdr>
        <w:top w:val="none" w:sz="0" w:space="0" w:color="auto"/>
        <w:left w:val="none" w:sz="0" w:space="0" w:color="auto"/>
        <w:bottom w:val="none" w:sz="0" w:space="0" w:color="auto"/>
        <w:right w:val="none" w:sz="0" w:space="0" w:color="auto"/>
      </w:divBdr>
    </w:div>
    <w:div w:id="951397683">
      <w:bodyDiv w:val="1"/>
      <w:marLeft w:val="0"/>
      <w:marRight w:val="0"/>
      <w:marTop w:val="0"/>
      <w:marBottom w:val="0"/>
      <w:divBdr>
        <w:top w:val="none" w:sz="0" w:space="0" w:color="auto"/>
        <w:left w:val="none" w:sz="0" w:space="0" w:color="auto"/>
        <w:bottom w:val="none" w:sz="0" w:space="0" w:color="auto"/>
        <w:right w:val="none" w:sz="0" w:space="0" w:color="auto"/>
      </w:divBdr>
      <w:divsChild>
        <w:div w:id="933778916">
          <w:marLeft w:val="1166"/>
          <w:marRight w:val="0"/>
          <w:marTop w:val="0"/>
          <w:marBottom w:val="0"/>
          <w:divBdr>
            <w:top w:val="none" w:sz="0" w:space="0" w:color="auto"/>
            <w:left w:val="none" w:sz="0" w:space="0" w:color="auto"/>
            <w:bottom w:val="none" w:sz="0" w:space="0" w:color="auto"/>
            <w:right w:val="none" w:sz="0" w:space="0" w:color="auto"/>
          </w:divBdr>
        </w:div>
      </w:divsChild>
    </w:div>
    <w:div w:id="957643427">
      <w:bodyDiv w:val="1"/>
      <w:marLeft w:val="0"/>
      <w:marRight w:val="0"/>
      <w:marTop w:val="0"/>
      <w:marBottom w:val="0"/>
      <w:divBdr>
        <w:top w:val="none" w:sz="0" w:space="0" w:color="auto"/>
        <w:left w:val="none" w:sz="0" w:space="0" w:color="auto"/>
        <w:bottom w:val="none" w:sz="0" w:space="0" w:color="auto"/>
        <w:right w:val="none" w:sz="0" w:space="0" w:color="auto"/>
      </w:divBdr>
    </w:div>
    <w:div w:id="993727209">
      <w:bodyDiv w:val="1"/>
      <w:marLeft w:val="0"/>
      <w:marRight w:val="0"/>
      <w:marTop w:val="0"/>
      <w:marBottom w:val="0"/>
      <w:divBdr>
        <w:top w:val="none" w:sz="0" w:space="0" w:color="auto"/>
        <w:left w:val="none" w:sz="0" w:space="0" w:color="auto"/>
        <w:bottom w:val="none" w:sz="0" w:space="0" w:color="auto"/>
        <w:right w:val="none" w:sz="0" w:space="0" w:color="auto"/>
      </w:divBdr>
    </w:div>
    <w:div w:id="1047144074">
      <w:bodyDiv w:val="1"/>
      <w:marLeft w:val="0"/>
      <w:marRight w:val="0"/>
      <w:marTop w:val="0"/>
      <w:marBottom w:val="0"/>
      <w:divBdr>
        <w:top w:val="none" w:sz="0" w:space="0" w:color="auto"/>
        <w:left w:val="none" w:sz="0" w:space="0" w:color="auto"/>
        <w:bottom w:val="none" w:sz="0" w:space="0" w:color="auto"/>
        <w:right w:val="none" w:sz="0" w:space="0" w:color="auto"/>
      </w:divBdr>
      <w:divsChild>
        <w:div w:id="1051080843">
          <w:marLeft w:val="547"/>
          <w:marRight w:val="0"/>
          <w:marTop w:val="0"/>
          <w:marBottom w:val="0"/>
          <w:divBdr>
            <w:top w:val="none" w:sz="0" w:space="0" w:color="auto"/>
            <w:left w:val="none" w:sz="0" w:space="0" w:color="auto"/>
            <w:bottom w:val="none" w:sz="0" w:space="0" w:color="auto"/>
            <w:right w:val="none" w:sz="0" w:space="0" w:color="auto"/>
          </w:divBdr>
        </w:div>
      </w:divsChild>
    </w:div>
    <w:div w:id="1054348151">
      <w:bodyDiv w:val="1"/>
      <w:marLeft w:val="0"/>
      <w:marRight w:val="0"/>
      <w:marTop w:val="0"/>
      <w:marBottom w:val="0"/>
      <w:divBdr>
        <w:top w:val="none" w:sz="0" w:space="0" w:color="auto"/>
        <w:left w:val="none" w:sz="0" w:space="0" w:color="auto"/>
        <w:bottom w:val="none" w:sz="0" w:space="0" w:color="auto"/>
        <w:right w:val="none" w:sz="0" w:space="0" w:color="auto"/>
      </w:divBdr>
    </w:div>
    <w:div w:id="1072893152">
      <w:bodyDiv w:val="1"/>
      <w:marLeft w:val="0"/>
      <w:marRight w:val="0"/>
      <w:marTop w:val="0"/>
      <w:marBottom w:val="0"/>
      <w:divBdr>
        <w:top w:val="none" w:sz="0" w:space="0" w:color="auto"/>
        <w:left w:val="none" w:sz="0" w:space="0" w:color="auto"/>
        <w:bottom w:val="none" w:sz="0" w:space="0" w:color="auto"/>
        <w:right w:val="none" w:sz="0" w:space="0" w:color="auto"/>
      </w:divBdr>
    </w:div>
    <w:div w:id="1075855340">
      <w:bodyDiv w:val="1"/>
      <w:marLeft w:val="0"/>
      <w:marRight w:val="0"/>
      <w:marTop w:val="0"/>
      <w:marBottom w:val="0"/>
      <w:divBdr>
        <w:top w:val="none" w:sz="0" w:space="0" w:color="auto"/>
        <w:left w:val="none" w:sz="0" w:space="0" w:color="auto"/>
        <w:bottom w:val="none" w:sz="0" w:space="0" w:color="auto"/>
        <w:right w:val="none" w:sz="0" w:space="0" w:color="auto"/>
      </w:divBdr>
    </w:div>
    <w:div w:id="1077216454">
      <w:bodyDiv w:val="1"/>
      <w:marLeft w:val="0"/>
      <w:marRight w:val="0"/>
      <w:marTop w:val="0"/>
      <w:marBottom w:val="0"/>
      <w:divBdr>
        <w:top w:val="none" w:sz="0" w:space="0" w:color="auto"/>
        <w:left w:val="none" w:sz="0" w:space="0" w:color="auto"/>
        <w:bottom w:val="none" w:sz="0" w:space="0" w:color="auto"/>
        <w:right w:val="none" w:sz="0" w:space="0" w:color="auto"/>
      </w:divBdr>
    </w:div>
    <w:div w:id="1086418062">
      <w:bodyDiv w:val="1"/>
      <w:marLeft w:val="0"/>
      <w:marRight w:val="0"/>
      <w:marTop w:val="0"/>
      <w:marBottom w:val="0"/>
      <w:divBdr>
        <w:top w:val="none" w:sz="0" w:space="0" w:color="auto"/>
        <w:left w:val="none" w:sz="0" w:space="0" w:color="auto"/>
        <w:bottom w:val="none" w:sz="0" w:space="0" w:color="auto"/>
        <w:right w:val="none" w:sz="0" w:space="0" w:color="auto"/>
      </w:divBdr>
    </w:div>
    <w:div w:id="1086539245">
      <w:bodyDiv w:val="1"/>
      <w:marLeft w:val="0"/>
      <w:marRight w:val="0"/>
      <w:marTop w:val="0"/>
      <w:marBottom w:val="0"/>
      <w:divBdr>
        <w:top w:val="none" w:sz="0" w:space="0" w:color="auto"/>
        <w:left w:val="none" w:sz="0" w:space="0" w:color="auto"/>
        <w:bottom w:val="none" w:sz="0" w:space="0" w:color="auto"/>
        <w:right w:val="none" w:sz="0" w:space="0" w:color="auto"/>
      </w:divBdr>
    </w:div>
    <w:div w:id="1088499061">
      <w:bodyDiv w:val="1"/>
      <w:marLeft w:val="0"/>
      <w:marRight w:val="0"/>
      <w:marTop w:val="0"/>
      <w:marBottom w:val="0"/>
      <w:divBdr>
        <w:top w:val="none" w:sz="0" w:space="0" w:color="auto"/>
        <w:left w:val="none" w:sz="0" w:space="0" w:color="auto"/>
        <w:bottom w:val="none" w:sz="0" w:space="0" w:color="auto"/>
        <w:right w:val="none" w:sz="0" w:space="0" w:color="auto"/>
      </w:divBdr>
    </w:div>
    <w:div w:id="1097411475">
      <w:bodyDiv w:val="1"/>
      <w:marLeft w:val="0"/>
      <w:marRight w:val="0"/>
      <w:marTop w:val="0"/>
      <w:marBottom w:val="0"/>
      <w:divBdr>
        <w:top w:val="none" w:sz="0" w:space="0" w:color="auto"/>
        <w:left w:val="none" w:sz="0" w:space="0" w:color="auto"/>
        <w:bottom w:val="none" w:sz="0" w:space="0" w:color="auto"/>
        <w:right w:val="none" w:sz="0" w:space="0" w:color="auto"/>
      </w:divBdr>
    </w:div>
    <w:div w:id="1111241614">
      <w:bodyDiv w:val="1"/>
      <w:marLeft w:val="0"/>
      <w:marRight w:val="0"/>
      <w:marTop w:val="0"/>
      <w:marBottom w:val="0"/>
      <w:divBdr>
        <w:top w:val="none" w:sz="0" w:space="0" w:color="auto"/>
        <w:left w:val="none" w:sz="0" w:space="0" w:color="auto"/>
        <w:bottom w:val="none" w:sz="0" w:space="0" w:color="auto"/>
        <w:right w:val="none" w:sz="0" w:space="0" w:color="auto"/>
      </w:divBdr>
      <w:divsChild>
        <w:div w:id="32507687">
          <w:marLeft w:val="0"/>
          <w:marRight w:val="0"/>
          <w:marTop w:val="100"/>
          <w:marBottom w:val="0"/>
          <w:divBdr>
            <w:top w:val="none" w:sz="0" w:space="0" w:color="auto"/>
            <w:left w:val="none" w:sz="0" w:space="0" w:color="auto"/>
            <w:bottom w:val="none" w:sz="0" w:space="0" w:color="auto"/>
            <w:right w:val="none" w:sz="0" w:space="0" w:color="auto"/>
          </w:divBdr>
          <w:divsChild>
            <w:div w:id="26832902">
              <w:marLeft w:val="0"/>
              <w:marRight w:val="0"/>
              <w:marTop w:val="0"/>
              <w:marBottom w:val="0"/>
              <w:divBdr>
                <w:top w:val="none" w:sz="0" w:space="0" w:color="auto"/>
                <w:left w:val="none" w:sz="0" w:space="0" w:color="auto"/>
                <w:bottom w:val="none" w:sz="0" w:space="0" w:color="auto"/>
                <w:right w:val="none" w:sz="0" w:space="0" w:color="auto"/>
              </w:divBdr>
              <w:divsChild>
                <w:div w:id="1057624872">
                  <w:marLeft w:val="0"/>
                  <w:marRight w:val="0"/>
                  <w:marTop w:val="0"/>
                  <w:marBottom w:val="0"/>
                  <w:divBdr>
                    <w:top w:val="none" w:sz="0" w:space="0" w:color="auto"/>
                    <w:left w:val="none" w:sz="0" w:space="0" w:color="auto"/>
                    <w:bottom w:val="none" w:sz="0" w:space="0" w:color="auto"/>
                    <w:right w:val="none" w:sz="0" w:space="0" w:color="auto"/>
                  </w:divBdr>
                  <w:divsChild>
                    <w:div w:id="63601678">
                      <w:marLeft w:val="0"/>
                      <w:marRight w:val="0"/>
                      <w:marTop w:val="0"/>
                      <w:marBottom w:val="0"/>
                      <w:divBdr>
                        <w:top w:val="none" w:sz="0" w:space="0" w:color="auto"/>
                        <w:left w:val="none" w:sz="0" w:space="0" w:color="auto"/>
                        <w:bottom w:val="none" w:sz="0" w:space="0" w:color="auto"/>
                        <w:right w:val="none" w:sz="0" w:space="0" w:color="auto"/>
                      </w:divBdr>
                      <w:divsChild>
                        <w:div w:id="2599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144239">
              <w:marLeft w:val="0"/>
              <w:marRight w:val="0"/>
              <w:marTop w:val="60"/>
              <w:marBottom w:val="0"/>
              <w:divBdr>
                <w:top w:val="none" w:sz="0" w:space="0" w:color="auto"/>
                <w:left w:val="none" w:sz="0" w:space="0" w:color="auto"/>
                <w:bottom w:val="none" w:sz="0" w:space="0" w:color="auto"/>
                <w:right w:val="none" w:sz="0" w:space="0" w:color="auto"/>
              </w:divBdr>
            </w:div>
          </w:divsChild>
        </w:div>
        <w:div w:id="206841497">
          <w:marLeft w:val="0"/>
          <w:marRight w:val="0"/>
          <w:marTop w:val="0"/>
          <w:marBottom w:val="0"/>
          <w:divBdr>
            <w:top w:val="none" w:sz="0" w:space="0" w:color="auto"/>
            <w:left w:val="none" w:sz="0" w:space="0" w:color="auto"/>
            <w:bottom w:val="none" w:sz="0" w:space="0" w:color="auto"/>
            <w:right w:val="none" w:sz="0" w:space="0" w:color="auto"/>
          </w:divBdr>
          <w:divsChild>
            <w:div w:id="457797383">
              <w:marLeft w:val="0"/>
              <w:marRight w:val="0"/>
              <w:marTop w:val="0"/>
              <w:marBottom w:val="0"/>
              <w:divBdr>
                <w:top w:val="none" w:sz="0" w:space="0" w:color="auto"/>
                <w:left w:val="none" w:sz="0" w:space="0" w:color="auto"/>
                <w:bottom w:val="none" w:sz="0" w:space="0" w:color="auto"/>
                <w:right w:val="none" w:sz="0" w:space="0" w:color="auto"/>
              </w:divBdr>
              <w:divsChild>
                <w:div w:id="18378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9561">
          <w:marLeft w:val="0"/>
          <w:marRight w:val="0"/>
          <w:marTop w:val="0"/>
          <w:marBottom w:val="0"/>
          <w:divBdr>
            <w:top w:val="none" w:sz="0" w:space="0" w:color="auto"/>
            <w:left w:val="none" w:sz="0" w:space="0" w:color="auto"/>
            <w:bottom w:val="none" w:sz="0" w:space="0" w:color="auto"/>
            <w:right w:val="none" w:sz="0" w:space="0" w:color="auto"/>
          </w:divBdr>
          <w:divsChild>
            <w:div w:id="1585412097">
              <w:marLeft w:val="0"/>
              <w:marRight w:val="0"/>
              <w:marTop w:val="0"/>
              <w:marBottom w:val="0"/>
              <w:divBdr>
                <w:top w:val="none" w:sz="0" w:space="0" w:color="auto"/>
                <w:left w:val="none" w:sz="0" w:space="0" w:color="auto"/>
                <w:bottom w:val="none" w:sz="0" w:space="0" w:color="auto"/>
                <w:right w:val="none" w:sz="0" w:space="0" w:color="auto"/>
              </w:divBdr>
              <w:divsChild>
                <w:div w:id="1423839589">
                  <w:marLeft w:val="0"/>
                  <w:marRight w:val="0"/>
                  <w:marTop w:val="0"/>
                  <w:marBottom w:val="0"/>
                  <w:divBdr>
                    <w:top w:val="none" w:sz="0" w:space="0" w:color="auto"/>
                    <w:left w:val="none" w:sz="0" w:space="0" w:color="auto"/>
                    <w:bottom w:val="none" w:sz="0" w:space="0" w:color="auto"/>
                    <w:right w:val="none" w:sz="0" w:space="0" w:color="auto"/>
                  </w:divBdr>
                  <w:divsChild>
                    <w:div w:id="80111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639169">
      <w:bodyDiv w:val="1"/>
      <w:marLeft w:val="0"/>
      <w:marRight w:val="0"/>
      <w:marTop w:val="0"/>
      <w:marBottom w:val="0"/>
      <w:divBdr>
        <w:top w:val="none" w:sz="0" w:space="0" w:color="auto"/>
        <w:left w:val="none" w:sz="0" w:space="0" w:color="auto"/>
        <w:bottom w:val="none" w:sz="0" w:space="0" w:color="auto"/>
        <w:right w:val="none" w:sz="0" w:space="0" w:color="auto"/>
      </w:divBdr>
    </w:div>
    <w:div w:id="1125587827">
      <w:bodyDiv w:val="1"/>
      <w:marLeft w:val="0"/>
      <w:marRight w:val="0"/>
      <w:marTop w:val="0"/>
      <w:marBottom w:val="0"/>
      <w:divBdr>
        <w:top w:val="none" w:sz="0" w:space="0" w:color="auto"/>
        <w:left w:val="none" w:sz="0" w:space="0" w:color="auto"/>
        <w:bottom w:val="none" w:sz="0" w:space="0" w:color="auto"/>
        <w:right w:val="none" w:sz="0" w:space="0" w:color="auto"/>
      </w:divBdr>
    </w:div>
    <w:div w:id="1135414290">
      <w:bodyDiv w:val="1"/>
      <w:marLeft w:val="0"/>
      <w:marRight w:val="0"/>
      <w:marTop w:val="0"/>
      <w:marBottom w:val="0"/>
      <w:divBdr>
        <w:top w:val="none" w:sz="0" w:space="0" w:color="auto"/>
        <w:left w:val="none" w:sz="0" w:space="0" w:color="auto"/>
        <w:bottom w:val="none" w:sz="0" w:space="0" w:color="auto"/>
        <w:right w:val="none" w:sz="0" w:space="0" w:color="auto"/>
      </w:divBdr>
      <w:divsChild>
        <w:div w:id="1898081269">
          <w:marLeft w:val="360"/>
          <w:marRight w:val="0"/>
          <w:marTop w:val="0"/>
          <w:marBottom w:val="0"/>
          <w:divBdr>
            <w:top w:val="none" w:sz="0" w:space="0" w:color="auto"/>
            <w:left w:val="none" w:sz="0" w:space="0" w:color="auto"/>
            <w:bottom w:val="none" w:sz="0" w:space="0" w:color="auto"/>
            <w:right w:val="none" w:sz="0" w:space="0" w:color="auto"/>
          </w:divBdr>
        </w:div>
      </w:divsChild>
    </w:div>
    <w:div w:id="1166167259">
      <w:bodyDiv w:val="1"/>
      <w:marLeft w:val="0"/>
      <w:marRight w:val="0"/>
      <w:marTop w:val="0"/>
      <w:marBottom w:val="0"/>
      <w:divBdr>
        <w:top w:val="none" w:sz="0" w:space="0" w:color="auto"/>
        <w:left w:val="none" w:sz="0" w:space="0" w:color="auto"/>
        <w:bottom w:val="none" w:sz="0" w:space="0" w:color="auto"/>
        <w:right w:val="none" w:sz="0" w:space="0" w:color="auto"/>
      </w:divBdr>
    </w:div>
    <w:div w:id="1171989774">
      <w:bodyDiv w:val="1"/>
      <w:marLeft w:val="0"/>
      <w:marRight w:val="0"/>
      <w:marTop w:val="0"/>
      <w:marBottom w:val="0"/>
      <w:divBdr>
        <w:top w:val="none" w:sz="0" w:space="0" w:color="auto"/>
        <w:left w:val="none" w:sz="0" w:space="0" w:color="auto"/>
        <w:bottom w:val="none" w:sz="0" w:space="0" w:color="auto"/>
        <w:right w:val="none" w:sz="0" w:space="0" w:color="auto"/>
      </w:divBdr>
    </w:div>
    <w:div w:id="1179471258">
      <w:bodyDiv w:val="1"/>
      <w:marLeft w:val="0"/>
      <w:marRight w:val="0"/>
      <w:marTop w:val="0"/>
      <w:marBottom w:val="0"/>
      <w:divBdr>
        <w:top w:val="none" w:sz="0" w:space="0" w:color="auto"/>
        <w:left w:val="none" w:sz="0" w:space="0" w:color="auto"/>
        <w:bottom w:val="none" w:sz="0" w:space="0" w:color="auto"/>
        <w:right w:val="none" w:sz="0" w:space="0" w:color="auto"/>
      </w:divBdr>
    </w:div>
    <w:div w:id="1197891872">
      <w:bodyDiv w:val="1"/>
      <w:marLeft w:val="0"/>
      <w:marRight w:val="0"/>
      <w:marTop w:val="0"/>
      <w:marBottom w:val="0"/>
      <w:divBdr>
        <w:top w:val="none" w:sz="0" w:space="0" w:color="auto"/>
        <w:left w:val="none" w:sz="0" w:space="0" w:color="auto"/>
        <w:bottom w:val="none" w:sz="0" w:space="0" w:color="auto"/>
        <w:right w:val="none" w:sz="0" w:space="0" w:color="auto"/>
      </w:divBdr>
    </w:div>
    <w:div w:id="1200239185">
      <w:bodyDiv w:val="1"/>
      <w:marLeft w:val="0"/>
      <w:marRight w:val="0"/>
      <w:marTop w:val="0"/>
      <w:marBottom w:val="0"/>
      <w:divBdr>
        <w:top w:val="none" w:sz="0" w:space="0" w:color="auto"/>
        <w:left w:val="none" w:sz="0" w:space="0" w:color="auto"/>
        <w:bottom w:val="none" w:sz="0" w:space="0" w:color="auto"/>
        <w:right w:val="none" w:sz="0" w:space="0" w:color="auto"/>
      </w:divBdr>
    </w:div>
    <w:div w:id="1211766141">
      <w:bodyDiv w:val="1"/>
      <w:marLeft w:val="0"/>
      <w:marRight w:val="0"/>
      <w:marTop w:val="0"/>
      <w:marBottom w:val="0"/>
      <w:divBdr>
        <w:top w:val="none" w:sz="0" w:space="0" w:color="auto"/>
        <w:left w:val="none" w:sz="0" w:space="0" w:color="auto"/>
        <w:bottom w:val="none" w:sz="0" w:space="0" w:color="auto"/>
        <w:right w:val="none" w:sz="0" w:space="0" w:color="auto"/>
      </w:divBdr>
    </w:div>
    <w:div w:id="1212040065">
      <w:bodyDiv w:val="1"/>
      <w:marLeft w:val="0"/>
      <w:marRight w:val="0"/>
      <w:marTop w:val="0"/>
      <w:marBottom w:val="0"/>
      <w:divBdr>
        <w:top w:val="none" w:sz="0" w:space="0" w:color="auto"/>
        <w:left w:val="none" w:sz="0" w:space="0" w:color="auto"/>
        <w:bottom w:val="none" w:sz="0" w:space="0" w:color="auto"/>
        <w:right w:val="none" w:sz="0" w:space="0" w:color="auto"/>
      </w:divBdr>
      <w:divsChild>
        <w:div w:id="1235630676">
          <w:marLeft w:val="1166"/>
          <w:marRight w:val="0"/>
          <w:marTop w:val="0"/>
          <w:marBottom w:val="0"/>
          <w:divBdr>
            <w:top w:val="none" w:sz="0" w:space="0" w:color="auto"/>
            <w:left w:val="none" w:sz="0" w:space="0" w:color="auto"/>
            <w:bottom w:val="none" w:sz="0" w:space="0" w:color="auto"/>
            <w:right w:val="none" w:sz="0" w:space="0" w:color="auto"/>
          </w:divBdr>
        </w:div>
      </w:divsChild>
    </w:div>
    <w:div w:id="1217427514">
      <w:bodyDiv w:val="1"/>
      <w:marLeft w:val="0"/>
      <w:marRight w:val="0"/>
      <w:marTop w:val="0"/>
      <w:marBottom w:val="0"/>
      <w:divBdr>
        <w:top w:val="none" w:sz="0" w:space="0" w:color="auto"/>
        <w:left w:val="none" w:sz="0" w:space="0" w:color="auto"/>
        <w:bottom w:val="none" w:sz="0" w:space="0" w:color="auto"/>
        <w:right w:val="none" w:sz="0" w:space="0" w:color="auto"/>
      </w:divBdr>
    </w:div>
    <w:div w:id="1218127840">
      <w:bodyDiv w:val="1"/>
      <w:marLeft w:val="0"/>
      <w:marRight w:val="0"/>
      <w:marTop w:val="0"/>
      <w:marBottom w:val="0"/>
      <w:divBdr>
        <w:top w:val="none" w:sz="0" w:space="0" w:color="auto"/>
        <w:left w:val="none" w:sz="0" w:space="0" w:color="auto"/>
        <w:bottom w:val="none" w:sz="0" w:space="0" w:color="auto"/>
        <w:right w:val="none" w:sz="0" w:space="0" w:color="auto"/>
      </w:divBdr>
    </w:div>
    <w:div w:id="1219980051">
      <w:bodyDiv w:val="1"/>
      <w:marLeft w:val="0"/>
      <w:marRight w:val="0"/>
      <w:marTop w:val="0"/>
      <w:marBottom w:val="0"/>
      <w:divBdr>
        <w:top w:val="none" w:sz="0" w:space="0" w:color="auto"/>
        <w:left w:val="none" w:sz="0" w:space="0" w:color="auto"/>
        <w:bottom w:val="none" w:sz="0" w:space="0" w:color="auto"/>
        <w:right w:val="none" w:sz="0" w:space="0" w:color="auto"/>
      </w:divBdr>
    </w:div>
    <w:div w:id="1221091955">
      <w:bodyDiv w:val="1"/>
      <w:marLeft w:val="0"/>
      <w:marRight w:val="0"/>
      <w:marTop w:val="0"/>
      <w:marBottom w:val="0"/>
      <w:divBdr>
        <w:top w:val="none" w:sz="0" w:space="0" w:color="auto"/>
        <w:left w:val="none" w:sz="0" w:space="0" w:color="auto"/>
        <w:bottom w:val="none" w:sz="0" w:space="0" w:color="auto"/>
        <w:right w:val="none" w:sz="0" w:space="0" w:color="auto"/>
      </w:divBdr>
      <w:divsChild>
        <w:div w:id="1654021356">
          <w:marLeft w:val="360"/>
          <w:marRight w:val="0"/>
          <w:marTop w:val="200"/>
          <w:marBottom w:val="0"/>
          <w:divBdr>
            <w:top w:val="none" w:sz="0" w:space="0" w:color="auto"/>
            <w:left w:val="none" w:sz="0" w:space="0" w:color="auto"/>
            <w:bottom w:val="none" w:sz="0" w:space="0" w:color="auto"/>
            <w:right w:val="none" w:sz="0" w:space="0" w:color="auto"/>
          </w:divBdr>
        </w:div>
        <w:div w:id="809635675">
          <w:marLeft w:val="360"/>
          <w:marRight w:val="0"/>
          <w:marTop w:val="200"/>
          <w:marBottom w:val="0"/>
          <w:divBdr>
            <w:top w:val="none" w:sz="0" w:space="0" w:color="auto"/>
            <w:left w:val="none" w:sz="0" w:space="0" w:color="auto"/>
            <w:bottom w:val="none" w:sz="0" w:space="0" w:color="auto"/>
            <w:right w:val="none" w:sz="0" w:space="0" w:color="auto"/>
          </w:divBdr>
        </w:div>
        <w:div w:id="1655063564">
          <w:marLeft w:val="360"/>
          <w:marRight w:val="0"/>
          <w:marTop w:val="200"/>
          <w:marBottom w:val="0"/>
          <w:divBdr>
            <w:top w:val="none" w:sz="0" w:space="0" w:color="auto"/>
            <w:left w:val="none" w:sz="0" w:space="0" w:color="auto"/>
            <w:bottom w:val="none" w:sz="0" w:space="0" w:color="auto"/>
            <w:right w:val="none" w:sz="0" w:space="0" w:color="auto"/>
          </w:divBdr>
        </w:div>
        <w:div w:id="1952587913">
          <w:marLeft w:val="360"/>
          <w:marRight w:val="0"/>
          <w:marTop w:val="200"/>
          <w:marBottom w:val="0"/>
          <w:divBdr>
            <w:top w:val="none" w:sz="0" w:space="0" w:color="auto"/>
            <w:left w:val="none" w:sz="0" w:space="0" w:color="auto"/>
            <w:bottom w:val="none" w:sz="0" w:space="0" w:color="auto"/>
            <w:right w:val="none" w:sz="0" w:space="0" w:color="auto"/>
          </w:divBdr>
        </w:div>
      </w:divsChild>
    </w:div>
    <w:div w:id="1246764245">
      <w:bodyDiv w:val="1"/>
      <w:marLeft w:val="0"/>
      <w:marRight w:val="0"/>
      <w:marTop w:val="0"/>
      <w:marBottom w:val="0"/>
      <w:divBdr>
        <w:top w:val="none" w:sz="0" w:space="0" w:color="auto"/>
        <w:left w:val="none" w:sz="0" w:space="0" w:color="auto"/>
        <w:bottom w:val="none" w:sz="0" w:space="0" w:color="auto"/>
        <w:right w:val="none" w:sz="0" w:space="0" w:color="auto"/>
      </w:divBdr>
    </w:div>
    <w:div w:id="1253389881">
      <w:bodyDiv w:val="1"/>
      <w:marLeft w:val="0"/>
      <w:marRight w:val="0"/>
      <w:marTop w:val="0"/>
      <w:marBottom w:val="0"/>
      <w:divBdr>
        <w:top w:val="none" w:sz="0" w:space="0" w:color="auto"/>
        <w:left w:val="none" w:sz="0" w:space="0" w:color="auto"/>
        <w:bottom w:val="none" w:sz="0" w:space="0" w:color="auto"/>
        <w:right w:val="none" w:sz="0" w:space="0" w:color="auto"/>
      </w:divBdr>
    </w:div>
    <w:div w:id="1259095884">
      <w:bodyDiv w:val="1"/>
      <w:marLeft w:val="0"/>
      <w:marRight w:val="0"/>
      <w:marTop w:val="0"/>
      <w:marBottom w:val="0"/>
      <w:divBdr>
        <w:top w:val="none" w:sz="0" w:space="0" w:color="auto"/>
        <w:left w:val="none" w:sz="0" w:space="0" w:color="auto"/>
        <w:bottom w:val="none" w:sz="0" w:space="0" w:color="auto"/>
        <w:right w:val="none" w:sz="0" w:space="0" w:color="auto"/>
      </w:divBdr>
    </w:div>
    <w:div w:id="1276525435">
      <w:bodyDiv w:val="1"/>
      <w:marLeft w:val="0"/>
      <w:marRight w:val="0"/>
      <w:marTop w:val="0"/>
      <w:marBottom w:val="0"/>
      <w:divBdr>
        <w:top w:val="none" w:sz="0" w:space="0" w:color="auto"/>
        <w:left w:val="none" w:sz="0" w:space="0" w:color="auto"/>
        <w:bottom w:val="none" w:sz="0" w:space="0" w:color="auto"/>
        <w:right w:val="none" w:sz="0" w:space="0" w:color="auto"/>
      </w:divBdr>
    </w:div>
    <w:div w:id="1284724231">
      <w:bodyDiv w:val="1"/>
      <w:marLeft w:val="0"/>
      <w:marRight w:val="0"/>
      <w:marTop w:val="0"/>
      <w:marBottom w:val="0"/>
      <w:divBdr>
        <w:top w:val="none" w:sz="0" w:space="0" w:color="auto"/>
        <w:left w:val="none" w:sz="0" w:space="0" w:color="auto"/>
        <w:bottom w:val="none" w:sz="0" w:space="0" w:color="auto"/>
        <w:right w:val="none" w:sz="0" w:space="0" w:color="auto"/>
      </w:divBdr>
    </w:div>
    <w:div w:id="1285036035">
      <w:bodyDiv w:val="1"/>
      <w:marLeft w:val="0"/>
      <w:marRight w:val="0"/>
      <w:marTop w:val="0"/>
      <w:marBottom w:val="0"/>
      <w:divBdr>
        <w:top w:val="none" w:sz="0" w:space="0" w:color="auto"/>
        <w:left w:val="none" w:sz="0" w:space="0" w:color="auto"/>
        <w:bottom w:val="none" w:sz="0" w:space="0" w:color="auto"/>
        <w:right w:val="none" w:sz="0" w:space="0" w:color="auto"/>
      </w:divBdr>
    </w:div>
    <w:div w:id="1311524519">
      <w:bodyDiv w:val="1"/>
      <w:marLeft w:val="0"/>
      <w:marRight w:val="0"/>
      <w:marTop w:val="0"/>
      <w:marBottom w:val="0"/>
      <w:divBdr>
        <w:top w:val="none" w:sz="0" w:space="0" w:color="auto"/>
        <w:left w:val="none" w:sz="0" w:space="0" w:color="auto"/>
        <w:bottom w:val="none" w:sz="0" w:space="0" w:color="auto"/>
        <w:right w:val="none" w:sz="0" w:space="0" w:color="auto"/>
      </w:divBdr>
    </w:div>
    <w:div w:id="1321733003">
      <w:bodyDiv w:val="1"/>
      <w:marLeft w:val="0"/>
      <w:marRight w:val="0"/>
      <w:marTop w:val="0"/>
      <w:marBottom w:val="0"/>
      <w:divBdr>
        <w:top w:val="none" w:sz="0" w:space="0" w:color="auto"/>
        <w:left w:val="none" w:sz="0" w:space="0" w:color="auto"/>
        <w:bottom w:val="none" w:sz="0" w:space="0" w:color="auto"/>
        <w:right w:val="none" w:sz="0" w:space="0" w:color="auto"/>
      </w:divBdr>
    </w:div>
    <w:div w:id="1362436490">
      <w:bodyDiv w:val="1"/>
      <w:marLeft w:val="0"/>
      <w:marRight w:val="0"/>
      <w:marTop w:val="0"/>
      <w:marBottom w:val="0"/>
      <w:divBdr>
        <w:top w:val="none" w:sz="0" w:space="0" w:color="auto"/>
        <w:left w:val="none" w:sz="0" w:space="0" w:color="auto"/>
        <w:bottom w:val="none" w:sz="0" w:space="0" w:color="auto"/>
        <w:right w:val="none" w:sz="0" w:space="0" w:color="auto"/>
      </w:divBdr>
      <w:divsChild>
        <w:div w:id="2112896196">
          <w:marLeft w:val="0"/>
          <w:marRight w:val="0"/>
          <w:marTop w:val="0"/>
          <w:marBottom w:val="0"/>
          <w:divBdr>
            <w:top w:val="none" w:sz="0" w:space="0" w:color="auto"/>
            <w:left w:val="none" w:sz="0" w:space="0" w:color="auto"/>
            <w:bottom w:val="none" w:sz="0" w:space="0" w:color="auto"/>
            <w:right w:val="none" w:sz="0" w:space="0" w:color="auto"/>
          </w:divBdr>
          <w:divsChild>
            <w:div w:id="80835719">
              <w:marLeft w:val="0"/>
              <w:marRight w:val="0"/>
              <w:marTop w:val="0"/>
              <w:marBottom w:val="0"/>
              <w:divBdr>
                <w:top w:val="none" w:sz="0" w:space="0" w:color="auto"/>
                <w:left w:val="none" w:sz="0" w:space="0" w:color="auto"/>
                <w:bottom w:val="none" w:sz="0" w:space="0" w:color="auto"/>
                <w:right w:val="none" w:sz="0" w:space="0" w:color="auto"/>
              </w:divBdr>
              <w:divsChild>
                <w:div w:id="13917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7061">
          <w:marLeft w:val="0"/>
          <w:marRight w:val="0"/>
          <w:marTop w:val="0"/>
          <w:marBottom w:val="0"/>
          <w:divBdr>
            <w:top w:val="none" w:sz="0" w:space="0" w:color="auto"/>
            <w:left w:val="none" w:sz="0" w:space="0" w:color="auto"/>
            <w:bottom w:val="none" w:sz="0" w:space="0" w:color="auto"/>
            <w:right w:val="none" w:sz="0" w:space="0" w:color="auto"/>
          </w:divBdr>
          <w:divsChild>
            <w:div w:id="100807696">
              <w:marLeft w:val="0"/>
              <w:marRight w:val="0"/>
              <w:marTop w:val="0"/>
              <w:marBottom w:val="0"/>
              <w:divBdr>
                <w:top w:val="none" w:sz="0" w:space="0" w:color="auto"/>
                <w:left w:val="none" w:sz="0" w:space="0" w:color="auto"/>
                <w:bottom w:val="none" w:sz="0" w:space="0" w:color="auto"/>
                <w:right w:val="none" w:sz="0" w:space="0" w:color="auto"/>
              </w:divBdr>
              <w:divsChild>
                <w:div w:id="1116752471">
                  <w:marLeft w:val="0"/>
                  <w:marRight w:val="0"/>
                  <w:marTop w:val="0"/>
                  <w:marBottom w:val="0"/>
                  <w:divBdr>
                    <w:top w:val="none" w:sz="0" w:space="0" w:color="auto"/>
                    <w:left w:val="none" w:sz="0" w:space="0" w:color="auto"/>
                    <w:bottom w:val="none" w:sz="0" w:space="0" w:color="auto"/>
                    <w:right w:val="none" w:sz="0" w:space="0" w:color="auto"/>
                  </w:divBdr>
                  <w:divsChild>
                    <w:div w:id="60858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439932">
          <w:marLeft w:val="0"/>
          <w:marRight w:val="0"/>
          <w:marTop w:val="100"/>
          <w:marBottom w:val="0"/>
          <w:divBdr>
            <w:top w:val="none" w:sz="0" w:space="0" w:color="auto"/>
            <w:left w:val="none" w:sz="0" w:space="0" w:color="auto"/>
            <w:bottom w:val="none" w:sz="0" w:space="0" w:color="auto"/>
            <w:right w:val="none" w:sz="0" w:space="0" w:color="auto"/>
          </w:divBdr>
          <w:divsChild>
            <w:div w:id="2027752645">
              <w:marLeft w:val="0"/>
              <w:marRight w:val="0"/>
              <w:marTop w:val="0"/>
              <w:marBottom w:val="0"/>
              <w:divBdr>
                <w:top w:val="none" w:sz="0" w:space="0" w:color="auto"/>
                <w:left w:val="none" w:sz="0" w:space="0" w:color="auto"/>
                <w:bottom w:val="none" w:sz="0" w:space="0" w:color="auto"/>
                <w:right w:val="none" w:sz="0" w:space="0" w:color="auto"/>
              </w:divBdr>
              <w:divsChild>
                <w:div w:id="1780952324">
                  <w:marLeft w:val="0"/>
                  <w:marRight w:val="0"/>
                  <w:marTop w:val="0"/>
                  <w:marBottom w:val="0"/>
                  <w:divBdr>
                    <w:top w:val="none" w:sz="0" w:space="0" w:color="auto"/>
                    <w:left w:val="none" w:sz="0" w:space="0" w:color="auto"/>
                    <w:bottom w:val="none" w:sz="0" w:space="0" w:color="auto"/>
                    <w:right w:val="none" w:sz="0" w:space="0" w:color="auto"/>
                  </w:divBdr>
                  <w:divsChild>
                    <w:div w:id="858012879">
                      <w:marLeft w:val="0"/>
                      <w:marRight w:val="0"/>
                      <w:marTop w:val="0"/>
                      <w:marBottom w:val="0"/>
                      <w:divBdr>
                        <w:top w:val="none" w:sz="0" w:space="0" w:color="auto"/>
                        <w:left w:val="none" w:sz="0" w:space="0" w:color="auto"/>
                        <w:bottom w:val="none" w:sz="0" w:space="0" w:color="auto"/>
                        <w:right w:val="none" w:sz="0" w:space="0" w:color="auto"/>
                      </w:divBdr>
                      <w:divsChild>
                        <w:div w:id="119067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8025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363164269">
      <w:bodyDiv w:val="1"/>
      <w:marLeft w:val="0"/>
      <w:marRight w:val="0"/>
      <w:marTop w:val="0"/>
      <w:marBottom w:val="0"/>
      <w:divBdr>
        <w:top w:val="none" w:sz="0" w:space="0" w:color="auto"/>
        <w:left w:val="none" w:sz="0" w:space="0" w:color="auto"/>
        <w:bottom w:val="none" w:sz="0" w:space="0" w:color="auto"/>
        <w:right w:val="none" w:sz="0" w:space="0" w:color="auto"/>
      </w:divBdr>
    </w:div>
    <w:div w:id="1372732926">
      <w:bodyDiv w:val="1"/>
      <w:marLeft w:val="0"/>
      <w:marRight w:val="0"/>
      <w:marTop w:val="0"/>
      <w:marBottom w:val="0"/>
      <w:divBdr>
        <w:top w:val="none" w:sz="0" w:space="0" w:color="auto"/>
        <w:left w:val="none" w:sz="0" w:space="0" w:color="auto"/>
        <w:bottom w:val="none" w:sz="0" w:space="0" w:color="auto"/>
        <w:right w:val="none" w:sz="0" w:space="0" w:color="auto"/>
      </w:divBdr>
    </w:div>
    <w:div w:id="1377897525">
      <w:bodyDiv w:val="1"/>
      <w:marLeft w:val="0"/>
      <w:marRight w:val="0"/>
      <w:marTop w:val="0"/>
      <w:marBottom w:val="0"/>
      <w:divBdr>
        <w:top w:val="none" w:sz="0" w:space="0" w:color="auto"/>
        <w:left w:val="none" w:sz="0" w:space="0" w:color="auto"/>
        <w:bottom w:val="none" w:sz="0" w:space="0" w:color="auto"/>
        <w:right w:val="none" w:sz="0" w:space="0" w:color="auto"/>
      </w:divBdr>
    </w:div>
    <w:div w:id="1378814605">
      <w:bodyDiv w:val="1"/>
      <w:marLeft w:val="0"/>
      <w:marRight w:val="0"/>
      <w:marTop w:val="0"/>
      <w:marBottom w:val="0"/>
      <w:divBdr>
        <w:top w:val="none" w:sz="0" w:space="0" w:color="auto"/>
        <w:left w:val="none" w:sz="0" w:space="0" w:color="auto"/>
        <w:bottom w:val="none" w:sz="0" w:space="0" w:color="auto"/>
        <w:right w:val="none" w:sz="0" w:space="0" w:color="auto"/>
      </w:divBdr>
    </w:div>
    <w:div w:id="1487168646">
      <w:bodyDiv w:val="1"/>
      <w:marLeft w:val="0"/>
      <w:marRight w:val="0"/>
      <w:marTop w:val="0"/>
      <w:marBottom w:val="0"/>
      <w:divBdr>
        <w:top w:val="none" w:sz="0" w:space="0" w:color="auto"/>
        <w:left w:val="none" w:sz="0" w:space="0" w:color="auto"/>
        <w:bottom w:val="none" w:sz="0" w:space="0" w:color="auto"/>
        <w:right w:val="none" w:sz="0" w:space="0" w:color="auto"/>
      </w:divBdr>
    </w:div>
    <w:div w:id="1499349855">
      <w:bodyDiv w:val="1"/>
      <w:marLeft w:val="0"/>
      <w:marRight w:val="0"/>
      <w:marTop w:val="0"/>
      <w:marBottom w:val="0"/>
      <w:divBdr>
        <w:top w:val="none" w:sz="0" w:space="0" w:color="auto"/>
        <w:left w:val="none" w:sz="0" w:space="0" w:color="auto"/>
        <w:bottom w:val="none" w:sz="0" w:space="0" w:color="auto"/>
        <w:right w:val="none" w:sz="0" w:space="0" w:color="auto"/>
      </w:divBdr>
    </w:div>
    <w:div w:id="1534728225">
      <w:bodyDiv w:val="1"/>
      <w:marLeft w:val="0"/>
      <w:marRight w:val="0"/>
      <w:marTop w:val="0"/>
      <w:marBottom w:val="0"/>
      <w:divBdr>
        <w:top w:val="none" w:sz="0" w:space="0" w:color="auto"/>
        <w:left w:val="none" w:sz="0" w:space="0" w:color="auto"/>
        <w:bottom w:val="none" w:sz="0" w:space="0" w:color="auto"/>
        <w:right w:val="none" w:sz="0" w:space="0" w:color="auto"/>
      </w:divBdr>
    </w:div>
    <w:div w:id="1536234369">
      <w:bodyDiv w:val="1"/>
      <w:marLeft w:val="0"/>
      <w:marRight w:val="0"/>
      <w:marTop w:val="0"/>
      <w:marBottom w:val="0"/>
      <w:divBdr>
        <w:top w:val="none" w:sz="0" w:space="0" w:color="auto"/>
        <w:left w:val="none" w:sz="0" w:space="0" w:color="auto"/>
        <w:bottom w:val="none" w:sz="0" w:space="0" w:color="auto"/>
        <w:right w:val="none" w:sz="0" w:space="0" w:color="auto"/>
      </w:divBdr>
    </w:div>
    <w:div w:id="1536384762">
      <w:bodyDiv w:val="1"/>
      <w:marLeft w:val="0"/>
      <w:marRight w:val="0"/>
      <w:marTop w:val="0"/>
      <w:marBottom w:val="0"/>
      <w:divBdr>
        <w:top w:val="none" w:sz="0" w:space="0" w:color="auto"/>
        <w:left w:val="none" w:sz="0" w:space="0" w:color="auto"/>
        <w:bottom w:val="none" w:sz="0" w:space="0" w:color="auto"/>
        <w:right w:val="none" w:sz="0" w:space="0" w:color="auto"/>
      </w:divBdr>
    </w:div>
    <w:div w:id="1549367653">
      <w:bodyDiv w:val="1"/>
      <w:marLeft w:val="0"/>
      <w:marRight w:val="0"/>
      <w:marTop w:val="0"/>
      <w:marBottom w:val="0"/>
      <w:divBdr>
        <w:top w:val="none" w:sz="0" w:space="0" w:color="auto"/>
        <w:left w:val="none" w:sz="0" w:space="0" w:color="auto"/>
        <w:bottom w:val="none" w:sz="0" w:space="0" w:color="auto"/>
        <w:right w:val="none" w:sz="0" w:space="0" w:color="auto"/>
      </w:divBdr>
    </w:div>
    <w:div w:id="1558080567">
      <w:bodyDiv w:val="1"/>
      <w:marLeft w:val="0"/>
      <w:marRight w:val="0"/>
      <w:marTop w:val="0"/>
      <w:marBottom w:val="0"/>
      <w:divBdr>
        <w:top w:val="none" w:sz="0" w:space="0" w:color="auto"/>
        <w:left w:val="none" w:sz="0" w:space="0" w:color="auto"/>
        <w:bottom w:val="none" w:sz="0" w:space="0" w:color="auto"/>
        <w:right w:val="none" w:sz="0" w:space="0" w:color="auto"/>
      </w:divBdr>
    </w:div>
    <w:div w:id="1604387009">
      <w:bodyDiv w:val="1"/>
      <w:marLeft w:val="0"/>
      <w:marRight w:val="0"/>
      <w:marTop w:val="0"/>
      <w:marBottom w:val="0"/>
      <w:divBdr>
        <w:top w:val="none" w:sz="0" w:space="0" w:color="auto"/>
        <w:left w:val="none" w:sz="0" w:space="0" w:color="auto"/>
        <w:bottom w:val="none" w:sz="0" w:space="0" w:color="auto"/>
        <w:right w:val="none" w:sz="0" w:space="0" w:color="auto"/>
      </w:divBdr>
    </w:div>
    <w:div w:id="1611933106">
      <w:bodyDiv w:val="1"/>
      <w:marLeft w:val="0"/>
      <w:marRight w:val="0"/>
      <w:marTop w:val="0"/>
      <w:marBottom w:val="0"/>
      <w:divBdr>
        <w:top w:val="none" w:sz="0" w:space="0" w:color="auto"/>
        <w:left w:val="none" w:sz="0" w:space="0" w:color="auto"/>
        <w:bottom w:val="none" w:sz="0" w:space="0" w:color="auto"/>
        <w:right w:val="none" w:sz="0" w:space="0" w:color="auto"/>
      </w:divBdr>
    </w:div>
    <w:div w:id="1623657038">
      <w:bodyDiv w:val="1"/>
      <w:marLeft w:val="0"/>
      <w:marRight w:val="0"/>
      <w:marTop w:val="0"/>
      <w:marBottom w:val="0"/>
      <w:divBdr>
        <w:top w:val="none" w:sz="0" w:space="0" w:color="auto"/>
        <w:left w:val="none" w:sz="0" w:space="0" w:color="auto"/>
        <w:bottom w:val="none" w:sz="0" w:space="0" w:color="auto"/>
        <w:right w:val="none" w:sz="0" w:space="0" w:color="auto"/>
      </w:divBdr>
    </w:div>
    <w:div w:id="1636056537">
      <w:bodyDiv w:val="1"/>
      <w:marLeft w:val="0"/>
      <w:marRight w:val="0"/>
      <w:marTop w:val="0"/>
      <w:marBottom w:val="0"/>
      <w:divBdr>
        <w:top w:val="none" w:sz="0" w:space="0" w:color="auto"/>
        <w:left w:val="none" w:sz="0" w:space="0" w:color="auto"/>
        <w:bottom w:val="none" w:sz="0" w:space="0" w:color="auto"/>
        <w:right w:val="none" w:sz="0" w:space="0" w:color="auto"/>
      </w:divBdr>
    </w:div>
    <w:div w:id="1652363139">
      <w:bodyDiv w:val="1"/>
      <w:marLeft w:val="0"/>
      <w:marRight w:val="0"/>
      <w:marTop w:val="0"/>
      <w:marBottom w:val="0"/>
      <w:divBdr>
        <w:top w:val="none" w:sz="0" w:space="0" w:color="auto"/>
        <w:left w:val="none" w:sz="0" w:space="0" w:color="auto"/>
        <w:bottom w:val="none" w:sz="0" w:space="0" w:color="auto"/>
        <w:right w:val="none" w:sz="0" w:space="0" w:color="auto"/>
      </w:divBdr>
    </w:div>
    <w:div w:id="1692756066">
      <w:bodyDiv w:val="1"/>
      <w:marLeft w:val="0"/>
      <w:marRight w:val="0"/>
      <w:marTop w:val="0"/>
      <w:marBottom w:val="0"/>
      <w:divBdr>
        <w:top w:val="none" w:sz="0" w:space="0" w:color="auto"/>
        <w:left w:val="none" w:sz="0" w:space="0" w:color="auto"/>
        <w:bottom w:val="none" w:sz="0" w:space="0" w:color="auto"/>
        <w:right w:val="none" w:sz="0" w:space="0" w:color="auto"/>
      </w:divBdr>
    </w:div>
    <w:div w:id="1727148579">
      <w:bodyDiv w:val="1"/>
      <w:marLeft w:val="0"/>
      <w:marRight w:val="0"/>
      <w:marTop w:val="0"/>
      <w:marBottom w:val="0"/>
      <w:divBdr>
        <w:top w:val="none" w:sz="0" w:space="0" w:color="auto"/>
        <w:left w:val="none" w:sz="0" w:space="0" w:color="auto"/>
        <w:bottom w:val="none" w:sz="0" w:space="0" w:color="auto"/>
        <w:right w:val="none" w:sz="0" w:space="0" w:color="auto"/>
      </w:divBdr>
    </w:div>
    <w:div w:id="1743411223">
      <w:bodyDiv w:val="1"/>
      <w:marLeft w:val="0"/>
      <w:marRight w:val="0"/>
      <w:marTop w:val="0"/>
      <w:marBottom w:val="0"/>
      <w:divBdr>
        <w:top w:val="none" w:sz="0" w:space="0" w:color="auto"/>
        <w:left w:val="none" w:sz="0" w:space="0" w:color="auto"/>
        <w:bottom w:val="none" w:sz="0" w:space="0" w:color="auto"/>
        <w:right w:val="none" w:sz="0" w:space="0" w:color="auto"/>
      </w:divBdr>
    </w:div>
    <w:div w:id="1750808466">
      <w:bodyDiv w:val="1"/>
      <w:marLeft w:val="0"/>
      <w:marRight w:val="0"/>
      <w:marTop w:val="0"/>
      <w:marBottom w:val="0"/>
      <w:divBdr>
        <w:top w:val="none" w:sz="0" w:space="0" w:color="auto"/>
        <w:left w:val="none" w:sz="0" w:space="0" w:color="auto"/>
        <w:bottom w:val="none" w:sz="0" w:space="0" w:color="auto"/>
        <w:right w:val="none" w:sz="0" w:space="0" w:color="auto"/>
      </w:divBdr>
    </w:div>
    <w:div w:id="1766270246">
      <w:bodyDiv w:val="1"/>
      <w:marLeft w:val="0"/>
      <w:marRight w:val="0"/>
      <w:marTop w:val="0"/>
      <w:marBottom w:val="0"/>
      <w:divBdr>
        <w:top w:val="none" w:sz="0" w:space="0" w:color="auto"/>
        <w:left w:val="none" w:sz="0" w:space="0" w:color="auto"/>
        <w:bottom w:val="none" w:sz="0" w:space="0" w:color="auto"/>
        <w:right w:val="none" w:sz="0" w:space="0" w:color="auto"/>
      </w:divBdr>
      <w:divsChild>
        <w:div w:id="406420841">
          <w:marLeft w:val="0"/>
          <w:marRight w:val="0"/>
          <w:marTop w:val="100"/>
          <w:marBottom w:val="0"/>
          <w:divBdr>
            <w:top w:val="none" w:sz="0" w:space="0" w:color="auto"/>
            <w:left w:val="none" w:sz="0" w:space="0" w:color="auto"/>
            <w:bottom w:val="none" w:sz="0" w:space="0" w:color="auto"/>
            <w:right w:val="none" w:sz="0" w:space="0" w:color="auto"/>
          </w:divBdr>
          <w:divsChild>
            <w:div w:id="46801385">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sChild>
                    <w:div w:id="1608804749">
                      <w:marLeft w:val="0"/>
                      <w:marRight w:val="0"/>
                      <w:marTop w:val="0"/>
                      <w:marBottom w:val="0"/>
                      <w:divBdr>
                        <w:top w:val="none" w:sz="0" w:space="0" w:color="auto"/>
                        <w:left w:val="none" w:sz="0" w:space="0" w:color="auto"/>
                        <w:bottom w:val="none" w:sz="0" w:space="0" w:color="auto"/>
                        <w:right w:val="none" w:sz="0" w:space="0" w:color="auto"/>
                      </w:divBdr>
                      <w:divsChild>
                        <w:div w:id="16550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7671">
              <w:marLeft w:val="0"/>
              <w:marRight w:val="0"/>
              <w:marTop w:val="60"/>
              <w:marBottom w:val="0"/>
              <w:divBdr>
                <w:top w:val="none" w:sz="0" w:space="0" w:color="auto"/>
                <w:left w:val="none" w:sz="0" w:space="0" w:color="auto"/>
                <w:bottom w:val="none" w:sz="0" w:space="0" w:color="auto"/>
                <w:right w:val="none" w:sz="0" w:space="0" w:color="auto"/>
              </w:divBdr>
            </w:div>
          </w:divsChild>
        </w:div>
        <w:div w:id="1847479798">
          <w:marLeft w:val="0"/>
          <w:marRight w:val="0"/>
          <w:marTop w:val="0"/>
          <w:marBottom w:val="0"/>
          <w:divBdr>
            <w:top w:val="none" w:sz="0" w:space="0" w:color="auto"/>
            <w:left w:val="none" w:sz="0" w:space="0" w:color="auto"/>
            <w:bottom w:val="none" w:sz="0" w:space="0" w:color="auto"/>
            <w:right w:val="none" w:sz="0" w:space="0" w:color="auto"/>
          </w:divBdr>
          <w:divsChild>
            <w:div w:id="699672051">
              <w:marLeft w:val="0"/>
              <w:marRight w:val="0"/>
              <w:marTop w:val="0"/>
              <w:marBottom w:val="0"/>
              <w:divBdr>
                <w:top w:val="none" w:sz="0" w:space="0" w:color="auto"/>
                <w:left w:val="none" w:sz="0" w:space="0" w:color="auto"/>
                <w:bottom w:val="none" w:sz="0" w:space="0" w:color="auto"/>
                <w:right w:val="none" w:sz="0" w:space="0" w:color="auto"/>
              </w:divBdr>
              <w:divsChild>
                <w:div w:id="1923760661">
                  <w:marLeft w:val="0"/>
                  <w:marRight w:val="0"/>
                  <w:marTop w:val="0"/>
                  <w:marBottom w:val="0"/>
                  <w:divBdr>
                    <w:top w:val="none" w:sz="0" w:space="0" w:color="auto"/>
                    <w:left w:val="none" w:sz="0" w:space="0" w:color="auto"/>
                    <w:bottom w:val="none" w:sz="0" w:space="0" w:color="auto"/>
                    <w:right w:val="none" w:sz="0" w:space="0" w:color="auto"/>
                  </w:divBdr>
                  <w:divsChild>
                    <w:div w:id="52266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576295">
          <w:marLeft w:val="0"/>
          <w:marRight w:val="0"/>
          <w:marTop w:val="0"/>
          <w:marBottom w:val="0"/>
          <w:divBdr>
            <w:top w:val="none" w:sz="0" w:space="0" w:color="auto"/>
            <w:left w:val="none" w:sz="0" w:space="0" w:color="auto"/>
            <w:bottom w:val="none" w:sz="0" w:space="0" w:color="auto"/>
            <w:right w:val="none" w:sz="0" w:space="0" w:color="auto"/>
          </w:divBdr>
          <w:divsChild>
            <w:div w:id="1843007461">
              <w:marLeft w:val="0"/>
              <w:marRight w:val="0"/>
              <w:marTop w:val="0"/>
              <w:marBottom w:val="0"/>
              <w:divBdr>
                <w:top w:val="none" w:sz="0" w:space="0" w:color="auto"/>
                <w:left w:val="none" w:sz="0" w:space="0" w:color="auto"/>
                <w:bottom w:val="none" w:sz="0" w:space="0" w:color="auto"/>
                <w:right w:val="none" w:sz="0" w:space="0" w:color="auto"/>
              </w:divBdr>
              <w:divsChild>
                <w:div w:id="11351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34733">
      <w:bodyDiv w:val="1"/>
      <w:marLeft w:val="0"/>
      <w:marRight w:val="0"/>
      <w:marTop w:val="0"/>
      <w:marBottom w:val="0"/>
      <w:divBdr>
        <w:top w:val="none" w:sz="0" w:space="0" w:color="auto"/>
        <w:left w:val="none" w:sz="0" w:space="0" w:color="auto"/>
        <w:bottom w:val="none" w:sz="0" w:space="0" w:color="auto"/>
        <w:right w:val="none" w:sz="0" w:space="0" w:color="auto"/>
      </w:divBdr>
    </w:div>
    <w:div w:id="1790394795">
      <w:bodyDiv w:val="1"/>
      <w:marLeft w:val="0"/>
      <w:marRight w:val="0"/>
      <w:marTop w:val="0"/>
      <w:marBottom w:val="0"/>
      <w:divBdr>
        <w:top w:val="none" w:sz="0" w:space="0" w:color="auto"/>
        <w:left w:val="none" w:sz="0" w:space="0" w:color="auto"/>
        <w:bottom w:val="none" w:sz="0" w:space="0" w:color="auto"/>
        <w:right w:val="none" w:sz="0" w:space="0" w:color="auto"/>
      </w:divBdr>
    </w:div>
    <w:div w:id="1808088358">
      <w:bodyDiv w:val="1"/>
      <w:marLeft w:val="0"/>
      <w:marRight w:val="0"/>
      <w:marTop w:val="0"/>
      <w:marBottom w:val="0"/>
      <w:divBdr>
        <w:top w:val="none" w:sz="0" w:space="0" w:color="auto"/>
        <w:left w:val="none" w:sz="0" w:space="0" w:color="auto"/>
        <w:bottom w:val="none" w:sz="0" w:space="0" w:color="auto"/>
        <w:right w:val="none" w:sz="0" w:space="0" w:color="auto"/>
      </w:divBdr>
    </w:div>
    <w:div w:id="1819296667">
      <w:bodyDiv w:val="1"/>
      <w:marLeft w:val="0"/>
      <w:marRight w:val="0"/>
      <w:marTop w:val="0"/>
      <w:marBottom w:val="0"/>
      <w:divBdr>
        <w:top w:val="none" w:sz="0" w:space="0" w:color="auto"/>
        <w:left w:val="none" w:sz="0" w:space="0" w:color="auto"/>
        <w:bottom w:val="none" w:sz="0" w:space="0" w:color="auto"/>
        <w:right w:val="none" w:sz="0" w:space="0" w:color="auto"/>
      </w:divBdr>
    </w:div>
    <w:div w:id="1836922344">
      <w:bodyDiv w:val="1"/>
      <w:marLeft w:val="0"/>
      <w:marRight w:val="0"/>
      <w:marTop w:val="0"/>
      <w:marBottom w:val="0"/>
      <w:divBdr>
        <w:top w:val="none" w:sz="0" w:space="0" w:color="auto"/>
        <w:left w:val="none" w:sz="0" w:space="0" w:color="auto"/>
        <w:bottom w:val="none" w:sz="0" w:space="0" w:color="auto"/>
        <w:right w:val="none" w:sz="0" w:space="0" w:color="auto"/>
      </w:divBdr>
    </w:div>
    <w:div w:id="1846094023">
      <w:bodyDiv w:val="1"/>
      <w:marLeft w:val="0"/>
      <w:marRight w:val="0"/>
      <w:marTop w:val="0"/>
      <w:marBottom w:val="0"/>
      <w:divBdr>
        <w:top w:val="none" w:sz="0" w:space="0" w:color="auto"/>
        <w:left w:val="none" w:sz="0" w:space="0" w:color="auto"/>
        <w:bottom w:val="none" w:sz="0" w:space="0" w:color="auto"/>
        <w:right w:val="none" w:sz="0" w:space="0" w:color="auto"/>
      </w:divBdr>
    </w:div>
    <w:div w:id="1901356667">
      <w:bodyDiv w:val="1"/>
      <w:marLeft w:val="0"/>
      <w:marRight w:val="0"/>
      <w:marTop w:val="0"/>
      <w:marBottom w:val="0"/>
      <w:divBdr>
        <w:top w:val="none" w:sz="0" w:space="0" w:color="auto"/>
        <w:left w:val="none" w:sz="0" w:space="0" w:color="auto"/>
        <w:bottom w:val="none" w:sz="0" w:space="0" w:color="auto"/>
        <w:right w:val="none" w:sz="0" w:space="0" w:color="auto"/>
      </w:divBdr>
    </w:div>
    <w:div w:id="1905529066">
      <w:bodyDiv w:val="1"/>
      <w:marLeft w:val="0"/>
      <w:marRight w:val="0"/>
      <w:marTop w:val="0"/>
      <w:marBottom w:val="0"/>
      <w:divBdr>
        <w:top w:val="none" w:sz="0" w:space="0" w:color="auto"/>
        <w:left w:val="none" w:sz="0" w:space="0" w:color="auto"/>
        <w:bottom w:val="none" w:sz="0" w:space="0" w:color="auto"/>
        <w:right w:val="none" w:sz="0" w:space="0" w:color="auto"/>
      </w:divBdr>
    </w:div>
    <w:div w:id="1916432180">
      <w:bodyDiv w:val="1"/>
      <w:marLeft w:val="0"/>
      <w:marRight w:val="0"/>
      <w:marTop w:val="0"/>
      <w:marBottom w:val="0"/>
      <w:divBdr>
        <w:top w:val="none" w:sz="0" w:space="0" w:color="auto"/>
        <w:left w:val="none" w:sz="0" w:space="0" w:color="auto"/>
        <w:bottom w:val="none" w:sz="0" w:space="0" w:color="auto"/>
        <w:right w:val="none" w:sz="0" w:space="0" w:color="auto"/>
      </w:divBdr>
    </w:div>
    <w:div w:id="1918514942">
      <w:bodyDiv w:val="1"/>
      <w:marLeft w:val="0"/>
      <w:marRight w:val="0"/>
      <w:marTop w:val="0"/>
      <w:marBottom w:val="0"/>
      <w:divBdr>
        <w:top w:val="none" w:sz="0" w:space="0" w:color="auto"/>
        <w:left w:val="none" w:sz="0" w:space="0" w:color="auto"/>
        <w:bottom w:val="none" w:sz="0" w:space="0" w:color="auto"/>
        <w:right w:val="none" w:sz="0" w:space="0" w:color="auto"/>
      </w:divBdr>
    </w:div>
    <w:div w:id="2010329906">
      <w:bodyDiv w:val="1"/>
      <w:marLeft w:val="0"/>
      <w:marRight w:val="0"/>
      <w:marTop w:val="0"/>
      <w:marBottom w:val="0"/>
      <w:divBdr>
        <w:top w:val="none" w:sz="0" w:space="0" w:color="auto"/>
        <w:left w:val="none" w:sz="0" w:space="0" w:color="auto"/>
        <w:bottom w:val="none" w:sz="0" w:space="0" w:color="auto"/>
        <w:right w:val="none" w:sz="0" w:space="0" w:color="auto"/>
      </w:divBdr>
    </w:div>
    <w:div w:id="2083138335">
      <w:bodyDiv w:val="1"/>
      <w:marLeft w:val="0"/>
      <w:marRight w:val="0"/>
      <w:marTop w:val="0"/>
      <w:marBottom w:val="0"/>
      <w:divBdr>
        <w:top w:val="none" w:sz="0" w:space="0" w:color="auto"/>
        <w:left w:val="none" w:sz="0" w:space="0" w:color="auto"/>
        <w:bottom w:val="none" w:sz="0" w:space="0" w:color="auto"/>
        <w:right w:val="none" w:sz="0" w:space="0" w:color="auto"/>
      </w:divBdr>
    </w:div>
    <w:div w:id="2086564290">
      <w:bodyDiv w:val="1"/>
      <w:marLeft w:val="0"/>
      <w:marRight w:val="0"/>
      <w:marTop w:val="0"/>
      <w:marBottom w:val="0"/>
      <w:divBdr>
        <w:top w:val="none" w:sz="0" w:space="0" w:color="auto"/>
        <w:left w:val="none" w:sz="0" w:space="0" w:color="auto"/>
        <w:bottom w:val="none" w:sz="0" w:space="0" w:color="auto"/>
        <w:right w:val="none" w:sz="0" w:space="0" w:color="auto"/>
      </w:divBdr>
    </w:div>
    <w:div w:id="2115205170">
      <w:bodyDiv w:val="1"/>
      <w:marLeft w:val="0"/>
      <w:marRight w:val="0"/>
      <w:marTop w:val="0"/>
      <w:marBottom w:val="0"/>
      <w:divBdr>
        <w:top w:val="none" w:sz="0" w:space="0" w:color="auto"/>
        <w:left w:val="none" w:sz="0" w:space="0" w:color="auto"/>
        <w:bottom w:val="none" w:sz="0" w:space="0" w:color="auto"/>
        <w:right w:val="none" w:sz="0" w:space="0" w:color="auto"/>
      </w:divBdr>
    </w:div>
    <w:div w:id="2133472113">
      <w:bodyDiv w:val="1"/>
      <w:marLeft w:val="0"/>
      <w:marRight w:val="0"/>
      <w:marTop w:val="0"/>
      <w:marBottom w:val="0"/>
      <w:divBdr>
        <w:top w:val="none" w:sz="0" w:space="0" w:color="auto"/>
        <w:left w:val="none" w:sz="0" w:space="0" w:color="auto"/>
        <w:bottom w:val="none" w:sz="0" w:space="0" w:color="auto"/>
        <w:right w:val="none" w:sz="0" w:space="0" w:color="auto"/>
      </w:divBdr>
      <w:divsChild>
        <w:div w:id="1303384158">
          <w:marLeft w:val="1166"/>
          <w:marRight w:val="0"/>
          <w:marTop w:val="0"/>
          <w:marBottom w:val="0"/>
          <w:divBdr>
            <w:top w:val="none" w:sz="0" w:space="0" w:color="auto"/>
            <w:left w:val="none" w:sz="0" w:space="0" w:color="auto"/>
            <w:bottom w:val="none" w:sz="0" w:space="0" w:color="auto"/>
            <w:right w:val="none" w:sz="0" w:space="0" w:color="auto"/>
          </w:divBdr>
        </w:div>
      </w:divsChild>
    </w:div>
    <w:div w:id="2139494466">
      <w:bodyDiv w:val="1"/>
      <w:marLeft w:val="0"/>
      <w:marRight w:val="0"/>
      <w:marTop w:val="0"/>
      <w:marBottom w:val="0"/>
      <w:divBdr>
        <w:top w:val="none" w:sz="0" w:space="0" w:color="auto"/>
        <w:left w:val="none" w:sz="0" w:space="0" w:color="auto"/>
        <w:bottom w:val="none" w:sz="0" w:space="0" w:color="auto"/>
        <w:right w:val="none" w:sz="0" w:space="0" w:color="auto"/>
      </w:divBdr>
    </w:div>
    <w:div w:id="2139755512">
      <w:bodyDiv w:val="1"/>
      <w:marLeft w:val="0"/>
      <w:marRight w:val="0"/>
      <w:marTop w:val="0"/>
      <w:marBottom w:val="0"/>
      <w:divBdr>
        <w:top w:val="none" w:sz="0" w:space="0" w:color="auto"/>
        <w:left w:val="none" w:sz="0" w:space="0" w:color="auto"/>
        <w:bottom w:val="none" w:sz="0" w:space="0" w:color="auto"/>
        <w:right w:val="none" w:sz="0" w:space="0" w:color="auto"/>
      </w:divBdr>
    </w:div>
    <w:div w:id="2143881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9.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image" Target="media/image70.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8.xml"/><Relationship Id="rId58" Type="http://schemas.openxmlformats.org/officeDocument/2006/relationships/theme" Target="theme/theme1.xml"/><Relationship Id="rId5" Type="http://schemas.openxmlformats.org/officeDocument/2006/relationships/customXml" Target="../customXml/item4.xml"/><Relationship Id="rId19" Type="http://schemas.openxmlformats.org/officeDocument/2006/relationships/footer" Target="footer4.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6.png"/><Relationship Id="rId3" Type="http://schemas.openxmlformats.org/officeDocument/2006/relationships/customXml" Target="../customXml/item2.xml"/><Relationship Id="rId12" Type="http://schemas.openxmlformats.org/officeDocument/2006/relationships/image" Target="media/image2.emf"/><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eader" Target="header4.xml"/><Relationship Id="rId41" Type="http://schemas.openxmlformats.org/officeDocument/2006/relationships/image" Target="media/image16.png"/><Relationship Id="rId54" Type="http://schemas.openxmlformats.org/officeDocument/2006/relationships/header" Target="header8.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1.emf"/><Relationship Id="rId36" Type="http://schemas.openxmlformats.org/officeDocument/2006/relationships/image" Target="media/image11.png"/><Relationship Id="rId49" Type="http://schemas.openxmlformats.org/officeDocument/2006/relationships/image" Target="media/image24.png"/><Relationship Id="rId57"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header" Target="header7.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5543FE869EBB4087429AABDD02B008" ma:contentTypeVersion="4" ma:contentTypeDescription="Create a new document." ma:contentTypeScope="" ma:versionID="a5848c50d37dbd5088d19a6d0bd3a8eb">
  <xsd:schema xmlns:xsd="http://www.w3.org/2001/XMLSchema" xmlns:xs="http://www.w3.org/2001/XMLSchema" xmlns:p="http://schemas.microsoft.com/office/2006/metadata/properties" xmlns:ns2="ffe4f730-5ee0-4386-beca-4f95cbb9cb5b" targetNamespace="http://schemas.microsoft.com/office/2006/metadata/properties" ma:root="true" ma:fieldsID="5f90188c22f9c0f8d765f7aac53bba26" ns2:_="">
    <xsd:import namespace="ffe4f730-5ee0-4386-beca-4f95cbb9cb5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e4f730-5ee0-4386-beca-4f95cbb9c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4</b:RefOrder>
  </b:Source>
  <b:Source>
    <b:Tag>MAT98</b:Tag>
    <b:SourceType>JournalArticle</b:SourceType>
    <b:Guid>{9D565D82-81A0-45F4-94E8-10DE05F0EAC8}</b:Guid>
    <b:Author>
      <b:Author>
        <b:NameList>
          <b:Person>
            <b:Last>MATTEO GOLFARELLI</b:Last>
            <b:First>DARIO</b:First>
            <b:Middle>MAIO and STEFANO RIZZI</b:Middle>
          </b:Person>
        </b:NameList>
      </b:Author>
    </b:Author>
    <b:Title>THE DIMENSIONAL FACT MODEL: A CONCEPTUAL MODEL FOR DATA WAREHOUSES</b:Title>
    <b:Year>1998</b:Year>
    <b:JournalName>International Journal of Cooperative Information Systems</b:JournalName>
    <b:RefOrder>1</b:RefOrder>
  </b:Source>
  <b:Source>
    <b:Tag>Dig20</b:Tag>
    <b:SourceType>Report</b:SourceType>
    <b:Guid>{18D78473-8CF8-4F16-90A4-C7820E87F9F2}</b:Guid>
    <b:Author>
      <b:Author>
        <b:NameList>
          <b:Person>
            <b:Last>Dignos</b:Last>
            <b:First>Anton</b:First>
          </b:Person>
        </b:NameList>
      </b:Author>
    </b:Author>
    <b:Title>Lecture Notes</b:Title>
    <b:Year>2020</b:Year>
    <b:RefOrder>5</b:RefOrder>
  </b:Source>
  <b:Source>
    <b:Tag>Jul14</b:Tag>
    <b:SourceType>Report</b:SourceType>
    <b:Guid>{F77A630C-86C8-46F5-9AC8-9258EE062116}</b:Guid>
    <b:Author>
      <b:Author>
        <b:NameList>
          <b:Person>
            <b:Last>Prenner</b:Last>
            <b:First>Julian</b:First>
            <b:Middle>Aron</b:Middle>
          </b:Person>
        </b:NameList>
      </b:Author>
    </b:Author>
    <b:Title>Advanced Data Management Technologies – Project Module 1 – Data Warehouse</b:Title>
    <b:Year>2014</b:Year>
    <b:RefOrder>6</b:RefOrder>
  </b:Source>
  <b:Source>
    <b:Tag>Hit20</b:Tag>
    <b:SourceType>InternetSite</b:SourceType>
    <b:Guid>{CDD4D34A-8749-4169-8C6D-E75614B89415}</b:Guid>
    <b:Author>
      <b:Author>
        <b:NameList>
          <b:Person>
            <b:Last>Hitachi</b:Last>
          </b:Person>
        </b:NameList>
      </b:Author>
    </b:Author>
    <b:Title>www.hitachivantara.com</b:Title>
    <b:Year>2020</b:Year>
    <b:InternetSiteTitle>www.hitachivantara.com</b:InternetSiteTitle>
    <b:Month>12</b:Month>
    <b:Day>26</b:Day>
    <b:URL>https://www.hitachivantara.com/en-us/pdf/datasheet/pentaho-business-analytics-platform-datasheet.pdf</b:URL>
    <b:RefOrder>2</b:RefOrder>
  </b:Source>
  <b:Source>
    <b:Tag>htt</b:Tag>
    <b:SourceType>Report</b:SourceType>
    <b:Guid>{6A17D837-F86A-4039-B699-5E76575DF510}</b:Guid>
    <b:Title>http://gnuplot.sourceforge.net/</b:Title>
    <b:Author>
      <b:Author>
        <b:NameList>
          <b:Person>
            <b:Last>Site</b:Last>
          </b:Person>
        </b:NameList>
      </b:Author>
    </b:Author>
    <b:RefOrder>7</b:RefOrder>
  </b:Source>
  <b:Source>
    <b:Tag>Moo</b:Tag>
    <b:SourceType>ArticleInAPeriodical</b:SourceType>
    <b:Guid>{BC9F9A05-4D49-4FEA-9F17-5B12B1042C4E}</b:Guid>
    <b:Author>
      <b:Author>
        <b:NameList>
          <b:Person>
            <b:Last>Moody</b:Last>
            <b:Middle> L.</b:Middle>
            <b:First>Daniel</b:First>
          </b:Person>
          <b:Person>
            <b:Last>Kortink</b:Last>
            <b:Middle>A.R. </b:Middle>
            <b:First>Mark</b:First>
          </b:Person>
        </b:NameList>
      </b:Author>
    </b:Author>
    <b:Title>From Enterprise Models to Dimensional Models: A Methodology for Data Warehouse and Data Mart Design</b:Title>
    <b:RefOrder>3</b:RefOrder>
  </b:Source>
  <b:Source>
    <b:Tag>MAH19</b:Tag>
    <b:SourceType>JournalArticle</b:SourceType>
    <b:Guid>{3F0139B2-05F5-4687-B106-FA08DEEA0613}</b:Guid>
    <b:Title>MODELING AND QUERYING FACTS WITH PERIOD TIMESTAMPS IN DATA WAREHOUSES</b:Title>
    <b:Year>2019</b:Year>
    <b:Author>
      <b:Author>
        <b:NameList>
          <b:Person>
            <b:Last>MAHLKNECHT </b:Last>
            <b:First>GIOVANNI</b:First>
          </b:Person>
          <b:Person>
            <b:Last>DIGNOS</b:Last>
            <b:First> ANTON</b:First>
          </b:Person>
          <b:Person>
            <b:Last>KOZMINA</b:Last>
            <b:First>NATALIJA</b:First>
          </b:Person>
        </b:NameList>
      </b:Author>
    </b:Author>
    <b:JournalName>Int. J. Appl. Math. Comput. Sci</b:JournalName>
    <b:RefOrder>8</b:RefOrder>
  </b:Source>
  <b:Source>
    <b:Tag>Moo1</b:Tag>
    <b:SourceType>ArticleInAPeriodical</b:SourceType>
    <b:Guid>{1A16D7F9-68DF-4E96-AF7E-4C418DCC6BB2}</b:Guid>
    <b:Title>From ER Models to Dimensional Models Part II: Advanced Design Issues</b:Title>
    <b:Author>
      <b:Author>
        <b:NameList>
          <b:Person>
            <b:Last>Moody</b:Last>
            <b:Middle>L.</b:Middle>
            <b:First>Daniel</b:First>
          </b:Person>
          <b:Person>
            <b:Last>Kortink</b:Last>
            <b:Middle>A.R.</b:Middle>
            <b:First>Mark</b:First>
          </b:Person>
        </b:NameList>
      </b:Author>
    </b:Author>
    <b:RefOrder>9</b:RefOrder>
  </b:Source>
</b:Sources>
</file>

<file path=customXml/itemProps1.xml><?xml version="1.0" encoding="utf-8"?>
<ds:datastoreItem xmlns:ds="http://schemas.openxmlformats.org/officeDocument/2006/customXml" ds:itemID="{E8288F0B-4B4C-409E-8331-16EC4E19C6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e4f730-5ee0-4386-beca-4f95cbb9cb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EC44B4-6935-4862-878D-62A6AADF45FD}">
  <ds:schemaRefs>
    <ds:schemaRef ds:uri="http://schemas.microsoft.com/sharepoint/v3/contenttype/forms"/>
  </ds:schemaRefs>
</ds:datastoreItem>
</file>

<file path=customXml/itemProps3.xml><?xml version="1.0" encoding="utf-8"?>
<ds:datastoreItem xmlns:ds="http://schemas.openxmlformats.org/officeDocument/2006/customXml" ds:itemID="{9C329197-AB23-4A2B-A38A-28E99608C2E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C50F14-2FD8-4907-940C-B831A3809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4055</TotalTime>
  <Pages>44</Pages>
  <Words>9435</Words>
  <Characters>53785</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63094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Kawish</dc:creator>
  <cp:lastModifiedBy>Fanti Coelho Lima Rachel (Student Com20)</cp:lastModifiedBy>
  <cp:revision>1144</cp:revision>
  <cp:lastPrinted>2019-07-22T00:19:00Z</cp:lastPrinted>
  <dcterms:created xsi:type="dcterms:W3CDTF">2020-12-23T05:30:00Z</dcterms:created>
  <dcterms:modified xsi:type="dcterms:W3CDTF">2021-04-30T16:48:00Z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0x010100135543FE869EBB4087429AABDD02B008</vt:lpwstr>
  </property>
</Properties>
</file>